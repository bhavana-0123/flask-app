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E742F6" w14:textId="28965DE3" w:rsidR="003651E6" w:rsidRDefault="003651E6" w:rsidP="00AF499B">
      <w:pPr>
        <w:widowControl w:val="0"/>
        <w:autoSpaceDE w:val="0"/>
        <w:autoSpaceDN w:val="0"/>
        <w:adjustRightInd w:val="0"/>
        <w:spacing w:after="0"/>
        <w:jc w:val="both"/>
        <w:rPr>
          <w:rFonts w:ascii="Times New Roman" w:hAnsi="Times New Roman"/>
          <w:sz w:val="24"/>
          <w:szCs w:val="24"/>
        </w:rPr>
      </w:pPr>
      <w:bookmarkStart w:id="0" w:name="_Hlk172117697"/>
      <w:bookmarkEnd w:id="0"/>
    </w:p>
    <w:p w14:paraId="2E00BEB2" w14:textId="77777777" w:rsidR="003651E6" w:rsidRDefault="003651E6" w:rsidP="00AF499B">
      <w:pPr>
        <w:widowControl w:val="0"/>
        <w:autoSpaceDE w:val="0"/>
        <w:autoSpaceDN w:val="0"/>
        <w:adjustRightInd w:val="0"/>
        <w:spacing w:after="0"/>
        <w:jc w:val="both"/>
        <w:rPr>
          <w:rFonts w:ascii="Times New Roman" w:hAnsi="Times New Roman"/>
          <w:sz w:val="24"/>
          <w:szCs w:val="24"/>
        </w:rPr>
      </w:pPr>
    </w:p>
    <w:p w14:paraId="6DA078A5" w14:textId="42AAAC07" w:rsidR="00607793" w:rsidRPr="007B2ECC" w:rsidRDefault="00607793" w:rsidP="00AF499B">
      <w:pPr>
        <w:widowControl w:val="0"/>
        <w:autoSpaceDE w:val="0"/>
        <w:autoSpaceDN w:val="0"/>
        <w:adjustRightInd w:val="0"/>
        <w:spacing w:after="0"/>
        <w:jc w:val="both"/>
        <w:rPr>
          <w:rFonts w:ascii="Times New Roman" w:hAnsi="Times New Roman"/>
          <w:sz w:val="24"/>
          <w:szCs w:val="24"/>
        </w:rPr>
      </w:pPr>
      <w:r w:rsidRPr="00607793">
        <w:rPr>
          <w:rFonts w:ascii="Times New Roman" w:hAnsi="Times New Roman"/>
          <w:noProof/>
          <w:sz w:val="24"/>
          <w:szCs w:val="24"/>
          <w:lang w:val="en-IN" w:eastAsia="en-IN"/>
        </w:rPr>
        <w:drawing>
          <wp:anchor distT="0" distB="0" distL="114300" distR="114300" simplePos="0" relativeHeight="251658241" behindDoc="0" locked="0" layoutInCell="1" allowOverlap="1" wp14:anchorId="630C8F2D" wp14:editId="33275461">
            <wp:simplePos x="0" y="0"/>
            <wp:positionH relativeFrom="column">
              <wp:posOffset>1638300</wp:posOffset>
            </wp:positionH>
            <wp:positionV relativeFrom="paragraph">
              <wp:posOffset>-390525</wp:posOffset>
            </wp:positionV>
            <wp:extent cx="2895600" cy="1085850"/>
            <wp:effectExtent l="0" t="0" r="0" b="0"/>
            <wp:wrapSquare wrapText="bothSides"/>
            <wp:docPr id="1" name="Picture 1" descr="C:\Documents and Settings\nagaraj\My Documents\Downloads\REVA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nagaraj\My Documents\Downloads\REVA NEW LOGO.png"/>
                    <pic:cNvPicPr>
                      <a:picLocks noChangeAspect="1" noChangeArrowheads="1"/>
                    </pic:cNvPicPr>
                  </pic:nvPicPr>
                  <pic:blipFill>
                    <a:blip r:embed="rId8" cstate="print"/>
                    <a:srcRect/>
                    <a:stretch>
                      <a:fillRect/>
                    </a:stretch>
                  </pic:blipFill>
                  <pic:spPr bwMode="auto">
                    <a:xfrm>
                      <a:off x="0" y="0"/>
                      <a:ext cx="2895600" cy="1085850"/>
                    </a:xfrm>
                    <a:prstGeom prst="rect">
                      <a:avLst/>
                    </a:prstGeom>
                    <a:noFill/>
                    <a:ln w="9525">
                      <a:noFill/>
                      <a:miter lim="800000"/>
                      <a:headEnd/>
                      <a:tailEnd/>
                    </a:ln>
                  </pic:spPr>
                </pic:pic>
              </a:graphicData>
            </a:graphic>
          </wp:anchor>
        </w:drawing>
      </w:r>
    </w:p>
    <w:p w14:paraId="404144CF" w14:textId="77777777" w:rsidR="003651E6" w:rsidRPr="007B2ECC" w:rsidRDefault="003651E6" w:rsidP="00AF499B">
      <w:pPr>
        <w:widowControl w:val="0"/>
        <w:autoSpaceDE w:val="0"/>
        <w:autoSpaceDN w:val="0"/>
        <w:adjustRightInd w:val="0"/>
        <w:spacing w:after="0"/>
        <w:jc w:val="both"/>
        <w:rPr>
          <w:rFonts w:ascii="Times New Roman" w:hAnsi="Times New Roman"/>
          <w:sz w:val="24"/>
          <w:szCs w:val="24"/>
        </w:rPr>
      </w:pPr>
      <w:r w:rsidRPr="007B2ECC">
        <w:rPr>
          <w:rFonts w:ascii="Times New Roman" w:hAnsi="Times New Roman"/>
          <w:sz w:val="24"/>
          <w:szCs w:val="24"/>
        </w:rPr>
        <w:tab/>
      </w:r>
      <w:r w:rsidRPr="007B2ECC">
        <w:rPr>
          <w:rFonts w:ascii="Times New Roman" w:hAnsi="Times New Roman"/>
          <w:sz w:val="24"/>
          <w:szCs w:val="24"/>
        </w:rPr>
        <w:tab/>
      </w:r>
      <w:r w:rsidRPr="007B2ECC">
        <w:rPr>
          <w:rFonts w:ascii="Times New Roman" w:hAnsi="Times New Roman"/>
          <w:sz w:val="24"/>
          <w:szCs w:val="24"/>
        </w:rPr>
        <w:tab/>
      </w:r>
    </w:p>
    <w:p w14:paraId="22F97E36" w14:textId="77777777" w:rsidR="003651E6" w:rsidRPr="007B2ECC" w:rsidRDefault="003651E6" w:rsidP="00AF499B">
      <w:pPr>
        <w:widowControl w:val="0"/>
        <w:autoSpaceDE w:val="0"/>
        <w:autoSpaceDN w:val="0"/>
        <w:adjustRightInd w:val="0"/>
        <w:spacing w:after="0"/>
        <w:jc w:val="both"/>
        <w:rPr>
          <w:rFonts w:ascii="Times New Roman" w:hAnsi="Times New Roman"/>
          <w:sz w:val="24"/>
          <w:szCs w:val="24"/>
        </w:rPr>
      </w:pPr>
    </w:p>
    <w:p w14:paraId="586B9C42" w14:textId="77777777" w:rsidR="003651E6" w:rsidRPr="007B2ECC" w:rsidRDefault="003651E6" w:rsidP="00AF499B">
      <w:pPr>
        <w:widowControl w:val="0"/>
        <w:autoSpaceDE w:val="0"/>
        <w:autoSpaceDN w:val="0"/>
        <w:adjustRightInd w:val="0"/>
        <w:spacing w:after="0"/>
        <w:jc w:val="both"/>
        <w:rPr>
          <w:rFonts w:ascii="Times New Roman" w:hAnsi="Times New Roman"/>
          <w:sz w:val="24"/>
          <w:szCs w:val="24"/>
        </w:rPr>
      </w:pPr>
    </w:p>
    <w:p w14:paraId="3356641F" w14:textId="77777777" w:rsidR="003651E6" w:rsidRPr="007B2ECC" w:rsidRDefault="003651E6" w:rsidP="00AF499B">
      <w:pPr>
        <w:widowControl w:val="0"/>
        <w:autoSpaceDE w:val="0"/>
        <w:autoSpaceDN w:val="0"/>
        <w:adjustRightInd w:val="0"/>
        <w:spacing w:after="0"/>
        <w:jc w:val="both"/>
        <w:rPr>
          <w:rFonts w:ascii="Times New Roman" w:hAnsi="Times New Roman"/>
          <w:sz w:val="36"/>
          <w:szCs w:val="36"/>
        </w:rPr>
      </w:pPr>
    </w:p>
    <w:p w14:paraId="144BD26E" w14:textId="3C69613E" w:rsidR="003651E6" w:rsidRPr="007B2ECC" w:rsidRDefault="00E35937" w:rsidP="00AF499B">
      <w:pPr>
        <w:widowControl w:val="0"/>
        <w:autoSpaceDE w:val="0"/>
        <w:autoSpaceDN w:val="0"/>
        <w:adjustRightInd w:val="0"/>
        <w:spacing w:after="0"/>
        <w:jc w:val="both"/>
        <w:rPr>
          <w:rFonts w:ascii="Times New Roman" w:hAnsi="Times New Roman"/>
          <w:sz w:val="36"/>
          <w:szCs w:val="36"/>
        </w:rPr>
      </w:pPr>
      <w:r>
        <w:rPr>
          <w:rFonts w:ascii="Times New Roman" w:hAnsi="Times New Roman"/>
          <w:b/>
          <w:sz w:val="32"/>
          <w:szCs w:val="32"/>
        </w:rPr>
        <w:t xml:space="preserve">      </w:t>
      </w:r>
      <w:r w:rsidR="003651E6" w:rsidRPr="007B2ECC">
        <w:rPr>
          <w:rFonts w:ascii="Times New Roman" w:hAnsi="Times New Roman"/>
          <w:b/>
          <w:sz w:val="32"/>
          <w:szCs w:val="32"/>
        </w:rPr>
        <w:t>SCHOOL OF</w:t>
      </w:r>
      <w:r w:rsidR="000E1358">
        <w:rPr>
          <w:rFonts w:ascii="Times New Roman" w:hAnsi="Times New Roman"/>
          <w:b/>
          <w:sz w:val="32"/>
          <w:szCs w:val="32"/>
        </w:rPr>
        <w:t xml:space="preserve"> </w:t>
      </w:r>
      <w:r w:rsidR="00C92492">
        <w:rPr>
          <w:rFonts w:ascii="Times New Roman" w:hAnsi="Times New Roman"/>
          <w:b/>
          <w:sz w:val="32"/>
          <w:szCs w:val="32"/>
        </w:rPr>
        <w:t xml:space="preserve">COMPUTER SCIENCE AND APPLICATIONS </w:t>
      </w:r>
    </w:p>
    <w:p w14:paraId="3BD47F48" w14:textId="77777777" w:rsidR="003651E6" w:rsidRPr="007B2ECC" w:rsidRDefault="003651E6" w:rsidP="00AF499B">
      <w:pPr>
        <w:widowControl w:val="0"/>
        <w:autoSpaceDE w:val="0"/>
        <w:autoSpaceDN w:val="0"/>
        <w:adjustRightInd w:val="0"/>
        <w:spacing w:after="0"/>
        <w:jc w:val="both"/>
        <w:rPr>
          <w:rFonts w:ascii="Times New Roman" w:hAnsi="Times New Roman"/>
          <w:sz w:val="28"/>
          <w:szCs w:val="28"/>
        </w:rPr>
      </w:pPr>
    </w:p>
    <w:p w14:paraId="6223C545" w14:textId="439C6A63" w:rsidR="003651E6" w:rsidRPr="007B2ECC" w:rsidRDefault="003651E6" w:rsidP="00C03B40">
      <w:pPr>
        <w:widowControl w:val="0"/>
        <w:autoSpaceDE w:val="0"/>
        <w:autoSpaceDN w:val="0"/>
        <w:adjustRightInd w:val="0"/>
        <w:spacing w:after="0"/>
        <w:jc w:val="center"/>
        <w:rPr>
          <w:rFonts w:ascii="Times New Roman" w:hAnsi="Times New Roman"/>
          <w:sz w:val="32"/>
          <w:szCs w:val="32"/>
        </w:rPr>
      </w:pPr>
      <w:r w:rsidRPr="007B2ECC">
        <w:rPr>
          <w:rFonts w:ascii="Times New Roman" w:hAnsi="Times New Roman"/>
          <w:sz w:val="32"/>
          <w:szCs w:val="32"/>
        </w:rPr>
        <w:t>A Project Report</w:t>
      </w:r>
    </w:p>
    <w:p w14:paraId="1153D949" w14:textId="15556FCC" w:rsidR="003651E6" w:rsidRDefault="009C4EF4" w:rsidP="00C03B40">
      <w:pPr>
        <w:widowControl w:val="0"/>
        <w:autoSpaceDE w:val="0"/>
        <w:autoSpaceDN w:val="0"/>
        <w:adjustRightInd w:val="0"/>
        <w:spacing w:after="0"/>
        <w:jc w:val="center"/>
        <w:rPr>
          <w:rFonts w:ascii="Times New Roman" w:hAnsi="Times New Roman"/>
          <w:sz w:val="32"/>
          <w:szCs w:val="32"/>
        </w:rPr>
      </w:pPr>
      <w:r w:rsidRPr="007B2ECC">
        <w:rPr>
          <w:rFonts w:ascii="Times New Roman" w:hAnsi="Times New Roman"/>
          <w:sz w:val="32"/>
          <w:szCs w:val="32"/>
        </w:rPr>
        <w:t>O</w:t>
      </w:r>
      <w:r w:rsidR="003651E6" w:rsidRPr="007B2ECC">
        <w:rPr>
          <w:rFonts w:ascii="Times New Roman" w:hAnsi="Times New Roman"/>
          <w:sz w:val="32"/>
          <w:szCs w:val="32"/>
        </w:rPr>
        <w:t>n</w:t>
      </w:r>
    </w:p>
    <w:p w14:paraId="283CB1E3" w14:textId="44140617" w:rsidR="000F4875" w:rsidRPr="00606382" w:rsidRDefault="00606382" w:rsidP="000F4875">
      <w:pPr>
        <w:widowControl w:val="0"/>
        <w:autoSpaceDE w:val="0"/>
        <w:autoSpaceDN w:val="0"/>
        <w:adjustRightInd w:val="0"/>
        <w:spacing w:after="0"/>
        <w:jc w:val="center"/>
        <w:rPr>
          <w:rFonts w:ascii="Times New Roman" w:hAnsi="Times New Roman"/>
          <w:b/>
          <w:bCs/>
          <w:sz w:val="28"/>
          <w:szCs w:val="28"/>
        </w:rPr>
      </w:pPr>
      <w:bookmarkStart w:id="1" w:name="_Hlk172201983"/>
      <w:r w:rsidRPr="00606382">
        <w:rPr>
          <w:rFonts w:ascii="Times New Roman" w:hAnsi="Times New Roman"/>
          <w:b/>
          <w:bCs/>
          <w:sz w:val="32"/>
          <w:szCs w:val="32"/>
          <w:lang w:val="en-IN"/>
        </w:rPr>
        <w:t>Multi-Language Text-to-Image Generator</w:t>
      </w:r>
      <w:r w:rsidRPr="00606382">
        <w:rPr>
          <w:rFonts w:ascii="Times New Roman" w:hAnsi="Times New Roman"/>
          <w:sz w:val="32"/>
          <w:szCs w:val="32"/>
          <w:lang w:val="en-IN"/>
        </w:rPr>
        <w:t xml:space="preserve"> </w:t>
      </w:r>
      <w:r w:rsidR="00E35937" w:rsidRPr="00606382">
        <w:rPr>
          <w:rFonts w:ascii="Times New Roman" w:hAnsi="Times New Roman"/>
          <w:b/>
          <w:bCs/>
          <w:sz w:val="36"/>
          <w:szCs w:val="36"/>
        </w:rPr>
        <w:t>using AWS</w:t>
      </w:r>
    </w:p>
    <w:bookmarkEnd w:id="1"/>
    <w:p w14:paraId="60A921EA" w14:textId="77777777" w:rsidR="003651E6" w:rsidRPr="007B2ECC" w:rsidRDefault="003651E6" w:rsidP="00C03B40">
      <w:pPr>
        <w:widowControl w:val="0"/>
        <w:autoSpaceDE w:val="0"/>
        <w:autoSpaceDN w:val="0"/>
        <w:adjustRightInd w:val="0"/>
        <w:spacing w:after="0"/>
        <w:jc w:val="center"/>
        <w:rPr>
          <w:rFonts w:ascii="Times New Roman" w:hAnsi="Times New Roman"/>
        </w:rPr>
      </w:pPr>
      <w:r w:rsidRPr="007B2ECC">
        <w:rPr>
          <w:rFonts w:ascii="Times New Roman" w:hAnsi="Times New Roman"/>
        </w:rPr>
        <w:t xml:space="preserve">Submitted in </w:t>
      </w:r>
      <w:r w:rsidR="00700BE3">
        <w:rPr>
          <w:rFonts w:ascii="Times New Roman" w:hAnsi="Times New Roman"/>
        </w:rPr>
        <w:t xml:space="preserve">Partial </w:t>
      </w:r>
      <w:r w:rsidRPr="007B2ECC">
        <w:rPr>
          <w:rFonts w:ascii="Times New Roman" w:hAnsi="Times New Roman"/>
        </w:rPr>
        <w:t>fulfillment of the requirements for the award of the Degree of</w:t>
      </w:r>
    </w:p>
    <w:p w14:paraId="53870465" w14:textId="77777777" w:rsidR="003651E6" w:rsidRPr="007B2ECC" w:rsidRDefault="003651E6" w:rsidP="00C03B40">
      <w:pPr>
        <w:widowControl w:val="0"/>
        <w:autoSpaceDE w:val="0"/>
        <w:autoSpaceDN w:val="0"/>
        <w:adjustRightInd w:val="0"/>
        <w:spacing w:after="0"/>
        <w:jc w:val="center"/>
        <w:rPr>
          <w:rFonts w:ascii="Times New Roman" w:hAnsi="Times New Roman"/>
        </w:rPr>
      </w:pPr>
    </w:p>
    <w:p w14:paraId="7DC0703A" w14:textId="77777777" w:rsidR="003651E6" w:rsidRPr="007B2ECC" w:rsidRDefault="003651E6" w:rsidP="00C03B40">
      <w:pPr>
        <w:widowControl w:val="0"/>
        <w:autoSpaceDE w:val="0"/>
        <w:autoSpaceDN w:val="0"/>
        <w:adjustRightInd w:val="0"/>
        <w:spacing w:after="0"/>
        <w:jc w:val="center"/>
        <w:rPr>
          <w:rFonts w:ascii="Times New Roman" w:hAnsi="Times New Roman"/>
          <w:sz w:val="24"/>
          <w:szCs w:val="24"/>
        </w:rPr>
      </w:pPr>
    </w:p>
    <w:p w14:paraId="5A9E6398" w14:textId="69587330" w:rsidR="003651E6" w:rsidRPr="00E35937" w:rsidRDefault="0096713E" w:rsidP="00E35937">
      <w:pPr>
        <w:widowControl w:val="0"/>
        <w:autoSpaceDE w:val="0"/>
        <w:autoSpaceDN w:val="0"/>
        <w:adjustRightInd w:val="0"/>
        <w:spacing w:after="0"/>
        <w:jc w:val="center"/>
        <w:rPr>
          <w:rFonts w:ascii="Times New Roman" w:hAnsi="Times New Roman"/>
          <w:sz w:val="32"/>
          <w:szCs w:val="32"/>
        </w:rPr>
      </w:pPr>
      <w:r>
        <w:rPr>
          <w:rFonts w:ascii="Times New Roman" w:hAnsi="Times New Roman"/>
          <w:sz w:val="32"/>
          <w:szCs w:val="32"/>
        </w:rPr>
        <w:t xml:space="preserve">Bachelor of Science </w:t>
      </w:r>
      <w:r w:rsidR="001A36E4">
        <w:rPr>
          <w:rFonts w:ascii="Times New Roman" w:hAnsi="Times New Roman"/>
          <w:sz w:val="32"/>
          <w:szCs w:val="32"/>
        </w:rPr>
        <w:t>(</w:t>
      </w:r>
      <w:r w:rsidR="00E35937">
        <w:rPr>
          <w:rFonts w:ascii="Times New Roman" w:hAnsi="Times New Roman"/>
          <w:sz w:val="32"/>
          <w:szCs w:val="32"/>
        </w:rPr>
        <w:t>Cloud computing and bid data</w:t>
      </w:r>
      <w:r w:rsidR="00355286">
        <w:rPr>
          <w:rFonts w:ascii="Times New Roman" w:hAnsi="Times New Roman"/>
          <w:sz w:val="32"/>
          <w:szCs w:val="32"/>
        </w:rPr>
        <w:t>)</w:t>
      </w:r>
    </w:p>
    <w:p w14:paraId="095FA83F" w14:textId="77777777" w:rsidR="003651E6" w:rsidRPr="007B2ECC" w:rsidRDefault="003651E6" w:rsidP="00C03B40">
      <w:pPr>
        <w:widowControl w:val="0"/>
        <w:autoSpaceDE w:val="0"/>
        <w:autoSpaceDN w:val="0"/>
        <w:adjustRightInd w:val="0"/>
        <w:spacing w:after="0"/>
        <w:jc w:val="center"/>
        <w:rPr>
          <w:rFonts w:ascii="Times New Roman" w:hAnsi="Times New Roman"/>
          <w:sz w:val="36"/>
          <w:szCs w:val="36"/>
        </w:rPr>
      </w:pPr>
    </w:p>
    <w:p w14:paraId="35C62D30" w14:textId="77777777" w:rsidR="003651E6" w:rsidRPr="00E35937" w:rsidRDefault="003651E6" w:rsidP="00C03B40">
      <w:pPr>
        <w:widowControl w:val="0"/>
        <w:autoSpaceDE w:val="0"/>
        <w:autoSpaceDN w:val="0"/>
        <w:adjustRightInd w:val="0"/>
        <w:spacing w:after="0"/>
        <w:jc w:val="center"/>
        <w:rPr>
          <w:rFonts w:ascii="Times New Roman" w:hAnsi="Times New Roman"/>
          <w:sz w:val="24"/>
          <w:szCs w:val="24"/>
          <w:u w:val="single"/>
        </w:rPr>
      </w:pPr>
      <w:r w:rsidRPr="00E35937">
        <w:rPr>
          <w:rFonts w:ascii="Times New Roman" w:hAnsi="Times New Roman"/>
          <w:sz w:val="24"/>
          <w:szCs w:val="24"/>
          <w:u w:val="single"/>
        </w:rPr>
        <w:t>Submitted by</w:t>
      </w:r>
    </w:p>
    <w:p w14:paraId="0F023314" w14:textId="6C37981F" w:rsidR="003651E6" w:rsidRDefault="00E35937" w:rsidP="00E35937">
      <w:pPr>
        <w:widowControl w:val="0"/>
        <w:autoSpaceDE w:val="0"/>
        <w:autoSpaceDN w:val="0"/>
        <w:adjustRightInd w:val="0"/>
        <w:spacing w:after="0"/>
        <w:jc w:val="center"/>
        <w:rPr>
          <w:rFonts w:ascii="Times New Roman" w:hAnsi="Times New Roman"/>
          <w:b/>
          <w:bCs/>
          <w:sz w:val="28"/>
          <w:szCs w:val="28"/>
        </w:rPr>
      </w:pPr>
      <w:r w:rsidRPr="00E35937">
        <w:rPr>
          <w:rFonts w:ascii="Times New Roman" w:hAnsi="Times New Roman"/>
          <w:b/>
          <w:bCs/>
          <w:sz w:val="28"/>
          <w:szCs w:val="28"/>
        </w:rPr>
        <w:t>Bhavana LN</w:t>
      </w:r>
    </w:p>
    <w:p w14:paraId="787120BB" w14:textId="118E625C" w:rsidR="00E35937" w:rsidRDefault="00E35937" w:rsidP="00E35937">
      <w:pPr>
        <w:widowControl w:val="0"/>
        <w:autoSpaceDE w:val="0"/>
        <w:autoSpaceDN w:val="0"/>
        <w:adjustRightInd w:val="0"/>
        <w:spacing w:after="0"/>
        <w:jc w:val="center"/>
        <w:rPr>
          <w:rFonts w:ascii="Times New Roman" w:hAnsi="Times New Roman"/>
          <w:b/>
          <w:bCs/>
          <w:sz w:val="28"/>
          <w:szCs w:val="28"/>
        </w:rPr>
      </w:pPr>
      <w:r>
        <w:rPr>
          <w:rFonts w:ascii="Times New Roman" w:hAnsi="Times New Roman"/>
          <w:b/>
          <w:bCs/>
          <w:sz w:val="28"/>
          <w:szCs w:val="28"/>
        </w:rPr>
        <w:t>R22DB008</w:t>
      </w:r>
    </w:p>
    <w:p w14:paraId="6AEA7E3A" w14:textId="77777777" w:rsidR="00E35937" w:rsidRDefault="00E35937" w:rsidP="00E35937">
      <w:pPr>
        <w:widowControl w:val="0"/>
        <w:autoSpaceDE w:val="0"/>
        <w:autoSpaceDN w:val="0"/>
        <w:adjustRightInd w:val="0"/>
        <w:spacing w:after="0"/>
        <w:jc w:val="center"/>
        <w:rPr>
          <w:rFonts w:ascii="Times New Roman" w:hAnsi="Times New Roman"/>
          <w:b/>
          <w:bCs/>
          <w:sz w:val="28"/>
          <w:szCs w:val="28"/>
        </w:rPr>
      </w:pPr>
    </w:p>
    <w:p w14:paraId="626E2F1A" w14:textId="0D38D510" w:rsidR="003651E6" w:rsidRDefault="00E35937" w:rsidP="00E35937">
      <w:pPr>
        <w:widowControl w:val="0"/>
        <w:autoSpaceDE w:val="0"/>
        <w:autoSpaceDN w:val="0"/>
        <w:adjustRightInd w:val="0"/>
        <w:spacing w:after="0"/>
        <w:rPr>
          <w:rFonts w:ascii="Times New Roman" w:hAnsi="Times New Roman"/>
          <w:sz w:val="24"/>
          <w:szCs w:val="24"/>
        </w:rPr>
      </w:pPr>
      <w:r>
        <w:rPr>
          <w:rFonts w:ascii="Times New Roman" w:hAnsi="Times New Roman"/>
          <w:b/>
          <w:bCs/>
          <w:sz w:val="28"/>
          <w:szCs w:val="28"/>
        </w:rPr>
        <w:t xml:space="preserve">                                                    </w:t>
      </w:r>
      <w:r w:rsidR="003651E6" w:rsidRPr="007B2ECC">
        <w:rPr>
          <w:rFonts w:ascii="Times New Roman" w:hAnsi="Times New Roman"/>
          <w:sz w:val="24"/>
          <w:szCs w:val="24"/>
        </w:rPr>
        <w:t>Under the guidance of</w:t>
      </w:r>
    </w:p>
    <w:p w14:paraId="4F6EBA8A" w14:textId="77777777" w:rsidR="00E35937" w:rsidRDefault="00E35937" w:rsidP="00C03B40">
      <w:pPr>
        <w:widowControl w:val="0"/>
        <w:autoSpaceDE w:val="0"/>
        <w:autoSpaceDN w:val="0"/>
        <w:adjustRightInd w:val="0"/>
        <w:spacing w:after="0"/>
        <w:jc w:val="center"/>
        <w:rPr>
          <w:rFonts w:ascii="Times New Roman" w:hAnsi="Times New Roman"/>
          <w:sz w:val="24"/>
          <w:szCs w:val="24"/>
        </w:rPr>
      </w:pPr>
    </w:p>
    <w:p w14:paraId="539AF7E7" w14:textId="77777777" w:rsidR="00E35937" w:rsidRPr="007B2ECC" w:rsidRDefault="00E35937" w:rsidP="00C03B40">
      <w:pPr>
        <w:widowControl w:val="0"/>
        <w:autoSpaceDE w:val="0"/>
        <w:autoSpaceDN w:val="0"/>
        <w:adjustRightInd w:val="0"/>
        <w:spacing w:after="0"/>
        <w:jc w:val="center"/>
        <w:rPr>
          <w:rFonts w:ascii="Times New Roman" w:hAnsi="Times New Roman"/>
          <w:sz w:val="24"/>
          <w:szCs w:val="24"/>
        </w:rPr>
      </w:pPr>
    </w:p>
    <w:p w14:paraId="3811D20F" w14:textId="29029305" w:rsidR="003651E6" w:rsidRPr="007B2ECC" w:rsidRDefault="00E35937" w:rsidP="00E35937">
      <w:pPr>
        <w:widowControl w:val="0"/>
        <w:autoSpaceDE w:val="0"/>
        <w:autoSpaceDN w:val="0"/>
        <w:adjustRightInd w:val="0"/>
        <w:spacing w:after="0"/>
        <w:rPr>
          <w:rFonts w:ascii="Times New Roman" w:hAnsi="Times New Roman"/>
          <w:sz w:val="24"/>
          <w:szCs w:val="24"/>
        </w:rPr>
      </w:pPr>
      <w:r>
        <w:rPr>
          <w:rFonts w:ascii="Times New Roman" w:hAnsi="Times New Roman"/>
          <w:b/>
          <w:bCs/>
          <w:sz w:val="28"/>
          <w:szCs w:val="28"/>
        </w:rPr>
        <w:t xml:space="preserve">                    </w:t>
      </w:r>
      <w:r w:rsidR="000E1358">
        <w:rPr>
          <w:rFonts w:ascii="Times New Roman" w:hAnsi="Times New Roman"/>
          <w:b/>
          <w:bCs/>
          <w:sz w:val="28"/>
          <w:szCs w:val="28"/>
        </w:rPr>
        <w:t xml:space="preserve">                                       </w:t>
      </w:r>
      <w:r>
        <w:rPr>
          <w:rFonts w:ascii="Times New Roman" w:hAnsi="Times New Roman"/>
          <w:b/>
          <w:bCs/>
          <w:sz w:val="28"/>
          <w:szCs w:val="28"/>
        </w:rPr>
        <w:t xml:space="preserve"> Dr. Devi</w:t>
      </w:r>
      <w:r w:rsidR="00606382">
        <w:rPr>
          <w:rFonts w:ascii="Times New Roman" w:hAnsi="Times New Roman"/>
          <w:b/>
          <w:bCs/>
          <w:sz w:val="28"/>
          <w:szCs w:val="28"/>
        </w:rPr>
        <w:t xml:space="preserve"> A</w:t>
      </w:r>
    </w:p>
    <w:p w14:paraId="1EB46C95" w14:textId="40D21172" w:rsidR="003651E6" w:rsidRPr="007B2ECC" w:rsidRDefault="00C03B40" w:rsidP="00C03B40">
      <w:pPr>
        <w:widowControl w:val="0"/>
        <w:autoSpaceDE w:val="0"/>
        <w:autoSpaceDN w:val="0"/>
        <w:adjustRightInd w:val="0"/>
        <w:spacing w:after="0"/>
        <w:jc w:val="center"/>
        <w:rPr>
          <w:rFonts w:ascii="Times New Roman" w:hAnsi="Times New Roman"/>
          <w:sz w:val="28"/>
          <w:szCs w:val="28"/>
        </w:rPr>
      </w:pPr>
      <w:r>
        <w:rPr>
          <w:rFonts w:ascii="Times New Roman" w:hAnsi="Times New Roman"/>
          <w:sz w:val="28"/>
          <w:szCs w:val="28"/>
        </w:rPr>
        <w:t xml:space="preserve">      </w:t>
      </w:r>
      <w:r w:rsidR="003651E6">
        <w:rPr>
          <w:rFonts w:ascii="Times New Roman" w:hAnsi="Times New Roman"/>
          <w:sz w:val="28"/>
          <w:szCs w:val="28"/>
        </w:rPr>
        <w:t>Internal</w:t>
      </w:r>
      <w:r w:rsidR="003651E6" w:rsidRPr="007B2ECC">
        <w:rPr>
          <w:rFonts w:ascii="Times New Roman" w:hAnsi="Times New Roman"/>
          <w:sz w:val="28"/>
          <w:szCs w:val="28"/>
        </w:rPr>
        <w:t xml:space="preserve"> Guide</w:t>
      </w:r>
      <w:r w:rsidR="003651E6">
        <w:rPr>
          <w:rFonts w:ascii="Times New Roman" w:hAnsi="Times New Roman"/>
          <w:sz w:val="28"/>
          <w:szCs w:val="28"/>
        </w:rPr>
        <w:t xml:space="preserve">                                                    </w:t>
      </w:r>
    </w:p>
    <w:p w14:paraId="0AB64F86" w14:textId="77777777" w:rsidR="003651E6" w:rsidRPr="007B2ECC" w:rsidRDefault="003651E6" w:rsidP="00C03B40">
      <w:pPr>
        <w:widowControl w:val="0"/>
        <w:autoSpaceDE w:val="0"/>
        <w:autoSpaceDN w:val="0"/>
        <w:adjustRightInd w:val="0"/>
        <w:spacing w:after="0"/>
        <w:jc w:val="center"/>
        <w:rPr>
          <w:rFonts w:ascii="Times New Roman" w:hAnsi="Times New Roman"/>
          <w:sz w:val="28"/>
          <w:szCs w:val="28"/>
        </w:rPr>
      </w:pPr>
    </w:p>
    <w:p w14:paraId="0F156E6C" w14:textId="77777777" w:rsidR="003651E6" w:rsidRPr="007B2ECC" w:rsidRDefault="003651E6" w:rsidP="00AF499B">
      <w:pPr>
        <w:widowControl w:val="0"/>
        <w:autoSpaceDE w:val="0"/>
        <w:autoSpaceDN w:val="0"/>
        <w:adjustRightInd w:val="0"/>
        <w:spacing w:after="0"/>
        <w:jc w:val="both"/>
        <w:rPr>
          <w:rFonts w:ascii="Times New Roman" w:hAnsi="Times New Roman"/>
          <w:sz w:val="24"/>
          <w:szCs w:val="24"/>
        </w:rPr>
      </w:pPr>
    </w:p>
    <w:p w14:paraId="4439D530" w14:textId="77777777" w:rsidR="003651E6" w:rsidRPr="007B2ECC" w:rsidRDefault="003651E6" w:rsidP="00AF499B">
      <w:pPr>
        <w:widowControl w:val="0"/>
        <w:autoSpaceDE w:val="0"/>
        <w:autoSpaceDN w:val="0"/>
        <w:adjustRightInd w:val="0"/>
        <w:spacing w:after="0"/>
        <w:jc w:val="both"/>
        <w:rPr>
          <w:rFonts w:ascii="Times New Roman" w:hAnsi="Times New Roman"/>
          <w:sz w:val="24"/>
          <w:szCs w:val="24"/>
        </w:rPr>
      </w:pPr>
    </w:p>
    <w:p w14:paraId="79B475DD" w14:textId="77777777" w:rsidR="003651E6" w:rsidRPr="007B2ECC" w:rsidRDefault="003651E6" w:rsidP="00AF499B">
      <w:pPr>
        <w:widowControl w:val="0"/>
        <w:autoSpaceDE w:val="0"/>
        <w:autoSpaceDN w:val="0"/>
        <w:adjustRightInd w:val="0"/>
        <w:spacing w:after="0"/>
        <w:jc w:val="both"/>
        <w:rPr>
          <w:rFonts w:ascii="Times New Roman" w:hAnsi="Times New Roman"/>
          <w:sz w:val="24"/>
          <w:szCs w:val="24"/>
        </w:rPr>
      </w:pPr>
    </w:p>
    <w:p w14:paraId="1B1AA0EA" w14:textId="4575EEE9" w:rsidR="003651E6" w:rsidRPr="009C4EF4" w:rsidRDefault="00E35937" w:rsidP="00C03B40">
      <w:pPr>
        <w:widowControl w:val="0"/>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sz w:val="28"/>
          <w:szCs w:val="28"/>
        </w:rPr>
        <w:t>January 2025</w:t>
      </w:r>
    </w:p>
    <w:p w14:paraId="679BEDC6" w14:textId="77777777" w:rsidR="003651E6" w:rsidRPr="007B2ECC" w:rsidRDefault="003651E6" w:rsidP="00C03B40">
      <w:pPr>
        <w:widowControl w:val="0"/>
        <w:autoSpaceDE w:val="0"/>
        <w:autoSpaceDN w:val="0"/>
        <w:adjustRightInd w:val="0"/>
        <w:spacing w:after="0" w:line="240" w:lineRule="auto"/>
        <w:jc w:val="center"/>
        <w:rPr>
          <w:rFonts w:ascii="Times New Roman" w:hAnsi="Times New Roman"/>
          <w:sz w:val="28"/>
          <w:szCs w:val="28"/>
        </w:rPr>
      </w:pPr>
    </w:p>
    <w:p w14:paraId="1589C8AE" w14:textId="0D73650C" w:rsidR="003651E6" w:rsidRPr="007B2ECC" w:rsidRDefault="00E35937" w:rsidP="00E35937">
      <w:pPr>
        <w:widowControl w:val="0"/>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 xml:space="preserve">         </w:t>
      </w:r>
      <w:r w:rsidR="003651E6" w:rsidRPr="007B2ECC">
        <w:rPr>
          <w:rFonts w:ascii="Times New Roman" w:hAnsi="Times New Roman"/>
          <w:sz w:val="28"/>
          <w:szCs w:val="28"/>
        </w:rPr>
        <w:t xml:space="preserve">Rukmini Knowledge </w:t>
      </w:r>
      <w:r w:rsidR="008A1AF3">
        <w:rPr>
          <w:rFonts w:ascii="Times New Roman" w:hAnsi="Times New Roman"/>
          <w:sz w:val="28"/>
          <w:szCs w:val="28"/>
        </w:rPr>
        <w:t>P</w:t>
      </w:r>
      <w:r w:rsidR="008A1AF3" w:rsidRPr="007B2ECC">
        <w:rPr>
          <w:rFonts w:ascii="Times New Roman" w:hAnsi="Times New Roman"/>
          <w:sz w:val="28"/>
          <w:szCs w:val="28"/>
        </w:rPr>
        <w:t>ark, Kattigenahalli</w:t>
      </w:r>
      <w:r w:rsidR="003651E6" w:rsidRPr="007B2ECC">
        <w:rPr>
          <w:rFonts w:ascii="Times New Roman" w:hAnsi="Times New Roman"/>
          <w:sz w:val="28"/>
          <w:szCs w:val="28"/>
        </w:rPr>
        <w:t>, Yelahanka, Bengaluru-560064</w:t>
      </w:r>
    </w:p>
    <w:p w14:paraId="61E46B2A" w14:textId="77777777" w:rsidR="00AF2E46" w:rsidRPr="003651E6" w:rsidRDefault="003651E6" w:rsidP="00C03B40">
      <w:pPr>
        <w:jc w:val="center"/>
        <w:rPr>
          <w:rFonts w:ascii="Times New Roman" w:hAnsi="Times New Roman"/>
          <w:sz w:val="28"/>
          <w:szCs w:val="28"/>
        </w:rPr>
      </w:pPr>
      <w:hyperlink r:id="rId9" w:history="1">
        <w:r w:rsidRPr="003651E6">
          <w:rPr>
            <w:rStyle w:val="Hyperlink"/>
            <w:rFonts w:ascii="Times New Roman" w:hAnsi="Times New Roman"/>
            <w:color w:val="auto"/>
            <w:sz w:val="28"/>
            <w:szCs w:val="28"/>
            <w:u w:val="none"/>
          </w:rPr>
          <w:t>www.reva.edu.in</w:t>
        </w:r>
      </w:hyperlink>
    </w:p>
    <w:p w14:paraId="12F00DB1" w14:textId="77777777" w:rsidR="003651E6" w:rsidRDefault="003651E6" w:rsidP="00AF499B">
      <w:pPr>
        <w:jc w:val="both"/>
      </w:pPr>
      <w:r>
        <w:rPr>
          <w:noProof/>
          <w:lang w:val="en-IN" w:eastAsia="en-IN"/>
        </w:rPr>
        <w:drawing>
          <wp:anchor distT="0" distB="0" distL="114300" distR="114300" simplePos="0" relativeHeight="251658240" behindDoc="0" locked="0" layoutInCell="1" allowOverlap="1" wp14:anchorId="1989F010" wp14:editId="5BCB5952">
            <wp:simplePos x="0" y="0"/>
            <wp:positionH relativeFrom="column">
              <wp:posOffset>1790700</wp:posOffset>
            </wp:positionH>
            <wp:positionV relativeFrom="paragraph">
              <wp:posOffset>0</wp:posOffset>
            </wp:positionV>
            <wp:extent cx="2143125" cy="742950"/>
            <wp:effectExtent l="0" t="0" r="9525" b="0"/>
            <wp:wrapSquare wrapText="bothSides"/>
            <wp:docPr id="3" name="Picture 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pic:cNvPicPr>
                      <a:picLocks noChangeAspect="1" noChangeArrowheads="1"/>
                    </pic:cNvPicPr>
                  </pic:nvPicPr>
                  <pic:blipFill>
                    <a:blip r:embed="rId10" cstate="print"/>
                    <a:srcRect/>
                    <a:stretch>
                      <a:fillRect/>
                    </a:stretch>
                  </pic:blipFill>
                  <pic:spPr bwMode="auto">
                    <a:xfrm>
                      <a:off x="0" y="0"/>
                      <a:ext cx="2143125" cy="742950"/>
                    </a:xfrm>
                    <a:prstGeom prst="rect">
                      <a:avLst/>
                    </a:prstGeom>
                    <a:noFill/>
                    <a:ln w="9525">
                      <a:noFill/>
                      <a:miter lim="800000"/>
                      <a:headEnd/>
                      <a:tailEnd/>
                    </a:ln>
                  </pic:spPr>
                </pic:pic>
              </a:graphicData>
            </a:graphic>
          </wp:anchor>
        </w:drawing>
      </w:r>
    </w:p>
    <w:p w14:paraId="1E49F434" w14:textId="77777777" w:rsidR="003651E6" w:rsidRDefault="003651E6" w:rsidP="00AF499B">
      <w:pPr>
        <w:jc w:val="both"/>
      </w:pPr>
    </w:p>
    <w:p w14:paraId="162A2B83" w14:textId="77777777" w:rsidR="003651E6" w:rsidRDefault="003651E6" w:rsidP="00AF499B">
      <w:pPr>
        <w:tabs>
          <w:tab w:val="left" w:pos="6465"/>
        </w:tabs>
        <w:jc w:val="both"/>
      </w:pPr>
      <w:r>
        <w:tab/>
      </w:r>
    </w:p>
    <w:p w14:paraId="6AD3F20A" w14:textId="24B86C30" w:rsidR="008A1AF3" w:rsidRPr="008A1AF3" w:rsidRDefault="008A1AF3" w:rsidP="00C03B40">
      <w:pPr>
        <w:widowControl w:val="0"/>
        <w:autoSpaceDE w:val="0"/>
        <w:autoSpaceDN w:val="0"/>
        <w:adjustRightInd w:val="0"/>
        <w:jc w:val="center"/>
        <w:rPr>
          <w:rFonts w:ascii="Times New Roman" w:hAnsi="Times New Roman"/>
          <w:sz w:val="28"/>
          <w:szCs w:val="28"/>
        </w:rPr>
      </w:pPr>
      <w:r w:rsidRPr="008A1AF3">
        <w:rPr>
          <w:rFonts w:ascii="Times New Roman" w:hAnsi="Times New Roman"/>
          <w:b/>
          <w:sz w:val="28"/>
          <w:szCs w:val="28"/>
        </w:rPr>
        <w:lastRenderedPageBreak/>
        <w:t>SCHOOL OF COMPUTER SCIENCE AND APPLICATIONS</w:t>
      </w:r>
    </w:p>
    <w:p w14:paraId="5FF96556" w14:textId="77777777" w:rsidR="008A1AF3" w:rsidRPr="008A1AF3" w:rsidRDefault="008A1AF3" w:rsidP="00C03B40">
      <w:pPr>
        <w:pStyle w:val="Heading1"/>
        <w:jc w:val="center"/>
        <w:rPr>
          <w:sz w:val="26"/>
          <w:szCs w:val="26"/>
          <w:u w:val="single"/>
        </w:rPr>
      </w:pPr>
      <w:r w:rsidRPr="008A1AF3">
        <w:rPr>
          <w:sz w:val="26"/>
          <w:szCs w:val="26"/>
          <w:u w:val="single"/>
        </w:rPr>
        <w:t>CERTIFICATE</w:t>
      </w:r>
    </w:p>
    <w:p w14:paraId="7DB1903F" w14:textId="77777777" w:rsidR="008A1AF3" w:rsidRPr="00C67778" w:rsidRDefault="008A1AF3" w:rsidP="00AF499B">
      <w:pPr>
        <w:jc w:val="both"/>
      </w:pPr>
    </w:p>
    <w:p w14:paraId="7C811AA7" w14:textId="38DA5B4D" w:rsidR="008A1AF3" w:rsidRDefault="008A1AF3" w:rsidP="000F4875">
      <w:pPr>
        <w:spacing w:line="360" w:lineRule="auto"/>
        <w:ind w:right="-199"/>
        <w:jc w:val="center"/>
        <w:rPr>
          <w:rFonts w:ascii="Times New Roman" w:hAnsi="Times New Roman"/>
          <w:sz w:val="24"/>
          <w:szCs w:val="24"/>
        </w:rPr>
      </w:pPr>
      <w:r w:rsidRPr="008A1AF3">
        <w:rPr>
          <w:rFonts w:ascii="Times New Roman" w:hAnsi="Times New Roman"/>
          <w:sz w:val="24"/>
          <w:szCs w:val="24"/>
        </w:rPr>
        <w:t>The project work titled</w:t>
      </w:r>
      <w:r w:rsidR="00606382">
        <w:rPr>
          <w:rFonts w:ascii="Times New Roman" w:hAnsi="Times New Roman"/>
          <w:sz w:val="24"/>
          <w:szCs w:val="24"/>
        </w:rPr>
        <w:t xml:space="preserve"> </w:t>
      </w:r>
      <w:r w:rsidR="00606382">
        <w:rPr>
          <w:rFonts w:ascii="Times New Roman" w:hAnsi="Times New Roman"/>
          <w:b/>
          <w:bCs/>
          <w:sz w:val="24"/>
          <w:szCs w:val="24"/>
        </w:rPr>
        <w:t>Multi-language</w:t>
      </w:r>
      <w:r w:rsidR="009C4EF4">
        <w:rPr>
          <w:rFonts w:ascii="Times New Roman" w:hAnsi="Times New Roman"/>
          <w:sz w:val="24"/>
          <w:szCs w:val="24"/>
        </w:rPr>
        <w:t xml:space="preserve"> </w:t>
      </w:r>
      <w:r w:rsidR="00E35937">
        <w:rPr>
          <w:rFonts w:ascii="Times New Roman" w:hAnsi="Times New Roman"/>
          <w:b/>
          <w:bCs/>
          <w:sz w:val="24"/>
          <w:szCs w:val="24"/>
        </w:rPr>
        <w:t>Text</w:t>
      </w:r>
      <w:r w:rsidRPr="008A1AF3">
        <w:rPr>
          <w:rFonts w:ascii="Times New Roman" w:hAnsi="Times New Roman"/>
          <w:sz w:val="24"/>
          <w:szCs w:val="24"/>
        </w:rPr>
        <w:t>-</w:t>
      </w:r>
      <w:r w:rsidR="00E35937" w:rsidRPr="00E35937">
        <w:rPr>
          <w:rFonts w:ascii="Times New Roman" w:hAnsi="Times New Roman"/>
          <w:b/>
          <w:bCs/>
          <w:sz w:val="24"/>
          <w:szCs w:val="24"/>
        </w:rPr>
        <w:t>to image generator using AWS</w:t>
      </w:r>
      <w:r w:rsidR="00E35937">
        <w:rPr>
          <w:rFonts w:ascii="Times New Roman" w:hAnsi="Times New Roman"/>
          <w:sz w:val="24"/>
          <w:szCs w:val="24"/>
        </w:rPr>
        <w:t xml:space="preserve"> </w:t>
      </w:r>
      <w:r w:rsidRPr="008A1AF3">
        <w:rPr>
          <w:rFonts w:ascii="Times New Roman" w:hAnsi="Times New Roman"/>
          <w:bCs/>
          <w:sz w:val="24"/>
          <w:szCs w:val="24"/>
        </w:rPr>
        <w:t>is being</w:t>
      </w:r>
      <w:r w:rsidRPr="008A1AF3">
        <w:rPr>
          <w:rFonts w:ascii="Times New Roman" w:hAnsi="Times New Roman"/>
          <w:b/>
          <w:sz w:val="24"/>
          <w:szCs w:val="24"/>
        </w:rPr>
        <w:t xml:space="preserve"> </w:t>
      </w:r>
      <w:r w:rsidRPr="008A1AF3">
        <w:rPr>
          <w:rFonts w:ascii="Times New Roman" w:hAnsi="Times New Roman"/>
          <w:sz w:val="24"/>
          <w:szCs w:val="24"/>
        </w:rPr>
        <w:t>carried out under our guidance by</w:t>
      </w:r>
      <w:r w:rsidR="00606382">
        <w:rPr>
          <w:rFonts w:ascii="Times New Roman" w:hAnsi="Times New Roman"/>
          <w:sz w:val="24"/>
          <w:szCs w:val="24"/>
        </w:rPr>
        <w:t xml:space="preserve"> </w:t>
      </w:r>
      <w:r w:rsidR="009C28FB">
        <w:rPr>
          <w:rFonts w:ascii="Times New Roman" w:hAnsi="Times New Roman"/>
          <w:b/>
          <w:bCs/>
          <w:color w:val="000000" w:themeColor="text1"/>
          <w:sz w:val="24"/>
          <w:szCs w:val="24"/>
        </w:rPr>
        <w:t>Bhavana L N</w:t>
      </w:r>
      <w:r w:rsidR="00606382" w:rsidRPr="00606382">
        <w:rPr>
          <w:rFonts w:ascii="Times New Roman" w:hAnsi="Times New Roman"/>
          <w:b/>
          <w:bCs/>
          <w:color w:val="000000" w:themeColor="text1"/>
          <w:sz w:val="24"/>
          <w:szCs w:val="24"/>
        </w:rPr>
        <w:t xml:space="preserve"> -R22DB0</w:t>
      </w:r>
      <w:r w:rsidR="009C28FB">
        <w:rPr>
          <w:rFonts w:ascii="Times New Roman" w:hAnsi="Times New Roman"/>
          <w:b/>
          <w:bCs/>
          <w:color w:val="000000" w:themeColor="text1"/>
          <w:sz w:val="24"/>
          <w:szCs w:val="24"/>
        </w:rPr>
        <w:t>08</w:t>
      </w:r>
      <w:r w:rsidR="000F4875">
        <w:rPr>
          <w:rFonts w:ascii="Times New Roman" w:hAnsi="Times New Roman"/>
          <w:sz w:val="24"/>
          <w:szCs w:val="24"/>
        </w:rPr>
        <w:t xml:space="preserve">, </w:t>
      </w:r>
      <w:r w:rsidR="00606382" w:rsidRPr="008A1AF3">
        <w:rPr>
          <w:rFonts w:ascii="Times New Roman" w:hAnsi="Times New Roman"/>
          <w:sz w:val="24"/>
          <w:szCs w:val="24"/>
        </w:rPr>
        <w:t>Bonafide</w:t>
      </w:r>
      <w:r w:rsidRPr="008A1AF3">
        <w:rPr>
          <w:rFonts w:ascii="Times New Roman" w:hAnsi="Times New Roman"/>
          <w:sz w:val="24"/>
          <w:szCs w:val="24"/>
        </w:rPr>
        <w:t xml:space="preserve"> student</w:t>
      </w:r>
      <w:r w:rsidR="009C4EF4">
        <w:rPr>
          <w:rFonts w:ascii="Times New Roman" w:hAnsi="Times New Roman"/>
          <w:sz w:val="24"/>
          <w:szCs w:val="24"/>
        </w:rPr>
        <w:t>s</w:t>
      </w:r>
      <w:r w:rsidRPr="008A1AF3">
        <w:rPr>
          <w:rFonts w:ascii="Times New Roman" w:hAnsi="Times New Roman"/>
          <w:sz w:val="24"/>
          <w:szCs w:val="24"/>
        </w:rPr>
        <w:t xml:space="preserve"> of REVA University, and is submitting the project report in partial fulfillment, for the award of </w:t>
      </w:r>
      <w:r>
        <w:rPr>
          <w:rFonts w:ascii="Times New Roman" w:hAnsi="Times New Roman"/>
          <w:b/>
          <w:bCs/>
          <w:sz w:val="24"/>
          <w:szCs w:val="24"/>
        </w:rPr>
        <w:t>Bachelor of Science (</w:t>
      </w:r>
      <w:r w:rsidR="00281A2C">
        <w:rPr>
          <w:rFonts w:ascii="Times New Roman" w:hAnsi="Times New Roman"/>
          <w:b/>
          <w:bCs/>
          <w:sz w:val="24"/>
          <w:szCs w:val="24"/>
        </w:rPr>
        <w:t>C</w:t>
      </w:r>
      <w:r w:rsidR="00E35937">
        <w:rPr>
          <w:rFonts w:ascii="Times New Roman" w:hAnsi="Times New Roman"/>
          <w:b/>
          <w:bCs/>
          <w:sz w:val="24"/>
          <w:szCs w:val="24"/>
        </w:rPr>
        <w:t>loud computing and big data</w:t>
      </w:r>
      <w:r>
        <w:rPr>
          <w:rFonts w:ascii="Times New Roman" w:hAnsi="Times New Roman"/>
          <w:b/>
          <w:bCs/>
          <w:sz w:val="24"/>
          <w:szCs w:val="24"/>
        </w:rPr>
        <w:t>) in Computer Scien</w:t>
      </w:r>
      <w:r w:rsidR="00281A2C">
        <w:rPr>
          <w:rFonts w:ascii="Times New Roman" w:hAnsi="Times New Roman"/>
          <w:b/>
          <w:bCs/>
          <w:sz w:val="24"/>
          <w:szCs w:val="24"/>
        </w:rPr>
        <w:t xml:space="preserve">ce </w:t>
      </w:r>
      <w:r w:rsidRPr="008A1AF3">
        <w:rPr>
          <w:rFonts w:ascii="Times New Roman" w:hAnsi="Times New Roman"/>
          <w:sz w:val="24"/>
          <w:szCs w:val="24"/>
        </w:rPr>
        <w:t xml:space="preserve">during the academic year </w:t>
      </w:r>
      <w:r w:rsidRPr="008A1AF3">
        <w:rPr>
          <w:rFonts w:ascii="Times New Roman" w:hAnsi="Times New Roman"/>
          <w:b/>
          <w:sz w:val="24"/>
          <w:szCs w:val="24"/>
        </w:rPr>
        <w:t>202</w:t>
      </w:r>
      <w:r w:rsidR="00E35937">
        <w:rPr>
          <w:rFonts w:ascii="Times New Roman" w:hAnsi="Times New Roman"/>
          <w:b/>
          <w:sz w:val="24"/>
          <w:szCs w:val="24"/>
        </w:rPr>
        <w:t>4</w:t>
      </w:r>
      <w:r w:rsidR="00557FAE">
        <w:rPr>
          <w:rFonts w:ascii="Times New Roman" w:hAnsi="Times New Roman"/>
          <w:b/>
          <w:sz w:val="24"/>
          <w:szCs w:val="24"/>
        </w:rPr>
        <w:t>–2</w:t>
      </w:r>
      <w:r w:rsidR="00E35937">
        <w:rPr>
          <w:rFonts w:ascii="Times New Roman" w:hAnsi="Times New Roman"/>
          <w:b/>
          <w:sz w:val="24"/>
          <w:szCs w:val="24"/>
        </w:rPr>
        <w:t>5</w:t>
      </w:r>
      <w:r w:rsidRPr="008A1AF3">
        <w:rPr>
          <w:rFonts w:ascii="Times New Roman" w:hAnsi="Times New Roman"/>
          <w:sz w:val="24"/>
          <w:szCs w:val="24"/>
        </w:rPr>
        <w:t>. The project report has been approved, as it satisfies the academic requirements with respect to the Project Work prescribed for the aforementioned Degree.</w:t>
      </w:r>
    </w:p>
    <w:p w14:paraId="2175D5C3" w14:textId="77777777" w:rsidR="00E35937" w:rsidRPr="008A1AF3" w:rsidRDefault="00E35937" w:rsidP="000F4875">
      <w:pPr>
        <w:spacing w:line="360" w:lineRule="auto"/>
        <w:ind w:right="-199"/>
        <w:jc w:val="center"/>
        <w:rPr>
          <w:rFonts w:ascii="Times New Roman" w:hAnsi="Times New Roman"/>
          <w:b/>
          <w:sz w:val="24"/>
          <w:szCs w:val="24"/>
        </w:rPr>
      </w:pPr>
    </w:p>
    <w:p w14:paraId="7FE86636" w14:textId="77777777" w:rsidR="008A1AF3" w:rsidRDefault="008A1AF3" w:rsidP="00AF499B">
      <w:pPr>
        <w:jc w:val="both"/>
        <w:rPr>
          <w:b/>
        </w:rPr>
      </w:pPr>
      <w:r w:rsidRPr="008E32AE">
        <w:rPr>
          <w:rFonts w:ascii="Times New Roman" w:hAnsi="Times New Roman"/>
          <w:b/>
          <w:sz w:val="24"/>
          <w:szCs w:val="24"/>
        </w:rPr>
        <w:t xml:space="preserve">Signature with date </w:t>
      </w:r>
      <w:r w:rsidR="008E32AE">
        <w:rPr>
          <w:rFonts w:ascii="Times New Roman" w:hAnsi="Times New Roman"/>
          <w:b/>
          <w:sz w:val="24"/>
          <w:szCs w:val="24"/>
        </w:rPr>
        <w:t xml:space="preserve">                         </w:t>
      </w:r>
      <w:r w:rsidRPr="008E32AE">
        <w:rPr>
          <w:rFonts w:ascii="Times New Roman" w:hAnsi="Times New Roman"/>
          <w:b/>
          <w:sz w:val="24"/>
          <w:szCs w:val="24"/>
        </w:rPr>
        <w:t xml:space="preserve"> Signature with date</w:t>
      </w:r>
      <w:r w:rsidRPr="00152833">
        <w:rPr>
          <w:b/>
        </w:rPr>
        <w:t xml:space="preserve"> </w:t>
      </w:r>
      <w:r w:rsidR="008E32AE">
        <w:rPr>
          <w:b/>
        </w:rPr>
        <w:t xml:space="preserve">                 </w:t>
      </w:r>
      <w:r w:rsidR="005B56B8">
        <w:rPr>
          <w:b/>
        </w:rPr>
        <w:t xml:space="preserve"> </w:t>
      </w:r>
      <w:r w:rsidR="008E32AE">
        <w:rPr>
          <w:b/>
        </w:rPr>
        <w:t xml:space="preserve">   </w:t>
      </w:r>
      <w:r w:rsidRPr="008E32AE">
        <w:rPr>
          <w:rFonts w:ascii="Times New Roman" w:hAnsi="Times New Roman"/>
          <w:b/>
          <w:sz w:val="24"/>
          <w:szCs w:val="24"/>
        </w:rPr>
        <w:t>Signature with date</w:t>
      </w:r>
    </w:p>
    <w:p w14:paraId="11A6150A" w14:textId="323EE0A2" w:rsidR="008A1AF3" w:rsidRPr="00C67778" w:rsidRDefault="00E35937" w:rsidP="00AF499B">
      <w:pPr>
        <w:jc w:val="both"/>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658245" behindDoc="0" locked="0" layoutInCell="1" allowOverlap="1" wp14:anchorId="14308571" wp14:editId="4828FA0A">
                <wp:simplePos x="0" y="0"/>
                <wp:positionH relativeFrom="column">
                  <wp:posOffset>3952875</wp:posOffset>
                </wp:positionH>
                <wp:positionV relativeFrom="paragraph">
                  <wp:posOffset>142875</wp:posOffset>
                </wp:positionV>
                <wp:extent cx="1990725" cy="731520"/>
                <wp:effectExtent l="0" t="0" r="28575" b="1143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731520"/>
                        </a:xfrm>
                        <a:prstGeom prst="rect">
                          <a:avLst/>
                        </a:prstGeom>
                        <a:solidFill>
                          <a:srgbClr val="FFFFFF"/>
                        </a:solidFill>
                        <a:ln w="9525">
                          <a:solidFill>
                            <a:srgbClr val="FFFFFF"/>
                          </a:solidFill>
                          <a:miter lim="800000"/>
                          <a:headEnd/>
                          <a:tailEnd/>
                        </a:ln>
                      </wps:spPr>
                      <wps:txbx>
                        <w:txbxContent>
                          <w:p w14:paraId="2D1417CA" w14:textId="3EBD5D25" w:rsidR="003E5E12" w:rsidRPr="008E32AE" w:rsidRDefault="003E5E12" w:rsidP="008A1AF3">
                            <w:pPr>
                              <w:spacing w:after="0"/>
                              <w:rPr>
                                <w:rFonts w:ascii="Times New Roman" w:hAnsi="Times New Roman"/>
                                <w:b/>
                                <w:sz w:val="24"/>
                                <w:szCs w:val="24"/>
                              </w:rPr>
                            </w:pPr>
                            <w:r w:rsidRPr="008E32AE">
                              <w:rPr>
                                <w:rFonts w:ascii="Times New Roman" w:hAnsi="Times New Roman"/>
                                <w:b/>
                                <w:sz w:val="24"/>
                                <w:szCs w:val="24"/>
                              </w:rPr>
                              <w:t xml:space="preserve">            Dr</w:t>
                            </w:r>
                            <w:r w:rsidR="00E35937">
                              <w:rPr>
                                <w:rFonts w:ascii="Times New Roman" w:hAnsi="Times New Roman"/>
                                <w:b/>
                                <w:sz w:val="24"/>
                                <w:szCs w:val="24"/>
                              </w:rPr>
                              <w:t xml:space="preserve">. </w:t>
                            </w:r>
                            <w:r w:rsidR="00E35937" w:rsidRPr="008E32AE">
                              <w:rPr>
                                <w:rFonts w:ascii="Times New Roman" w:hAnsi="Times New Roman"/>
                                <w:b/>
                                <w:sz w:val="24"/>
                                <w:szCs w:val="24"/>
                              </w:rPr>
                              <w:t>G. Sasikala</w:t>
                            </w:r>
                            <w:r w:rsidRPr="008E32AE">
                              <w:rPr>
                                <w:rFonts w:ascii="Times New Roman" w:hAnsi="Times New Roman"/>
                                <w:b/>
                                <w:sz w:val="24"/>
                                <w:szCs w:val="24"/>
                              </w:rPr>
                              <w:t xml:space="preserve">                     </w:t>
                            </w:r>
                          </w:p>
                          <w:p w14:paraId="3B7BA5E1" w14:textId="5D627993" w:rsidR="00E35937" w:rsidRDefault="003E5E12" w:rsidP="008A1AF3">
                            <w:pPr>
                              <w:spacing w:after="0"/>
                              <w:rPr>
                                <w:rFonts w:ascii="Times New Roman" w:hAnsi="Times New Roman"/>
                                <w:b/>
                                <w:sz w:val="24"/>
                                <w:szCs w:val="24"/>
                              </w:rPr>
                            </w:pPr>
                            <w:r w:rsidRPr="008E32AE">
                              <w:rPr>
                                <w:rFonts w:ascii="Times New Roman" w:hAnsi="Times New Roman"/>
                                <w:b/>
                                <w:sz w:val="24"/>
                                <w:szCs w:val="24"/>
                              </w:rPr>
                              <w:t xml:space="preserve"> </w:t>
                            </w:r>
                            <w:r w:rsidR="00E35937">
                              <w:rPr>
                                <w:rFonts w:ascii="Times New Roman" w:hAnsi="Times New Roman"/>
                                <w:b/>
                                <w:sz w:val="24"/>
                                <w:szCs w:val="24"/>
                              </w:rPr>
                              <w:t xml:space="preserve">    </w:t>
                            </w:r>
                            <w:r w:rsidRPr="008E32AE">
                              <w:rPr>
                                <w:rFonts w:ascii="Times New Roman" w:hAnsi="Times New Roman"/>
                                <w:b/>
                                <w:sz w:val="24"/>
                                <w:szCs w:val="24"/>
                              </w:rPr>
                              <w:t>Head</w:t>
                            </w:r>
                            <w:r w:rsidR="00355286">
                              <w:rPr>
                                <w:rFonts w:ascii="Times New Roman" w:hAnsi="Times New Roman"/>
                                <w:b/>
                                <w:sz w:val="24"/>
                                <w:szCs w:val="24"/>
                              </w:rPr>
                              <w:t xml:space="preserve"> of the Department</w:t>
                            </w:r>
                          </w:p>
                          <w:p w14:paraId="76E16B3C" w14:textId="6AC8D67D" w:rsidR="003E5E12" w:rsidRPr="008E32AE" w:rsidRDefault="00E35937" w:rsidP="008A1AF3">
                            <w:pPr>
                              <w:spacing w:after="0"/>
                              <w:rPr>
                                <w:rFonts w:ascii="Times New Roman" w:hAnsi="Times New Roman"/>
                                <w:sz w:val="24"/>
                                <w:szCs w:val="24"/>
                              </w:rPr>
                            </w:pPr>
                            <w:r>
                              <w:rPr>
                                <w:rFonts w:ascii="Times New Roman" w:hAnsi="Times New Roman"/>
                                <w:b/>
                                <w:sz w:val="24"/>
                                <w:szCs w:val="24"/>
                              </w:rPr>
                              <w:t xml:space="preserve">                     </w:t>
                            </w:r>
                            <w:r w:rsidR="00355286">
                              <w:rPr>
                                <w:rFonts w:ascii="Times New Roman" w:hAnsi="Times New Roman"/>
                                <w:b/>
                                <w:sz w:val="24"/>
                                <w:szCs w:val="24"/>
                              </w:rPr>
                              <w:t>BSc</w:t>
                            </w:r>
                            <w:r w:rsidR="003E5E12" w:rsidRPr="008E32AE">
                              <w:rPr>
                                <w:rFonts w:ascii="Times New Roman" w:hAnsi="Times New Roman"/>
                                <w:b/>
                                <w:sz w:val="24"/>
                                <w:szCs w:val="24"/>
                              </w:rPr>
                              <w:t xml:space="preserve"> </w:t>
                            </w:r>
                          </w:p>
                          <w:p w14:paraId="40DBC83F" w14:textId="77777777" w:rsidR="003E5E12" w:rsidRPr="008E32AE" w:rsidRDefault="003E5E12" w:rsidP="008A1AF3">
                            <w:pPr>
                              <w:spacing w:after="0"/>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4308571" id="_x0000_t202" coordsize="21600,21600" o:spt="202" path="m,l,21600r21600,l21600,xe">
                <v:stroke joinstyle="miter"/>
                <v:path gradientshapeok="t" o:connecttype="rect"/>
              </v:shapetype>
              <v:shape id="Text Box 5" o:spid="_x0000_s1026" type="#_x0000_t202" style="position:absolute;left:0;text-align:left;margin-left:311.25pt;margin-top:11.25pt;width:156.75pt;height:57.6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" strokecolor="white">
                <v:textbox>
                  <w:txbxContent>
                    <w:p w14:paraId="2D1417CA" w14:textId="3EBD5D25" w:rsidR="003E5E12" w:rsidRPr="008E32AE" w:rsidRDefault="003E5E12" w:rsidP="008A1AF3">
                      <w:pPr>
                        <w:spacing w:after="0"/>
                        <w:rPr>
                          <w:rFonts w:ascii="Times New Roman" w:hAnsi="Times New Roman"/>
                          <w:b/>
                          <w:sz w:val="24"/>
                          <w:szCs w:val="24"/>
                        </w:rPr>
                      </w:pPr>
                      <w:r w:rsidRPr="008E32AE">
                        <w:rPr>
                          <w:rFonts w:ascii="Times New Roman" w:hAnsi="Times New Roman"/>
                          <w:b/>
                          <w:sz w:val="24"/>
                          <w:szCs w:val="24"/>
                        </w:rPr>
                        <w:t xml:space="preserve">            Dr</w:t>
                      </w:r>
                      <w:r w:rsidR="00E35937">
                        <w:rPr>
                          <w:rFonts w:ascii="Times New Roman" w:hAnsi="Times New Roman"/>
                          <w:b/>
                          <w:sz w:val="24"/>
                          <w:szCs w:val="24"/>
                        </w:rPr>
                        <w:t xml:space="preserve">. </w:t>
                      </w:r>
                      <w:r w:rsidR="00E35937" w:rsidRPr="008E32AE">
                        <w:rPr>
                          <w:rFonts w:ascii="Times New Roman" w:hAnsi="Times New Roman"/>
                          <w:b/>
                          <w:sz w:val="24"/>
                          <w:szCs w:val="24"/>
                        </w:rPr>
                        <w:t>G. Sasikala</w:t>
                      </w:r>
                      <w:r w:rsidRPr="008E32AE">
                        <w:rPr>
                          <w:rFonts w:ascii="Times New Roman" w:hAnsi="Times New Roman"/>
                          <w:b/>
                          <w:sz w:val="24"/>
                          <w:szCs w:val="24"/>
                        </w:rPr>
                        <w:t xml:space="preserve">                     </w:t>
                      </w:r>
                    </w:p>
                    <w:p w14:paraId="3B7BA5E1" w14:textId="5D627993" w:rsidR="00E35937" w:rsidRDefault="003E5E12" w:rsidP="008A1AF3">
                      <w:pPr>
                        <w:spacing w:after="0"/>
                        <w:rPr>
                          <w:rFonts w:ascii="Times New Roman" w:hAnsi="Times New Roman"/>
                          <w:b/>
                          <w:sz w:val="24"/>
                          <w:szCs w:val="24"/>
                        </w:rPr>
                      </w:pPr>
                      <w:r w:rsidRPr="008E32AE">
                        <w:rPr>
                          <w:rFonts w:ascii="Times New Roman" w:hAnsi="Times New Roman"/>
                          <w:b/>
                          <w:sz w:val="24"/>
                          <w:szCs w:val="24"/>
                        </w:rPr>
                        <w:t xml:space="preserve"> </w:t>
                      </w:r>
                      <w:r w:rsidR="00E35937">
                        <w:rPr>
                          <w:rFonts w:ascii="Times New Roman" w:hAnsi="Times New Roman"/>
                          <w:b/>
                          <w:sz w:val="24"/>
                          <w:szCs w:val="24"/>
                        </w:rPr>
                        <w:t xml:space="preserve">    </w:t>
                      </w:r>
                      <w:r w:rsidRPr="008E32AE">
                        <w:rPr>
                          <w:rFonts w:ascii="Times New Roman" w:hAnsi="Times New Roman"/>
                          <w:b/>
                          <w:sz w:val="24"/>
                          <w:szCs w:val="24"/>
                        </w:rPr>
                        <w:t>Head</w:t>
                      </w:r>
                      <w:r w:rsidR="00355286">
                        <w:rPr>
                          <w:rFonts w:ascii="Times New Roman" w:hAnsi="Times New Roman"/>
                          <w:b/>
                          <w:sz w:val="24"/>
                          <w:szCs w:val="24"/>
                        </w:rPr>
                        <w:t xml:space="preserve"> of the Department</w:t>
                      </w:r>
                    </w:p>
                    <w:p w14:paraId="76E16B3C" w14:textId="6AC8D67D" w:rsidR="003E5E12" w:rsidRPr="008E32AE" w:rsidRDefault="00E35937" w:rsidP="008A1AF3">
                      <w:pPr>
                        <w:spacing w:after="0"/>
                        <w:rPr>
                          <w:rFonts w:ascii="Times New Roman" w:hAnsi="Times New Roman"/>
                          <w:sz w:val="24"/>
                          <w:szCs w:val="24"/>
                        </w:rPr>
                      </w:pPr>
                      <w:r>
                        <w:rPr>
                          <w:rFonts w:ascii="Times New Roman" w:hAnsi="Times New Roman"/>
                          <w:b/>
                          <w:sz w:val="24"/>
                          <w:szCs w:val="24"/>
                        </w:rPr>
                        <w:t xml:space="preserve">                     </w:t>
                      </w:r>
                      <w:r w:rsidR="00355286">
                        <w:rPr>
                          <w:rFonts w:ascii="Times New Roman" w:hAnsi="Times New Roman"/>
                          <w:b/>
                          <w:sz w:val="24"/>
                          <w:szCs w:val="24"/>
                        </w:rPr>
                        <w:t>BSc</w:t>
                      </w:r>
                      <w:r w:rsidR="003E5E12" w:rsidRPr="008E32AE">
                        <w:rPr>
                          <w:rFonts w:ascii="Times New Roman" w:hAnsi="Times New Roman"/>
                          <w:b/>
                          <w:sz w:val="24"/>
                          <w:szCs w:val="24"/>
                        </w:rPr>
                        <w:t xml:space="preserve"> </w:t>
                      </w:r>
                    </w:p>
                    <w:p w14:paraId="40DBC83F" w14:textId="77777777" w:rsidR="003E5E12" w:rsidRPr="008E32AE" w:rsidRDefault="003E5E12" w:rsidP="008A1AF3">
                      <w:pPr>
                        <w:spacing w:after="0"/>
                        <w:rPr>
                          <w:rFonts w:ascii="Times New Roman" w:hAnsi="Times New Roman"/>
                          <w:sz w:val="24"/>
                          <w:szCs w:val="24"/>
                        </w:rPr>
                      </w:pPr>
                    </w:p>
                  </w:txbxContent>
                </v:textbox>
              </v:shap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658248" behindDoc="0" locked="0" layoutInCell="1" allowOverlap="1" wp14:anchorId="232E91E2" wp14:editId="758919FF">
                <wp:simplePos x="0" y="0"/>
                <wp:positionH relativeFrom="margin">
                  <wp:align>center</wp:align>
                </wp:positionH>
                <wp:positionV relativeFrom="paragraph">
                  <wp:posOffset>146685</wp:posOffset>
                </wp:positionV>
                <wp:extent cx="1865540" cy="612775"/>
                <wp:effectExtent l="0" t="0" r="20955" b="26035"/>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5540" cy="612775"/>
                        </a:xfrm>
                        <a:prstGeom prst="rect">
                          <a:avLst/>
                        </a:prstGeom>
                        <a:solidFill>
                          <a:srgbClr val="FFFFFF"/>
                        </a:solidFill>
                        <a:ln w="9525">
                          <a:solidFill>
                            <a:srgbClr val="FFFFFF"/>
                          </a:solidFill>
                          <a:miter lim="800000"/>
                          <a:headEnd/>
                          <a:tailEnd/>
                        </a:ln>
                      </wps:spPr>
                      <wps:txbx>
                        <w:txbxContent>
                          <w:p w14:paraId="36132B86" w14:textId="67EB796D" w:rsidR="003E5E12" w:rsidRPr="008E32AE" w:rsidRDefault="003E5E12" w:rsidP="00606382">
                            <w:pPr>
                              <w:spacing w:after="0" w:line="240" w:lineRule="auto"/>
                              <w:rPr>
                                <w:rFonts w:ascii="Times New Roman" w:hAnsi="Times New Roman"/>
                                <w:b/>
                                <w:sz w:val="24"/>
                                <w:szCs w:val="24"/>
                              </w:rPr>
                            </w:pPr>
                          </w:p>
                          <w:p w14:paraId="187987D4" w14:textId="77777777" w:rsidR="003E5E12" w:rsidRPr="008E32AE" w:rsidRDefault="003E5E12" w:rsidP="008A1AF3">
                            <w:pPr>
                              <w:spacing w:after="0" w:line="240" w:lineRule="auto"/>
                              <w:jc w:val="center"/>
                              <w:rPr>
                                <w:rFonts w:ascii="Times New Roman" w:hAnsi="Times New Roman"/>
                                <w:b/>
                                <w:sz w:val="24"/>
                                <w:szCs w:val="24"/>
                              </w:rPr>
                            </w:pPr>
                            <w:r w:rsidRPr="008E32AE">
                              <w:rPr>
                                <w:rFonts w:ascii="Times New Roman" w:hAnsi="Times New Roman"/>
                                <w:b/>
                                <w:sz w:val="24"/>
                                <w:szCs w:val="24"/>
                              </w:rPr>
                              <w:t>External Guide</w:t>
                            </w:r>
                          </w:p>
                          <w:p w14:paraId="095C82D2" w14:textId="77777777" w:rsidR="003E5E12" w:rsidRDefault="003E5E12" w:rsidP="008A1AF3">
                            <w:pPr>
                              <w:spacing w:after="0" w:line="240" w:lineRule="auto"/>
                              <w:jc w:val="center"/>
                              <w:rPr>
                                <w:b/>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32E91E2" id="Text Box 8" o:spid="_x0000_s1027" type="#_x0000_t202" style="position:absolute;left:0;text-align:left;margin-left:0;margin-top:11.55pt;width:146.9pt;height:48.25pt;z-index:251658248;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" strokecolor="white">
                <v:textbox style="mso-fit-shape-to-text:t">
                  <w:txbxContent>
                    <w:p w14:paraId="36132B86" w14:textId="67EB796D" w:rsidR="003E5E12" w:rsidRPr="008E32AE" w:rsidRDefault="003E5E12" w:rsidP="00606382">
                      <w:pPr>
                        <w:spacing w:after="0" w:line="240" w:lineRule="auto"/>
                        <w:rPr>
                          <w:rFonts w:ascii="Times New Roman" w:hAnsi="Times New Roman"/>
                          <w:b/>
                          <w:sz w:val="24"/>
                          <w:szCs w:val="24"/>
                        </w:rPr>
                      </w:pPr>
                    </w:p>
                    <w:p w14:paraId="187987D4" w14:textId="77777777" w:rsidR="003E5E12" w:rsidRPr="008E32AE" w:rsidRDefault="003E5E12" w:rsidP="008A1AF3">
                      <w:pPr>
                        <w:spacing w:after="0" w:line="240" w:lineRule="auto"/>
                        <w:jc w:val="center"/>
                        <w:rPr>
                          <w:rFonts w:ascii="Times New Roman" w:hAnsi="Times New Roman"/>
                          <w:b/>
                          <w:sz w:val="24"/>
                          <w:szCs w:val="24"/>
                        </w:rPr>
                      </w:pPr>
                      <w:r w:rsidRPr="008E32AE">
                        <w:rPr>
                          <w:rFonts w:ascii="Times New Roman" w:hAnsi="Times New Roman"/>
                          <w:b/>
                          <w:sz w:val="24"/>
                          <w:szCs w:val="24"/>
                        </w:rPr>
                        <w:t>External Guide</w:t>
                      </w:r>
                    </w:p>
                    <w:p w14:paraId="095C82D2" w14:textId="77777777" w:rsidR="003E5E12" w:rsidRDefault="003E5E12" w:rsidP="008A1AF3">
                      <w:pPr>
                        <w:spacing w:after="0" w:line="240" w:lineRule="auto"/>
                        <w:jc w:val="center"/>
                        <w:rPr>
                          <w:b/>
                        </w:rPr>
                      </w:pPr>
                    </w:p>
                  </w:txbxContent>
                </v:textbox>
                <w10:wrap anchorx="margin"/>
              </v:shap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658244" behindDoc="0" locked="0" layoutInCell="1" allowOverlap="1" wp14:anchorId="3863C2F1" wp14:editId="0D88E27E">
                <wp:simplePos x="0" y="0"/>
                <wp:positionH relativeFrom="column">
                  <wp:posOffset>-257175</wp:posOffset>
                </wp:positionH>
                <wp:positionV relativeFrom="paragraph">
                  <wp:posOffset>95250</wp:posOffset>
                </wp:positionV>
                <wp:extent cx="1639570" cy="441960"/>
                <wp:effectExtent l="0" t="0" r="17780" b="2540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9570" cy="441960"/>
                        </a:xfrm>
                        <a:prstGeom prst="rect">
                          <a:avLst/>
                        </a:prstGeom>
                        <a:solidFill>
                          <a:srgbClr val="FFFFFF"/>
                        </a:solidFill>
                        <a:ln w="9525">
                          <a:solidFill>
                            <a:srgbClr val="FFFFFF"/>
                          </a:solidFill>
                          <a:miter lim="800000"/>
                          <a:headEnd/>
                          <a:tailEnd/>
                        </a:ln>
                      </wps:spPr>
                      <wps:txbx>
                        <w:txbxContent>
                          <w:p w14:paraId="25733DE7" w14:textId="0449B93F" w:rsidR="003E5E12" w:rsidRPr="008E32AE" w:rsidRDefault="00606382" w:rsidP="008A1AF3">
                            <w:pPr>
                              <w:spacing w:after="0" w:line="240" w:lineRule="auto"/>
                              <w:jc w:val="center"/>
                              <w:rPr>
                                <w:rFonts w:ascii="Times New Roman" w:hAnsi="Times New Roman"/>
                                <w:b/>
                                <w:sz w:val="24"/>
                                <w:szCs w:val="24"/>
                              </w:rPr>
                            </w:pPr>
                            <w:r>
                              <w:rPr>
                                <w:rFonts w:ascii="Times New Roman" w:hAnsi="Times New Roman"/>
                                <w:b/>
                                <w:sz w:val="24"/>
                                <w:szCs w:val="24"/>
                              </w:rPr>
                              <w:t>Dr. Devi A</w:t>
                            </w:r>
                          </w:p>
                          <w:p w14:paraId="511A9837" w14:textId="77777777" w:rsidR="003E5E12" w:rsidRPr="008E32AE" w:rsidRDefault="003E5E12" w:rsidP="008A1AF3">
                            <w:pPr>
                              <w:spacing w:after="0" w:line="240" w:lineRule="auto"/>
                              <w:jc w:val="center"/>
                              <w:rPr>
                                <w:rFonts w:ascii="Times New Roman" w:hAnsi="Times New Roman"/>
                                <w:b/>
                                <w:sz w:val="24"/>
                                <w:szCs w:val="24"/>
                              </w:rPr>
                            </w:pPr>
                            <w:r w:rsidRPr="008E32AE">
                              <w:rPr>
                                <w:rFonts w:ascii="Times New Roman" w:hAnsi="Times New Roman"/>
                                <w:b/>
                                <w:sz w:val="24"/>
                                <w:szCs w:val="24"/>
                              </w:rPr>
                              <w:t>Internal Guide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863C2F1" id="Text Box 4" o:spid="_x0000_s1028" type="#_x0000_t202" style="position:absolute;left:0;text-align:left;margin-left:-20.25pt;margin-top:7.5pt;width:129.1pt;height:34.8pt;z-index:2516582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" strokecolor="white">
                <v:textbox style="mso-fit-shape-to-text:t">
                  <w:txbxContent>
                    <w:p w14:paraId="25733DE7" w14:textId="0449B93F" w:rsidR="003E5E12" w:rsidRPr="008E32AE" w:rsidRDefault="00606382" w:rsidP="008A1AF3">
                      <w:pPr>
                        <w:spacing w:after="0" w:line="240" w:lineRule="auto"/>
                        <w:jc w:val="center"/>
                        <w:rPr>
                          <w:rFonts w:ascii="Times New Roman" w:hAnsi="Times New Roman"/>
                          <w:b/>
                          <w:sz w:val="24"/>
                          <w:szCs w:val="24"/>
                        </w:rPr>
                      </w:pPr>
                      <w:r>
                        <w:rPr>
                          <w:rFonts w:ascii="Times New Roman" w:hAnsi="Times New Roman"/>
                          <w:b/>
                          <w:sz w:val="24"/>
                          <w:szCs w:val="24"/>
                        </w:rPr>
                        <w:t>Dr. Devi A</w:t>
                      </w:r>
                    </w:p>
                    <w:p w14:paraId="511A9837" w14:textId="77777777" w:rsidR="003E5E12" w:rsidRPr="008E32AE" w:rsidRDefault="003E5E12" w:rsidP="008A1AF3">
                      <w:pPr>
                        <w:spacing w:after="0" w:line="240" w:lineRule="auto"/>
                        <w:jc w:val="center"/>
                        <w:rPr>
                          <w:rFonts w:ascii="Times New Roman" w:hAnsi="Times New Roman"/>
                          <w:b/>
                          <w:sz w:val="24"/>
                          <w:szCs w:val="24"/>
                        </w:rPr>
                      </w:pPr>
                      <w:r w:rsidRPr="008E32AE">
                        <w:rPr>
                          <w:rFonts w:ascii="Times New Roman" w:hAnsi="Times New Roman"/>
                          <w:b/>
                          <w:sz w:val="24"/>
                          <w:szCs w:val="24"/>
                        </w:rPr>
                        <w:t>Internal Guide</w:t>
                      </w:r>
                    </w:p>
                  </w:txbxContent>
                </v:textbox>
              </v:shape>
            </w:pict>
          </mc:Fallback>
        </mc:AlternateContent>
      </w:r>
      <w:r w:rsidR="008A1AF3">
        <w:rPr>
          <w:rFonts w:ascii="Times New Roman" w:hAnsi="Times New Roman"/>
          <w:noProof/>
          <w:sz w:val="24"/>
          <w:szCs w:val="24"/>
          <w:lang w:val="en-IN" w:eastAsia="en-IN"/>
        </w:rPr>
        <mc:AlternateContent>
          <mc:Choice Requires="wps">
            <w:drawing>
              <wp:anchor distT="0" distB="0" distL="114300" distR="114300" simplePos="0" relativeHeight="251658247" behindDoc="0" locked="0" layoutInCell="1" allowOverlap="1" wp14:anchorId="4229147E" wp14:editId="3D03F187">
                <wp:simplePos x="0" y="0"/>
                <wp:positionH relativeFrom="column">
                  <wp:posOffset>-53340</wp:posOffset>
                </wp:positionH>
                <wp:positionV relativeFrom="paragraph">
                  <wp:posOffset>36195</wp:posOffset>
                </wp:positionV>
                <wp:extent cx="1200785" cy="1905"/>
                <wp:effectExtent l="0" t="0" r="37465" b="36195"/>
                <wp:wrapNone/>
                <wp:docPr id="1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0785" cy="190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75F848" id="_x0000_t32" coordsize="21600,21600" o:spt="32" o:oned="t" path="m,l21600,21600e" filled="f">
                <v:path arrowok="t" fillok="f" o:connecttype="none"/>
                <o:lock v:ext="edit" shapetype="t"/>
              </v:shapetype>
              <v:shape id="AutoShape 7" o:spid="_x0000_s1026" type="#_x0000_t32" style="position:absolute;margin-left:-4.2pt;margin-top:2.85pt;width:94.55pt;height:.1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" strokeweight="2pt"/>
            </w:pict>
          </mc:Fallback>
        </mc:AlternateContent>
      </w:r>
      <w:r w:rsidR="008A1AF3">
        <w:rPr>
          <w:rFonts w:ascii="Times New Roman" w:hAnsi="Times New Roman"/>
          <w:noProof/>
          <w:sz w:val="24"/>
          <w:szCs w:val="24"/>
          <w:lang w:val="en-IN" w:eastAsia="en-IN"/>
        </w:rPr>
        <mc:AlternateContent>
          <mc:Choice Requires="wps">
            <w:drawing>
              <wp:anchor distT="0" distB="0" distL="114300" distR="114300" simplePos="0" relativeHeight="251658246" behindDoc="0" locked="0" layoutInCell="1" allowOverlap="1" wp14:anchorId="5B559405" wp14:editId="7D1C64B2">
                <wp:simplePos x="0" y="0"/>
                <wp:positionH relativeFrom="column">
                  <wp:posOffset>4303395</wp:posOffset>
                </wp:positionH>
                <wp:positionV relativeFrom="paragraph">
                  <wp:posOffset>35560</wp:posOffset>
                </wp:positionV>
                <wp:extent cx="1209040" cy="635"/>
                <wp:effectExtent l="0" t="0" r="29210" b="37465"/>
                <wp:wrapNone/>
                <wp:docPr id="1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04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EA3291" id="AutoShape 6" o:spid="_x0000_s1026" type="#_x0000_t32" style="position:absolute;margin-left:338.85pt;margin-top:2.8pt;width:95.2pt;height:.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" strokeweight="2pt"/>
            </w:pict>
          </mc:Fallback>
        </mc:AlternateContent>
      </w:r>
      <w:r w:rsidR="008A1AF3">
        <w:rPr>
          <w:rFonts w:ascii="Times New Roman" w:hAnsi="Times New Roman"/>
          <w:b/>
          <w:iCs/>
          <w:noProof/>
          <w:color w:val="000000"/>
          <w:sz w:val="24"/>
          <w:szCs w:val="24"/>
          <w:lang w:val="en-IN" w:eastAsia="en-IN"/>
        </w:rPr>
        <mc:AlternateContent>
          <mc:Choice Requires="wps">
            <w:drawing>
              <wp:anchor distT="4294967295" distB="4294967295" distL="114300" distR="114300" simplePos="0" relativeHeight="251658249" behindDoc="0" locked="0" layoutInCell="1" allowOverlap="1" wp14:anchorId="454FFB8C" wp14:editId="705E7E53">
                <wp:simplePos x="0" y="0"/>
                <wp:positionH relativeFrom="column">
                  <wp:posOffset>2323465</wp:posOffset>
                </wp:positionH>
                <wp:positionV relativeFrom="paragraph">
                  <wp:posOffset>32384</wp:posOffset>
                </wp:positionV>
                <wp:extent cx="1204595" cy="0"/>
                <wp:effectExtent l="0" t="0" r="33655" b="19050"/>
                <wp:wrapNone/>
                <wp:docPr id="9"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4595"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44E1D7" id="AutoShape 9" o:spid="_x0000_s1026" type="#_x0000_t32" style="position:absolute;margin-left:182.95pt;margin-top:2.55pt;width:94.85pt;height:0;z-index:2516869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" strokeweight="2pt"/>
            </w:pict>
          </mc:Fallback>
        </mc:AlternateContent>
      </w:r>
    </w:p>
    <w:p w14:paraId="2B81D802" w14:textId="77777777" w:rsidR="008A1AF3" w:rsidRPr="00C67778" w:rsidRDefault="008A1AF3" w:rsidP="00AF499B">
      <w:pPr>
        <w:widowControl w:val="0"/>
        <w:tabs>
          <w:tab w:val="left" w:pos="2920"/>
        </w:tabs>
        <w:autoSpaceDE w:val="0"/>
        <w:autoSpaceDN w:val="0"/>
        <w:adjustRightInd w:val="0"/>
        <w:spacing w:after="0"/>
        <w:jc w:val="both"/>
        <w:rPr>
          <w:rFonts w:ascii="Times New Roman" w:hAnsi="Times New Roman"/>
          <w:b/>
          <w:iCs/>
          <w:color w:val="000000"/>
          <w:sz w:val="24"/>
          <w:szCs w:val="24"/>
        </w:rPr>
      </w:pPr>
    </w:p>
    <w:p w14:paraId="2F48811F" w14:textId="77777777" w:rsidR="008A1AF3" w:rsidRPr="008A1AF3" w:rsidRDefault="008A1AF3" w:rsidP="00AF499B">
      <w:pPr>
        <w:widowControl w:val="0"/>
        <w:tabs>
          <w:tab w:val="left" w:pos="2920"/>
        </w:tabs>
        <w:autoSpaceDE w:val="0"/>
        <w:autoSpaceDN w:val="0"/>
        <w:adjustRightInd w:val="0"/>
        <w:jc w:val="both"/>
        <w:rPr>
          <w:rFonts w:ascii="Times New Roman" w:hAnsi="Times New Roman"/>
          <w:b/>
          <w:iCs/>
          <w:color w:val="000000"/>
          <w:sz w:val="24"/>
          <w:szCs w:val="24"/>
        </w:rPr>
      </w:pPr>
    </w:p>
    <w:p w14:paraId="0B8E452D" w14:textId="77777777" w:rsidR="008A1AF3" w:rsidRPr="008A1AF3" w:rsidRDefault="008A1AF3" w:rsidP="00AF499B">
      <w:pPr>
        <w:widowControl w:val="0"/>
        <w:tabs>
          <w:tab w:val="left" w:pos="2920"/>
        </w:tabs>
        <w:autoSpaceDE w:val="0"/>
        <w:autoSpaceDN w:val="0"/>
        <w:adjustRightInd w:val="0"/>
        <w:jc w:val="both"/>
        <w:rPr>
          <w:rFonts w:ascii="Times New Roman" w:hAnsi="Times New Roman"/>
          <w:b/>
          <w:iCs/>
          <w:color w:val="000000"/>
          <w:sz w:val="24"/>
          <w:szCs w:val="24"/>
        </w:rPr>
      </w:pPr>
      <w:r w:rsidRPr="008A1AF3">
        <w:rPr>
          <w:rFonts w:ascii="Times New Roman" w:hAnsi="Times New Roman"/>
          <w:b/>
          <w:iCs/>
          <w:color w:val="000000"/>
          <w:sz w:val="24"/>
          <w:szCs w:val="24"/>
        </w:rPr>
        <w:t xml:space="preserve">   </w:t>
      </w:r>
    </w:p>
    <w:p w14:paraId="6BD57CBE" w14:textId="01111930" w:rsidR="008A1AF3" w:rsidRPr="008A1AF3" w:rsidRDefault="008A1AF3" w:rsidP="00E35937">
      <w:pPr>
        <w:widowControl w:val="0"/>
        <w:tabs>
          <w:tab w:val="left" w:pos="2920"/>
        </w:tabs>
        <w:autoSpaceDE w:val="0"/>
        <w:autoSpaceDN w:val="0"/>
        <w:adjustRightInd w:val="0"/>
        <w:jc w:val="both"/>
        <w:rPr>
          <w:rFonts w:ascii="Times New Roman" w:hAnsi="Times New Roman"/>
          <w:b/>
          <w:sz w:val="24"/>
          <w:szCs w:val="24"/>
        </w:rPr>
      </w:pPr>
      <w:r w:rsidRPr="008A1AF3">
        <w:rPr>
          <w:rFonts w:ascii="Times New Roman" w:hAnsi="Times New Roman"/>
          <w:b/>
          <w:iCs/>
          <w:color w:val="000000"/>
          <w:sz w:val="24"/>
          <w:szCs w:val="24"/>
        </w:rPr>
        <w:t xml:space="preserve">      </w:t>
      </w:r>
      <w:r w:rsidR="00E35937">
        <w:rPr>
          <w:rFonts w:ascii="Times New Roman" w:hAnsi="Times New Roman"/>
          <w:b/>
          <w:sz w:val="24"/>
          <w:szCs w:val="24"/>
        </w:rPr>
        <w:t xml:space="preserve">                                                      </w:t>
      </w:r>
      <w:r w:rsidRPr="008A1AF3">
        <w:rPr>
          <w:rFonts w:ascii="Times New Roman" w:hAnsi="Times New Roman"/>
          <w:b/>
          <w:sz w:val="24"/>
          <w:szCs w:val="24"/>
        </w:rPr>
        <w:t>Signature with Date</w:t>
      </w:r>
    </w:p>
    <w:p w14:paraId="781F7A22" w14:textId="0F97D38E" w:rsidR="008A1AF3" w:rsidRPr="008A1AF3" w:rsidRDefault="009C4EF4" w:rsidP="00AF499B">
      <w:pPr>
        <w:spacing w:line="360" w:lineRule="auto"/>
        <w:jc w:val="both"/>
        <w:rPr>
          <w:rFonts w:ascii="Times New Roman" w:hAnsi="Times New Roman"/>
          <w:b/>
          <w:sz w:val="24"/>
          <w:szCs w:val="24"/>
        </w:rPr>
      </w:pPr>
      <w:r w:rsidRPr="008A1AF3">
        <w:rPr>
          <w:rFonts w:ascii="Times New Roman" w:hAnsi="Times New Roman"/>
          <w:noProof/>
          <w:sz w:val="24"/>
          <w:szCs w:val="24"/>
          <w:lang w:val="en-IN" w:eastAsia="en-IN"/>
        </w:rPr>
        <mc:AlternateContent>
          <mc:Choice Requires="wps">
            <w:drawing>
              <wp:anchor distT="0" distB="0" distL="114300" distR="114300" simplePos="0" relativeHeight="251658243" behindDoc="0" locked="0" layoutInCell="1" allowOverlap="1" wp14:anchorId="29EC3309" wp14:editId="4E9BAA61">
                <wp:simplePos x="0" y="0"/>
                <wp:positionH relativeFrom="margin">
                  <wp:align>center</wp:align>
                </wp:positionH>
                <wp:positionV relativeFrom="paragraph">
                  <wp:posOffset>54610</wp:posOffset>
                </wp:positionV>
                <wp:extent cx="1209040" cy="635"/>
                <wp:effectExtent l="0" t="0" r="29210" b="3746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04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DB6EBB" id="Straight Arrow Connector 2" o:spid="_x0000_s1026" type="#_x0000_t32" style="position:absolute;margin-left:0;margin-top:4.3pt;width:95.2pt;height:.0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" strokeweight="2pt">
                <w10:wrap anchorx="margin"/>
              </v:shape>
            </w:pict>
          </mc:Fallback>
        </mc:AlternateContent>
      </w:r>
      <w:r w:rsidR="008A1AF3" w:rsidRPr="008A1AF3">
        <w:rPr>
          <w:rFonts w:ascii="Times New Roman" w:hAnsi="Times New Roman"/>
          <w:noProof/>
          <w:sz w:val="24"/>
          <w:szCs w:val="24"/>
          <w:lang w:val="en-IN" w:eastAsia="en-IN"/>
        </w:rPr>
        <mc:AlternateContent>
          <mc:Choice Requires="wps">
            <w:drawing>
              <wp:anchor distT="0" distB="0" distL="114300" distR="114300" simplePos="0" relativeHeight="251658242" behindDoc="0" locked="0" layoutInCell="1" allowOverlap="1" wp14:anchorId="6B229ABD" wp14:editId="08AB2D9B">
                <wp:simplePos x="0" y="0"/>
                <wp:positionH relativeFrom="column">
                  <wp:posOffset>2009775</wp:posOffset>
                </wp:positionH>
                <wp:positionV relativeFrom="paragraph">
                  <wp:posOffset>166370</wp:posOffset>
                </wp:positionV>
                <wp:extent cx="2047875" cy="594995"/>
                <wp:effectExtent l="0" t="0" r="28575" b="1460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594995"/>
                        </a:xfrm>
                        <a:prstGeom prst="rect">
                          <a:avLst/>
                        </a:prstGeom>
                        <a:solidFill>
                          <a:srgbClr val="FFFFFF"/>
                        </a:solidFill>
                        <a:ln w="9525">
                          <a:solidFill>
                            <a:srgbClr val="FFFFFF"/>
                          </a:solidFill>
                          <a:miter lim="800000"/>
                          <a:headEnd/>
                          <a:tailEnd/>
                        </a:ln>
                      </wps:spPr>
                      <wps:txbx>
                        <w:txbxContent>
                          <w:p w14:paraId="4BCED7A8" w14:textId="78B3B8B2" w:rsidR="003E5E12" w:rsidRPr="008E32AE" w:rsidRDefault="003E5E12" w:rsidP="008A1AF3">
                            <w:pPr>
                              <w:rPr>
                                <w:rFonts w:ascii="Times New Roman" w:hAnsi="Times New Roman"/>
                                <w:b/>
                                <w:sz w:val="24"/>
                                <w:szCs w:val="24"/>
                              </w:rPr>
                            </w:pPr>
                            <w:r>
                              <w:rPr>
                                <w:b/>
                              </w:rPr>
                              <w:t xml:space="preserve">          </w:t>
                            </w:r>
                            <w:r w:rsidR="00606382">
                              <w:rPr>
                                <w:rFonts w:ascii="Times New Roman" w:hAnsi="Times New Roman"/>
                                <w:b/>
                                <w:sz w:val="24"/>
                                <w:szCs w:val="24"/>
                              </w:rPr>
                              <w:t xml:space="preserve">Dr. </w:t>
                            </w:r>
                            <w:r w:rsidR="00281A2C">
                              <w:rPr>
                                <w:rFonts w:ascii="Times New Roman" w:hAnsi="Times New Roman"/>
                                <w:b/>
                                <w:sz w:val="24"/>
                                <w:szCs w:val="24"/>
                              </w:rPr>
                              <w:t>C K Lokesh</w:t>
                            </w:r>
                            <w:r w:rsidRPr="008E32AE">
                              <w:rPr>
                                <w:rFonts w:ascii="Times New Roman" w:hAnsi="Times New Roman"/>
                                <w:b/>
                                <w:sz w:val="24"/>
                                <w:szCs w:val="24"/>
                              </w:rPr>
                              <w:t xml:space="preserve">                       </w:t>
                            </w:r>
                          </w:p>
                          <w:p w14:paraId="59343846" w14:textId="77777777" w:rsidR="003E5E12" w:rsidRPr="00C92492" w:rsidRDefault="00281A2C" w:rsidP="008A1AF3">
                            <w:r>
                              <w:rPr>
                                <w:rFonts w:ascii="Times New Roman" w:hAnsi="Times New Roman"/>
                                <w:b/>
                                <w:sz w:val="24"/>
                                <w:szCs w:val="24"/>
                              </w:rPr>
                              <w:t xml:space="preserve">                  </w:t>
                            </w:r>
                            <w:r w:rsidR="003E5E12" w:rsidRPr="008E32AE">
                              <w:rPr>
                                <w:rFonts w:ascii="Times New Roman" w:hAnsi="Times New Roman"/>
                                <w:b/>
                                <w:sz w:val="24"/>
                                <w:szCs w:val="24"/>
                              </w:rPr>
                              <w:t>Director</w:t>
                            </w:r>
                          </w:p>
                          <w:p w14:paraId="435FB304" w14:textId="77777777" w:rsidR="003E5E12" w:rsidRPr="00C92492" w:rsidRDefault="003E5E12" w:rsidP="008A1AF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229ABD" id="Text Box 12" o:spid="_x0000_s1029" type="#_x0000_t202" style="position:absolute;left:0;text-align:left;margin-left:158.25pt;margin-top:13.1pt;width:161.25pt;height:46.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" strokecolor="white">
                <v:textbox>
                  <w:txbxContent>
                    <w:p w14:paraId="4BCED7A8" w14:textId="78B3B8B2" w:rsidR="003E5E12" w:rsidRPr="008E32AE" w:rsidRDefault="003E5E12" w:rsidP="008A1AF3">
                      <w:pPr>
                        <w:rPr>
                          <w:rFonts w:ascii="Times New Roman" w:hAnsi="Times New Roman"/>
                          <w:b/>
                          <w:sz w:val="24"/>
                          <w:szCs w:val="24"/>
                        </w:rPr>
                      </w:pPr>
                      <w:r>
                        <w:rPr>
                          <w:b/>
                        </w:rPr>
                        <w:t xml:space="preserve">          </w:t>
                      </w:r>
                      <w:r w:rsidR="00606382">
                        <w:rPr>
                          <w:rFonts w:ascii="Times New Roman" w:hAnsi="Times New Roman"/>
                          <w:b/>
                          <w:sz w:val="24"/>
                          <w:szCs w:val="24"/>
                        </w:rPr>
                        <w:t xml:space="preserve">Dr. </w:t>
                      </w:r>
                      <w:r w:rsidR="00281A2C">
                        <w:rPr>
                          <w:rFonts w:ascii="Times New Roman" w:hAnsi="Times New Roman"/>
                          <w:b/>
                          <w:sz w:val="24"/>
                          <w:szCs w:val="24"/>
                        </w:rPr>
                        <w:t>C K Lokesh</w:t>
                      </w:r>
                      <w:r w:rsidRPr="008E32AE">
                        <w:rPr>
                          <w:rFonts w:ascii="Times New Roman" w:hAnsi="Times New Roman"/>
                          <w:b/>
                          <w:sz w:val="24"/>
                          <w:szCs w:val="24"/>
                        </w:rPr>
                        <w:t xml:space="preserve">                       </w:t>
                      </w:r>
                    </w:p>
                    <w:p w14:paraId="59343846" w14:textId="77777777" w:rsidR="003E5E12" w:rsidRPr="00C92492" w:rsidRDefault="00281A2C" w:rsidP="008A1AF3">
                      <w:r>
                        <w:rPr>
                          <w:rFonts w:ascii="Times New Roman" w:hAnsi="Times New Roman"/>
                          <w:b/>
                          <w:sz w:val="24"/>
                          <w:szCs w:val="24"/>
                        </w:rPr>
                        <w:t xml:space="preserve">                  </w:t>
                      </w:r>
                      <w:r w:rsidR="003E5E12" w:rsidRPr="008E32AE">
                        <w:rPr>
                          <w:rFonts w:ascii="Times New Roman" w:hAnsi="Times New Roman"/>
                          <w:b/>
                          <w:sz w:val="24"/>
                          <w:szCs w:val="24"/>
                        </w:rPr>
                        <w:t>Director</w:t>
                      </w:r>
                    </w:p>
                    <w:p w14:paraId="435FB304" w14:textId="77777777" w:rsidR="003E5E12" w:rsidRPr="00C92492" w:rsidRDefault="003E5E12" w:rsidP="008A1AF3"/>
                  </w:txbxContent>
                </v:textbox>
              </v:shape>
            </w:pict>
          </mc:Fallback>
        </mc:AlternateContent>
      </w:r>
      <w:r w:rsidR="008A1AF3" w:rsidRPr="008A1AF3">
        <w:rPr>
          <w:rFonts w:ascii="Times New Roman" w:hAnsi="Times New Roman"/>
          <w:b/>
          <w:sz w:val="24"/>
          <w:szCs w:val="24"/>
        </w:rPr>
        <w:softHyphen/>
      </w:r>
      <w:r w:rsidR="008A1AF3" w:rsidRPr="008A1AF3">
        <w:rPr>
          <w:rFonts w:ascii="Times New Roman" w:hAnsi="Times New Roman"/>
          <w:b/>
          <w:sz w:val="24"/>
          <w:szCs w:val="24"/>
        </w:rPr>
        <w:softHyphen/>
      </w:r>
      <w:r w:rsidR="008A1AF3" w:rsidRPr="008A1AF3">
        <w:rPr>
          <w:rFonts w:ascii="Times New Roman" w:hAnsi="Times New Roman"/>
          <w:b/>
          <w:sz w:val="24"/>
          <w:szCs w:val="24"/>
        </w:rPr>
        <w:softHyphen/>
      </w:r>
      <w:r w:rsidR="008A1AF3" w:rsidRPr="008A1AF3">
        <w:rPr>
          <w:rFonts w:ascii="Times New Roman" w:hAnsi="Times New Roman"/>
          <w:b/>
          <w:sz w:val="24"/>
          <w:szCs w:val="24"/>
        </w:rPr>
        <w:softHyphen/>
      </w:r>
      <w:r w:rsidR="008A1AF3" w:rsidRPr="008A1AF3">
        <w:rPr>
          <w:rFonts w:ascii="Times New Roman" w:hAnsi="Times New Roman"/>
          <w:b/>
          <w:sz w:val="24"/>
          <w:szCs w:val="24"/>
        </w:rPr>
        <w:softHyphen/>
      </w:r>
      <w:r w:rsidR="008A1AF3" w:rsidRPr="008A1AF3">
        <w:rPr>
          <w:rFonts w:ascii="Times New Roman" w:hAnsi="Times New Roman"/>
          <w:b/>
          <w:sz w:val="24"/>
          <w:szCs w:val="24"/>
        </w:rPr>
        <w:softHyphen/>
      </w:r>
      <w:r w:rsidR="008A1AF3" w:rsidRPr="008A1AF3">
        <w:rPr>
          <w:rFonts w:ascii="Times New Roman" w:hAnsi="Times New Roman"/>
          <w:b/>
          <w:sz w:val="24"/>
          <w:szCs w:val="24"/>
        </w:rPr>
        <w:softHyphen/>
      </w:r>
      <w:r w:rsidR="008A1AF3" w:rsidRPr="008A1AF3">
        <w:rPr>
          <w:rFonts w:ascii="Times New Roman" w:hAnsi="Times New Roman"/>
          <w:b/>
          <w:sz w:val="24"/>
          <w:szCs w:val="24"/>
        </w:rPr>
        <w:softHyphen/>
      </w:r>
      <w:r w:rsidR="008A1AF3" w:rsidRPr="008A1AF3">
        <w:rPr>
          <w:rFonts w:ascii="Times New Roman" w:hAnsi="Times New Roman"/>
          <w:b/>
          <w:sz w:val="24"/>
          <w:szCs w:val="24"/>
        </w:rPr>
        <w:softHyphen/>
      </w:r>
      <w:r w:rsidR="008A1AF3" w:rsidRPr="008A1AF3">
        <w:rPr>
          <w:rFonts w:ascii="Times New Roman" w:hAnsi="Times New Roman"/>
          <w:b/>
          <w:sz w:val="24"/>
          <w:szCs w:val="24"/>
        </w:rPr>
        <w:softHyphen/>
      </w:r>
      <w:r w:rsidR="008A1AF3" w:rsidRPr="008A1AF3">
        <w:rPr>
          <w:rFonts w:ascii="Times New Roman" w:hAnsi="Times New Roman"/>
          <w:b/>
          <w:sz w:val="24"/>
          <w:szCs w:val="24"/>
        </w:rPr>
        <w:softHyphen/>
      </w:r>
      <w:r w:rsidR="008A1AF3" w:rsidRPr="008A1AF3">
        <w:rPr>
          <w:rFonts w:ascii="Times New Roman" w:hAnsi="Times New Roman"/>
          <w:b/>
          <w:sz w:val="24"/>
          <w:szCs w:val="24"/>
        </w:rPr>
        <w:softHyphen/>
      </w:r>
      <w:r w:rsidR="008A1AF3" w:rsidRPr="008A1AF3">
        <w:rPr>
          <w:rFonts w:ascii="Times New Roman" w:hAnsi="Times New Roman"/>
          <w:b/>
          <w:sz w:val="24"/>
          <w:szCs w:val="24"/>
        </w:rPr>
        <w:softHyphen/>
      </w:r>
      <w:r w:rsidR="008A1AF3" w:rsidRPr="008A1AF3">
        <w:rPr>
          <w:rFonts w:ascii="Times New Roman" w:hAnsi="Times New Roman"/>
          <w:b/>
          <w:sz w:val="24"/>
          <w:szCs w:val="24"/>
        </w:rPr>
        <w:softHyphen/>
      </w:r>
      <w:r w:rsidR="008A1AF3" w:rsidRPr="008A1AF3">
        <w:rPr>
          <w:rFonts w:ascii="Times New Roman" w:hAnsi="Times New Roman"/>
          <w:b/>
          <w:sz w:val="24"/>
          <w:szCs w:val="24"/>
        </w:rPr>
        <w:softHyphen/>
      </w:r>
      <w:r w:rsidR="008A1AF3" w:rsidRPr="008A1AF3">
        <w:rPr>
          <w:rFonts w:ascii="Times New Roman" w:hAnsi="Times New Roman"/>
          <w:b/>
          <w:sz w:val="24"/>
          <w:szCs w:val="24"/>
        </w:rPr>
        <w:softHyphen/>
      </w:r>
      <w:r w:rsidR="008A1AF3" w:rsidRPr="008A1AF3">
        <w:rPr>
          <w:rFonts w:ascii="Times New Roman" w:hAnsi="Times New Roman"/>
          <w:b/>
          <w:sz w:val="24"/>
          <w:szCs w:val="24"/>
        </w:rPr>
        <w:softHyphen/>
      </w:r>
      <w:r w:rsidR="008A1AF3" w:rsidRPr="008A1AF3">
        <w:rPr>
          <w:rFonts w:ascii="Times New Roman" w:hAnsi="Times New Roman"/>
          <w:b/>
          <w:sz w:val="24"/>
          <w:szCs w:val="24"/>
        </w:rPr>
        <w:softHyphen/>
      </w:r>
      <w:r w:rsidR="008A1AF3" w:rsidRPr="008A1AF3">
        <w:rPr>
          <w:rFonts w:ascii="Times New Roman" w:hAnsi="Times New Roman"/>
          <w:b/>
          <w:sz w:val="24"/>
          <w:szCs w:val="24"/>
        </w:rPr>
        <w:softHyphen/>
        <w:t xml:space="preserve"> </w:t>
      </w:r>
    </w:p>
    <w:p w14:paraId="6A9D66F4" w14:textId="77777777" w:rsidR="008A1AF3" w:rsidRPr="008A1AF3" w:rsidRDefault="008A1AF3" w:rsidP="00AF499B">
      <w:pPr>
        <w:spacing w:line="360" w:lineRule="auto"/>
        <w:jc w:val="both"/>
        <w:rPr>
          <w:rFonts w:ascii="Times New Roman" w:hAnsi="Times New Roman"/>
          <w:b/>
          <w:sz w:val="24"/>
          <w:szCs w:val="24"/>
        </w:rPr>
      </w:pPr>
      <w:r w:rsidRPr="008A1AF3">
        <w:rPr>
          <w:rFonts w:ascii="Times New Roman" w:hAnsi="Times New Roman"/>
          <w:b/>
          <w:sz w:val="24"/>
          <w:szCs w:val="24"/>
        </w:rPr>
        <w:t xml:space="preserve">External Examiner </w:t>
      </w:r>
    </w:p>
    <w:p w14:paraId="155518D5" w14:textId="77777777" w:rsidR="00E35937" w:rsidRDefault="008A1AF3" w:rsidP="00AF499B">
      <w:pPr>
        <w:tabs>
          <w:tab w:val="left" w:pos="720"/>
          <w:tab w:val="left" w:pos="1440"/>
          <w:tab w:val="left" w:pos="2160"/>
          <w:tab w:val="left" w:pos="2880"/>
          <w:tab w:val="left" w:pos="3600"/>
          <w:tab w:val="right" w:pos="8667"/>
        </w:tabs>
        <w:spacing w:line="360" w:lineRule="auto"/>
        <w:jc w:val="both"/>
        <w:rPr>
          <w:rFonts w:ascii="Times New Roman" w:hAnsi="Times New Roman"/>
          <w:b/>
          <w:sz w:val="24"/>
          <w:szCs w:val="24"/>
        </w:rPr>
      </w:pPr>
      <w:r w:rsidRPr="008A1AF3">
        <w:rPr>
          <w:rFonts w:ascii="Times New Roman" w:hAnsi="Times New Roman"/>
          <w:b/>
          <w:sz w:val="24"/>
          <w:szCs w:val="24"/>
        </w:rPr>
        <w:t xml:space="preserve">       </w:t>
      </w:r>
    </w:p>
    <w:p w14:paraId="5BD9117C" w14:textId="0C981CD8" w:rsidR="008A1AF3" w:rsidRPr="008A1AF3" w:rsidRDefault="008A1AF3" w:rsidP="00AF499B">
      <w:pPr>
        <w:tabs>
          <w:tab w:val="left" w:pos="720"/>
          <w:tab w:val="left" w:pos="1440"/>
          <w:tab w:val="left" w:pos="2160"/>
          <w:tab w:val="left" w:pos="2880"/>
          <w:tab w:val="left" w:pos="3600"/>
          <w:tab w:val="right" w:pos="8667"/>
        </w:tabs>
        <w:spacing w:line="360" w:lineRule="auto"/>
        <w:jc w:val="both"/>
        <w:rPr>
          <w:rFonts w:ascii="Times New Roman" w:hAnsi="Times New Roman"/>
          <w:b/>
          <w:sz w:val="24"/>
          <w:szCs w:val="24"/>
        </w:rPr>
      </w:pPr>
      <w:r w:rsidRPr="008A1AF3">
        <w:rPr>
          <w:rFonts w:ascii="Times New Roman" w:hAnsi="Times New Roman"/>
          <w:b/>
          <w:sz w:val="24"/>
          <w:szCs w:val="24"/>
        </w:rPr>
        <w:t>Name of the Examiner with</w:t>
      </w:r>
      <w:r w:rsidRPr="008A1AF3">
        <w:rPr>
          <w:rFonts w:ascii="Times New Roman" w:hAnsi="Times New Roman"/>
          <w:sz w:val="24"/>
          <w:szCs w:val="24"/>
        </w:rPr>
        <w:t xml:space="preserve"> </w:t>
      </w:r>
      <w:r w:rsidRPr="008A1AF3">
        <w:rPr>
          <w:rFonts w:ascii="Times New Roman" w:hAnsi="Times New Roman"/>
          <w:b/>
          <w:sz w:val="24"/>
          <w:szCs w:val="24"/>
        </w:rPr>
        <w:t>Affiliation</w:t>
      </w:r>
      <w:r w:rsidRPr="008A1AF3">
        <w:rPr>
          <w:rFonts w:ascii="Times New Roman" w:hAnsi="Times New Roman"/>
          <w:sz w:val="24"/>
          <w:szCs w:val="24"/>
        </w:rPr>
        <w:t xml:space="preserve">                           </w:t>
      </w:r>
      <w:r w:rsidR="00E35937">
        <w:rPr>
          <w:rFonts w:ascii="Times New Roman" w:hAnsi="Times New Roman"/>
          <w:sz w:val="24"/>
          <w:szCs w:val="24"/>
        </w:rPr>
        <w:t xml:space="preserve">                        </w:t>
      </w:r>
      <w:r w:rsidRPr="008A1AF3">
        <w:rPr>
          <w:rFonts w:ascii="Times New Roman" w:hAnsi="Times New Roman"/>
          <w:sz w:val="24"/>
          <w:szCs w:val="24"/>
        </w:rPr>
        <w:t xml:space="preserve"> </w:t>
      </w:r>
      <w:r w:rsidRPr="008A1AF3">
        <w:rPr>
          <w:rFonts w:ascii="Times New Roman" w:hAnsi="Times New Roman"/>
          <w:b/>
          <w:sz w:val="24"/>
          <w:szCs w:val="24"/>
        </w:rPr>
        <w:t>Signature with Date</w:t>
      </w:r>
    </w:p>
    <w:p w14:paraId="3180A088" w14:textId="77777777" w:rsidR="008A1AF3" w:rsidRPr="00E35937" w:rsidRDefault="008A1AF3" w:rsidP="00AF499B">
      <w:pPr>
        <w:spacing w:line="360" w:lineRule="auto"/>
        <w:jc w:val="both"/>
        <w:rPr>
          <w:rFonts w:ascii="Times New Roman" w:hAnsi="Times New Roman"/>
          <w:b/>
          <w:bCs/>
          <w:sz w:val="24"/>
          <w:szCs w:val="24"/>
        </w:rPr>
      </w:pPr>
      <w:r w:rsidRPr="00E35937">
        <w:rPr>
          <w:rFonts w:ascii="Times New Roman" w:hAnsi="Times New Roman"/>
          <w:b/>
          <w:bCs/>
          <w:sz w:val="24"/>
          <w:szCs w:val="24"/>
        </w:rPr>
        <w:t>1.</w:t>
      </w:r>
    </w:p>
    <w:p w14:paraId="2E9B5D1F" w14:textId="77777777" w:rsidR="00281A2C" w:rsidRPr="00E35937" w:rsidRDefault="008A1AF3" w:rsidP="00AF499B">
      <w:pPr>
        <w:spacing w:line="360" w:lineRule="auto"/>
        <w:jc w:val="both"/>
        <w:rPr>
          <w:rFonts w:ascii="Times New Roman" w:hAnsi="Times New Roman"/>
          <w:b/>
          <w:bCs/>
          <w:sz w:val="24"/>
          <w:szCs w:val="24"/>
        </w:rPr>
      </w:pPr>
      <w:r w:rsidRPr="00E35937">
        <w:rPr>
          <w:rFonts w:ascii="Times New Roman" w:hAnsi="Times New Roman"/>
          <w:b/>
          <w:bCs/>
          <w:sz w:val="24"/>
          <w:szCs w:val="24"/>
        </w:rPr>
        <w:t>2.</w:t>
      </w:r>
    </w:p>
    <w:p w14:paraId="19502E54" w14:textId="77777777" w:rsidR="00281A2C" w:rsidRDefault="00281A2C" w:rsidP="00AF499B">
      <w:pPr>
        <w:spacing w:line="360" w:lineRule="auto"/>
        <w:jc w:val="both"/>
        <w:rPr>
          <w:rFonts w:ascii="Times New Roman" w:hAnsi="Times New Roman"/>
          <w:sz w:val="24"/>
          <w:szCs w:val="24"/>
        </w:rPr>
      </w:pPr>
    </w:p>
    <w:p w14:paraId="7D634702" w14:textId="77777777" w:rsidR="009C4EF4" w:rsidRDefault="009C4EF4" w:rsidP="00AF499B">
      <w:pPr>
        <w:spacing w:line="360" w:lineRule="auto"/>
        <w:jc w:val="both"/>
        <w:rPr>
          <w:rFonts w:ascii="Times New Roman" w:hAnsi="Times New Roman"/>
          <w:b/>
          <w:color w:val="000000"/>
          <w:sz w:val="32"/>
          <w:szCs w:val="32"/>
        </w:rPr>
      </w:pPr>
    </w:p>
    <w:p w14:paraId="340E0B9B" w14:textId="14F7B18E" w:rsidR="008E32AE" w:rsidRPr="00281A2C" w:rsidRDefault="008E32AE" w:rsidP="00C03B40">
      <w:pPr>
        <w:spacing w:line="360" w:lineRule="auto"/>
        <w:jc w:val="center"/>
        <w:rPr>
          <w:rFonts w:ascii="Times New Roman" w:hAnsi="Times New Roman"/>
          <w:sz w:val="24"/>
          <w:szCs w:val="24"/>
        </w:rPr>
      </w:pPr>
      <w:r w:rsidRPr="007B2ECC">
        <w:rPr>
          <w:rFonts w:ascii="Times New Roman" w:hAnsi="Times New Roman"/>
          <w:b/>
          <w:color w:val="000000"/>
          <w:sz w:val="32"/>
          <w:szCs w:val="32"/>
        </w:rPr>
        <w:t>DECLARATION</w:t>
      </w:r>
    </w:p>
    <w:p w14:paraId="19E010E7" w14:textId="77777777" w:rsidR="008E32AE" w:rsidRDefault="008E32AE" w:rsidP="00AF499B">
      <w:pPr>
        <w:widowControl w:val="0"/>
        <w:autoSpaceDE w:val="0"/>
        <w:autoSpaceDN w:val="0"/>
        <w:adjustRightInd w:val="0"/>
        <w:spacing w:after="0"/>
        <w:jc w:val="both"/>
        <w:rPr>
          <w:rFonts w:ascii="Times New Roman" w:hAnsi="Times New Roman"/>
          <w:color w:val="000000"/>
          <w:sz w:val="24"/>
          <w:szCs w:val="24"/>
        </w:rPr>
      </w:pPr>
    </w:p>
    <w:p w14:paraId="43F52E5B" w14:textId="46DEF7A9" w:rsidR="008E32AE" w:rsidRPr="007A34A0" w:rsidRDefault="00E35937" w:rsidP="00AF499B">
      <w:pPr>
        <w:widowControl w:val="0"/>
        <w:autoSpaceDE w:val="0"/>
        <w:autoSpaceDN w:val="0"/>
        <w:adjustRightInd w:val="0"/>
        <w:spacing w:after="0"/>
        <w:jc w:val="both"/>
        <w:rPr>
          <w:rFonts w:ascii="Times New Roman" w:hAnsi="Times New Roman"/>
          <w:sz w:val="24"/>
          <w:szCs w:val="24"/>
        </w:rPr>
      </w:pPr>
      <w:r>
        <w:rPr>
          <w:rFonts w:ascii="Times New Roman" w:hAnsi="Times New Roman"/>
          <w:color w:val="000000"/>
          <w:sz w:val="24"/>
          <w:szCs w:val="24"/>
        </w:rPr>
        <w:t xml:space="preserve">I, Bhavana L N- R22DB008 </w:t>
      </w:r>
      <w:r w:rsidR="008E32AE">
        <w:rPr>
          <w:rFonts w:ascii="Times New Roman" w:hAnsi="Times New Roman"/>
          <w:color w:val="000000"/>
          <w:sz w:val="24"/>
          <w:szCs w:val="24"/>
        </w:rPr>
        <w:t xml:space="preserve">pursuing </w:t>
      </w:r>
      <w:r w:rsidR="00EE3780">
        <w:rPr>
          <w:rFonts w:ascii="Times New Roman" w:hAnsi="Times New Roman"/>
          <w:color w:val="000000"/>
          <w:sz w:val="24"/>
          <w:szCs w:val="24"/>
        </w:rPr>
        <w:t>our</w:t>
      </w:r>
      <w:r w:rsidR="008E32AE">
        <w:rPr>
          <w:rFonts w:ascii="Times New Roman" w:hAnsi="Times New Roman"/>
          <w:color w:val="000000"/>
          <w:sz w:val="24"/>
          <w:szCs w:val="24"/>
        </w:rPr>
        <w:t xml:space="preserve"> </w:t>
      </w:r>
      <w:r w:rsidR="008E32AE" w:rsidRPr="008E32AE">
        <w:rPr>
          <w:rFonts w:ascii="Times New Roman" w:hAnsi="Times New Roman"/>
          <w:b/>
          <w:color w:val="000000"/>
          <w:sz w:val="24"/>
          <w:szCs w:val="24"/>
        </w:rPr>
        <w:t>B</w:t>
      </w:r>
      <w:r w:rsidR="00355286">
        <w:rPr>
          <w:rFonts w:ascii="Times New Roman" w:hAnsi="Times New Roman"/>
          <w:b/>
          <w:bCs/>
          <w:sz w:val="24"/>
          <w:szCs w:val="24"/>
        </w:rPr>
        <w:t>achelor of Science (C</w:t>
      </w:r>
      <w:r>
        <w:rPr>
          <w:rFonts w:ascii="Times New Roman" w:hAnsi="Times New Roman"/>
          <w:b/>
          <w:bCs/>
          <w:sz w:val="24"/>
          <w:szCs w:val="24"/>
        </w:rPr>
        <w:t xml:space="preserve">loud computing and big data) </w:t>
      </w:r>
      <w:r w:rsidR="008E32AE">
        <w:rPr>
          <w:rFonts w:ascii="Times New Roman" w:hAnsi="Times New Roman"/>
          <w:color w:val="000000"/>
          <w:sz w:val="24"/>
          <w:szCs w:val="24"/>
        </w:rPr>
        <w:t xml:space="preserve">offered by School of Computer Science and Applications, REVA University, declare </w:t>
      </w:r>
      <w:r w:rsidR="008E32AE" w:rsidRPr="007A34A0">
        <w:rPr>
          <w:rFonts w:ascii="Times New Roman" w:hAnsi="Times New Roman"/>
          <w:color w:val="000000"/>
          <w:sz w:val="24"/>
          <w:szCs w:val="24"/>
        </w:rPr>
        <w:t xml:space="preserve">that this </w:t>
      </w:r>
      <w:r w:rsidR="008E32AE">
        <w:rPr>
          <w:rFonts w:ascii="Times New Roman" w:hAnsi="Times New Roman"/>
          <w:color w:val="000000"/>
          <w:sz w:val="24"/>
          <w:szCs w:val="24"/>
        </w:rPr>
        <w:t xml:space="preserve">Project titled - </w:t>
      </w:r>
      <w:r w:rsidR="00EE3780" w:rsidRPr="00EE3780">
        <w:rPr>
          <w:rFonts w:ascii="Times New Roman" w:hAnsi="Times New Roman"/>
          <w:b/>
          <w:bCs/>
          <w:color w:val="000000"/>
          <w:sz w:val="24"/>
          <w:szCs w:val="24"/>
        </w:rPr>
        <w:t>“</w:t>
      </w:r>
      <w:r>
        <w:rPr>
          <w:rFonts w:ascii="Times New Roman" w:hAnsi="Times New Roman"/>
          <w:b/>
          <w:bCs/>
          <w:sz w:val="24"/>
          <w:szCs w:val="24"/>
        </w:rPr>
        <w:t>Text-to-image generator using AWS</w:t>
      </w:r>
      <w:r w:rsidR="00EE3780">
        <w:rPr>
          <w:rFonts w:ascii="Times New Roman" w:hAnsi="Times New Roman"/>
          <w:b/>
          <w:bCs/>
          <w:sz w:val="24"/>
          <w:szCs w:val="24"/>
        </w:rPr>
        <w:t>”</w:t>
      </w:r>
      <w:r w:rsidR="00EE3780">
        <w:rPr>
          <w:rFonts w:ascii="Times New Roman" w:hAnsi="Times New Roman"/>
          <w:color w:val="000000"/>
          <w:sz w:val="24"/>
          <w:szCs w:val="24"/>
        </w:rPr>
        <w:t xml:space="preserve"> </w:t>
      </w:r>
      <w:r w:rsidR="008E32AE" w:rsidRPr="007A34A0">
        <w:rPr>
          <w:rFonts w:ascii="Times New Roman" w:hAnsi="Times New Roman"/>
          <w:color w:val="000000"/>
          <w:sz w:val="24"/>
          <w:szCs w:val="24"/>
        </w:rPr>
        <w:t xml:space="preserve">is the result </w:t>
      </w:r>
      <w:r w:rsidR="008E32AE">
        <w:rPr>
          <w:rFonts w:ascii="Times New Roman" w:hAnsi="Times New Roman"/>
          <w:color w:val="000000"/>
          <w:sz w:val="24"/>
          <w:szCs w:val="24"/>
        </w:rPr>
        <w:t>of the Project W</w:t>
      </w:r>
      <w:r w:rsidR="008E32AE" w:rsidRPr="007A34A0">
        <w:rPr>
          <w:rFonts w:ascii="Times New Roman" w:hAnsi="Times New Roman"/>
          <w:color w:val="000000"/>
          <w:sz w:val="24"/>
          <w:szCs w:val="24"/>
        </w:rPr>
        <w:t>ork</w:t>
      </w:r>
      <w:r w:rsidR="008E32AE">
        <w:rPr>
          <w:rFonts w:ascii="Times New Roman" w:hAnsi="Times New Roman"/>
          <w:color w:val="000000"/>
          <w:sz w:val="24"/>
          <w:szCs w:val="24"/>
        </w:rPr>
        <w:t xml:space="preserve"> </w:t>
      </w:r>
      <w:r w:rsidR="008E32AE" w:rsidRPr="007A34A0">
        <w:rPr>
          <w:rFonts w:ascii="Times New Roman" w:hAnsi="Times New Roman"/>
          <w:color w:val="000000"/>
          <w:sz w:val="24"/>
          <w:szCs w:val="24"/>
        </w:rPr>
        <w:t xml:space="preserve">done by me under the supervision of </w:t>
      </w:r>
      <w:r w:rsidRPr="00E35937">
        <w:rPr>
          <w:rFonts w:ascii="Times New Roman" w:hAnsi="Times New Roman"/>
          <w:b/>
          <w:bCs/>
          <w:color w:val="000000"/>
          <w:sz w:val="24"/>
          <w:szCs w:val="24"/>
        </w:rPr>
        <w:t>Dr. Devi</w:t>
      </w:r>
      <w:r>
        <w:rPr>
          <w:rFonts w:ascii="Times New Roman" w:hAnsi="Times New Roman"/>
          <w:color w:val="000000"/>
          <w:sz w:val="24"/>
          <w:szCs w:val="24"/>
        </w:rPr>
        <w:t xml:space="preserve"> </w:t>
      </w:r>
      <w:r w:rsidR="008E32AE" w:rsidRPr="007A34A0">
        <w:rPr>
          <w:rFonts w:ascii="Times New Roman" w:hAnsi="Times New Roman"/>
          <w:color w:val="000000"/>
          <w:sz w:val="24"/>
          <w:szCs w:val="24"/>
        </w:rPr>
        <w:t xml:space="preserve">at </w:t>
      </w:r>
      <w:r w:rsidR="00EE3780">
        <w:rPr>
          <w:rFonts w:ascii="Times New Roman" w:hAnsi="Times New Roman"/>
          <w:color w:val="000000"/>
          <w:sz w:val="24"/>
          <w:szCs w:val="24"/>
        </w:rPr>
        <w:t>REVA University</w:t>
      </w:r>
      <w:r w:rsidR="008E32AE" w:rsidRPr="007A34A0">
        <w:rPr>
          <w:rFonts w:ascii="Times New Roman" w:hAnsi="Times New Roman"/>
          <w:color w:val="000000"/>
          <w:sz w:val="24"/>
          <w:szCs w:val="24"/>
        </w:rPr>
        <w:t>.</w:t>
      </w:r>
    </w:p>
    <w:p w14:paraId="30003AFE" w14:textId="77777777" w:rsidR="008E32AE" w:rsidRPr="007A34A0" w:rsidRDefault="008E32AE" w:rsidP="00AF499B">
      <w:pPr>
        <w:widowControl w:val="0"/>
        <w:autoSpaceDE w:val="0"/>
        <w:autoSpaceDN w:val="0"/>
        <w:adjustRightInd w:val="0"/>
        <w:spacing w:after="0"/>
        <w:jc w:val="both"/>
        <w:rPr>
          <w:rFonts w:ascii="Times New Roman" w:hAnsi="Times New Roman"/>
          <w:sz w:val="24"/>
          <w:szCs w:val="24"/>
        </w:rPr>
      </w:pPr>
    </w:p>
    <w:p w14:paraId="13E3E543" w14:textId="40F70BEB" w:rsidR="008E32AE" w:rsidRPr="007A34A0" w:rsidRDefault="008E32AE" w:rsidP="00AF499B">
      <w:pPr>
        <w:widowControl w:val="0"/>
        <w:autoSpaceDE w:val="0"/>
        <w:autoSpaceDN w:val="0"/>
        <w:adjustRightInd w:val="0"/>
        <w:spacing w:after="0"/>
        <w:jc w:val="both"/>
        <w:rPr>
          <w:rFonts w:ascii="Times New Roman" w:hAnsi="Times New Roman"/>
          <w:sz w:val="24"/>
          <w:szCs w:val="24"/>
        </w:rPr>
      </w:pPr>
      <w:r w:rsidRPr="007A34A0">
        <w:rPr>
          <w:rFonts w:ascii="Times New Roman" w:hAnsi="Times New Roman"/>
          <w:color w:val="000000"/>
          <w:sz w:val="24"/>
          <w:szCs w:val="24"/>
        </w:rPr>
        <w:t xml:space="preserve">I am submitting this </w:t>
      </w:r>
      <w:r>
        <w:rPr>
          <w:rFonts w:ascii="Times New Roman" w:hAnsi="Times New Roman"/>
          <w:color w:val="000000"/>
          <w:sz w:val="24"/>
          <w:szCs w:val="24"/>
        </w:rPr>
        <w:t>Project Work</w:t>
      </w:r>
      <w:r w:rsidRPr="007A34A0">
        <w:rPr>
          <w:rFonts w:ascii="Times New Roman" w:hAnsi="Times New Roman"/>
          <w:color w:val="000000"/>
          <w:sz w:val="24"/>
          <w:szCs w:val="24"/>
        </w:rPr>
        <w:t xml:space="preserve"> </w:t>
      </w:r>
      <w:r>
        <w:rPr>
          <w:rFonts w:ascii="Times New Roman" w:hAnsi="Times New Roman"/>
          <w:color w:val="000000"/>
          <w:sz w:val="24"/>
          <w:szCs w:val="24"/>
        </w:rPr>
        <w:t xml:space="preserve">in partial fulfillment of the requirements </w:t>
      </w:r>
      <w:r w:rsidRPr="007A34A0">
        <w:rPr>
          <w:rFonts w:ascii="Times New Roman" w:hAnsi="Times New Roman"/>
          <w:color w:val="000000"/>
          <w:sz w:val="24"/>
          <w:szCs w:val="24"/>
        </w:rPr>
        <w:t>for</w:t>
      </w:r>
      <w:r>
        <w:rPr>
          <w:rFonts w:ascii="Times New Roman" w:hAnsi="Times New Roman"/>
          <w:color w:val="000000"/>
          <w:sz w:val="24"/>
          <w:szCs w:val="24"/>
        </w:rPr>
        <w:t xml:space="preserve"> the </w:t>
      </w:r>
      <w:r w:rsidRPr="007A34A0">
        <w:rPr>
          <w:rFonts w:ascii="Times New Roman" w:hAnsi="Times New Roman"/>
          <w:color w:val="000000"/>
          <w:sz w:val="24"/>
          <w:szCs w:val="24"/>
        </w:rPr>
        <w:t xml:space="preserve">award of the degree of </w:t>
      </w:r>
      <w:r w:rsidR="00355286" w:rsidRPr="008E32AE">
        <w:rPr>
          <w:rFonts w:ascii="Times New Roman" w:hAnsi="Times New Roman"/>
          <w:b/>
          <w:color w:val="000000"/>
          <w:sz w:val="24"/>
          <w:szCs w:val="24"/>
        </w:rPr>
        <w:t>B</w:t>
      </w:r>
      <w:r w:rsidR="00355286">
        <w:rPr>
          <w:rFonts w:ascii="Times New Roman" w:hAnsi="Times New Roman"/>
          <w:b/>
          <w:bCs/>
          <w:sz w:val="24"/>
          <w:szCs w:val="24"/>
        </w:rPr>
        <w:t>achelor of Science (C</w:t>
      </w:r>
      <w:r w:rsidR="00606382">
        <w:rPr>
          <w:rFonts w:ascii="Times New Roman" w:hAnsi="Times New Roman"/>
          <w:b/>
          <w:bCs/>
          <w:sz w:val="24"/>
          <w:szCs w:val="24"/>
        </w:rPr>
        <w:t>loud computing and big data</w:t>
      </w:r>
      <w:r w:rsidR="00355286">
        <w:rPr>
          <w:rFonts w:ascii="Times New Roman" w:hAnsi="Times New Roman"/>
          <w:b/>
          <w:bCs/>
          <w:sz w:val="24"/>
          <w:szCs w:val="24"/>
        </w:rPr>
        <w:t>)</w:t>
      </w:r>
      <w:r>
        <w:rPr>
          <w:rFonts w:ascii="Times New Roman" w:hAnsi="Times New Roman"/>
          <w:b/>
          <w:bCs/>
          <w:sz w:val="24"/>
          <w:szCs w:val="24"/>
        </w:rPr>
        <w:t xml:space="preserve"> </w:t>
      </w:r>
      <w:r>
        <w:rPr>
          <w:rFonts w:ascii="Times New Roman" w:hAnsi="Times New Roman"/>
          <w:color w:val="000000"/>
          <w:sz w:val="24"/>
          <w:szCs w:val="24"/>
        </w:rPr>
        <w:t xml:space="preserve">by </w:t>
      </w:r>
      <w:r w:rsidRPr="007A34A0">
        <w:rPr>
          <w:rFonts w:ascii="Times New Roman" w:hAnsi="Times New Roman"/>
          <w:color w:val="000000"/>
          <w:sz w:val="24"/>
          <w:szCs w:val="24"/>
        </w:rPr>
        <w:t>REVA University, B</w:t>
      </w:r>
      <w:r>
        <w:rPr>
          <w:rFonts w:ascii="Times New Roman" w:hAnsi="Times New Roman"/>
          <w:color w:val="000000"/>
          <w:sz w:val="24"/>
          <w:szCs w:val="24"/>
        </w:rPr>
        <w:t>engaluru, during the Academic Year 202</w:t>
      </w:r>
      <w:r w:rsidR="00EE3780">
        <w:rPr>
          <w:rFonts w:ascii="Times New Roman" w:hAnsi="Times New Roman"/>
          <w:color w:val="000000"/>
          <w:sz w:val="24"/>
          <w:szCs w:val="24"/>
        </w:rPr>
        <w:t>3</w:t>
      </w:r>
      <w:r w:rsidR="00557FAE">
        <w:rPr>
          <w:rFonts w:ascii="Times New Roman" w:hAnsi="Times New Roman"/>
          <w:color w:val="000000"/>
          <w:sz w:val="24"/>
          <w:szCs w:val="24"/>
        </w:rPr>
        <w:t>-2</w:t>
      </w:r>
      <w:r w:rsidR="00EE3780">
        <w:rPr>
          <w:rFonts w:ascii="Times New Roman" w:hAnsi="Times New Roman"/>
          <w:color w:val="000000"/>
          <w:sz w:val="24"/>
          <w:szCs w:val="24"/>
        </w:rPr>
        <w:t>4</w:t>
      </w:r>
      <w:r>
        <w:rPr>
          <w:rFonts w:ascii="Times New Roman" w:hAnsi="Times New Roman"/>
          <w:color w:val="000000"/>
          <w:sz w:val="24"/>
          <w:szCs w:val="24"/>
        </w:rPr>
        <w:t>.</w:t>
      </w:r>
    </w:p>
    <w:p w14:paraId="28DEFDA7" w14:textId="77777777" w:rsidR="008E32AE" w:rsidRDefault="008E32AE" w:rsidP="00AF499B">
      <w:pPr>
        <w:widowControl w:val="0"/>
        <w:overflowPunct w:val="0"/>
        <w:autoSpaceDE w:val="0"/>
        <w:autoSpaceDN w:val="0"/>
        <w:adjustRightInd w:val="0"/>
        <w:spacing w:after="0"/>
        <w:ind w:right="140"/>
        <w:jc w:val="both"/>
        <w:rPr>
          <w:rFonts w:ascii="Times New Roman" w:hAnsi="Times New Roman"/>
          <w:color w:val="000000"/>
          <w:sz w:val="24"/>
          <w:szCs w:val="24"/>
        </w:rPr>
      </w:pPr>
    </w:p>
    <w:p w14:paraId="0DB5BFFF" w14:textId="77777777" w:rsidR="008E32AE" w:rsidRPr="007A34A0" w:rsidRDefault="008E32AE" w:rsidP="00AF499B">
      <w:pPr>
        <w:widowControl w:val="0"/>
        <w:overflowPunct w:val="0"/>
        <w:autoSpaceDE w:val="0"/>
        <w:autoSpaceDN w:val="0"/>
        <w:adjustRightInd w:val="0"/>
        <w:spacing w:after="0"/>
        <w:ind w:right="140"/>
        <w:jc w:val="both"/>
        <w:rPr>
          <w:rFonts w:ascii="Times New Roman" w:hAnsi="Times New Roman"/>
          <w:sz w:val="24"/>
          <w:szCs w:val="24"/>
        </w:rPr>
      </w:pPr>
      <w:r w:rsidRPr="007A34A0">
        <w:rPr>
          <w:rFonts w:ascii="Times New Roman" w:hAnsi="Times New Roman"/>
          <w:color w:val="000000"/>
          <w:sz w:val="24"/>
          <w:szCs w:val="24"/>
        </w:rPr>
        <w:t xml:space="preserve">I further </w:t>
      </w:r>
      <w:r>
        <w:rPr>
          <w:rFonts w:ascii="Times New Roman" w:hAnsi="Times New Roman"/>
          <w:color w:val="000000"/>
          <w:sz w:val="24"/>
          <w:szCs w:val="24"/>
        </w:rPr>
        <w:t>declare that this Project Report</w:t>
      </w:r>
      <w:r w:rsidRPr="007A34A0">
        <w:rPr>
          <w:rFonts w:ascii="Times New Roman" w:hAnsi="Times New Roman"/>
          <w:color w:val="000000"/>
          <w:sz w:val="24"/>
          <w:szCs w:val="24"/>
        </w:rPr>
        <w:t xml:space="preserve"> or any part of it has not been submitted for </w:t>
      </w:r>
      <w:r>
        <w:rPr>
          <w:rFonts w:ascii="Times New Roman" w:hAnsi="Times New Roman"/>
          <w:color w:val="000000"/>
          <w:sz w:val="24"/>
          <w:szCs w:val="24"/>
        </w:rPr>
        <w:t xml:space="preserve">the </w:t>
      </w:r>
      <w:r w:rsidRPr="007A34A0">
        <w:rPr>
          <w:rFonts w:ascii="Times New Roman" w:hAnsi="Times New Roman"/>
          <w:color w:val="000000"/>
          <w:sz w:val="24"/>
          <w:szCs w:val="24"/>
        </w:rPr>
        <w:t xml:space="preserve">award of any other </w:t>
      </w:r>
      <w:r>
        <w:rPr>
          <w:rFonts w:ascii="Times New Roman" w:hAnsi="Times New Roman"/>
          <w:color w:val="000000"/>
          <w:sz w:val="24"/>
          <w:szCs w:val="24"/>
        </w:rPr>
        <w:t>D</w:t>
      </w:r>
      <w:r w:rsidRPr="007A34A0">
        <w:rPr>
          <w:rFonts w:ascii="Times New Roman" w:hAnsi="Times New Roman"/>
          <w:color w:val="000000"/>
          <w:sz w:val="24"/>
          <w:szCs w:val="24"/>
        </w:rPr>
        <w:t>egree</w:t>
      </w:r>
      <w:r>
        <w:rPr>
          <w:rFonts w:ascii="Times New Roman" w:hAnsi="Times New Roman"/>
          <w:color w:val="000000"/>
          <w:sz w:val="24"/>
          <w:szCs w:val="24"/>
        </w:rPr>
        <w:t xml:space="preserve"> </w:t>
      </w:r>
      <w:r w:rsidRPr="007A34A0">
        <w:rPr>
          <w:rFonts w:ascii="Times New Roman" w:hAnsi="Times New Roman"/>
          <w:color w:val="000000"/>
          <w:sz w:val="24"/>
          <w:szCs w:val="24"/>
        </w:rPr>
        <w:t>/</w:t>
      </w:r>
      <w:r>
        <w:rPr>
          <w:rFonts w:ascii="Times New Roman" w:hAnsi="Times New Roman"/>
          <w:color w:val="000000"/>
          <w:sz w:val="24"/>
          <w:szCs w:val="24"/>
        </w:rPr>
        <w:t xml:space="preserve"> D</w:t>
      </w:r>
      <w:r w:rsidRPr="007A34A0">
        <w:rPr>
          <w:rFonts w:ascii="Times New Roman" w:hAnsi="Times New Roman"/>
          <w:color w:val="000000"/>
          <w:sz w:val="24"/>
          <w:szCs w:val="24"/>
        </w:rPr>
        <w:t xml:space="preserve">iploma of this </w:t>
      </w:r>
      <w:r>
        <w:rPr>
          <w:rFonts w:ascii="Times New Roman" w:hAnsi="Times New Roman"/>
          <w:color w:val="000000"/>
          <w:sz w:val="24"/>
          <w:szCs w:val="24"/>
        </w:rPr>
        <w:t xml:space="preserve">University </w:t>
      </w:r>
      <w:r w:rsidRPr="007A34A0">
        <w:rPr>
          <w:rFonts w:ascii="Times New Roman" w:hAnsi="Times New Roman"/>
          <w:color w:val="000000"/>
          <w:sz w:val="24"/>
          <w:szCs w:val="24"/>
        </w:rPr>
        <w:t>or any other University</w:t>
      </w:r>
      <w:r>
        <w:rPr>
          <w:rFonts w:ascii="Times New Roman" w:hAnsi="Times New Roman"/>
          <w:color w:val="000000"/>
          <w:sz w:val="24"/>
          <w:szCs w:val="24"/>
        </w:rPr>
        <w:t>/ Institution</w:t>
      </w:r>
      <w:r w:rsidRPr="007A34A0">
        <w:rPr>
          <w:rFonts w:ascii="Times New Roman" w:hAnsi="Times New Roman"/>
          <w:color w:val="000000"/>
          <w:sz w:val="24"/>
          <w:szCs w:val="24"/>
        </w:rPr>
        <w:t>.</w:t>
      </w:r>
    </w:p>
    <w:p w14:paraId="10934253" w14:textId="77777777" w:rsidR="008E32AE" w:rsidRPr="007A34A0" w:rsidRDefault="008E32AE" w:rsidP="00AF499B">
      <w:pPr>
        <w:widowControl w:val="0"/>
        <w:autoSpaceDE w:val="0"/>
        <w:autoSpaceDN w:val="0"/>
        <w:adjustRightInd w:val="0"/>
        <w:spacing w:after="0"/>
        <w:jc w:val="both"/>
        <w:rPr>
          <w:rFonts w:ascii="Times New Roman" w:hAnsi="Times New Roman"/>
          <w:sz w:val="24"/>
          <w:szCs w:val="24"/>
        </w:rPr>
      </w:pPr>
    </w:p>
    <w:p w14:paraId="7C6435D4" w14:textId="77777777" w:rsidR="008E32AE" w:rsidRPr="007A34A0" w:rsidRDefault="008E32AE" w:rsidP="00AF499B">
      <w:pPr>
        <w:widowControl w:val="0"/>
        <w:autoSpaceDE w:val="0"/>
        <w:autoSpaceDN w:val="0"/>
        <w:adjustRightInd w:val="0"/>
        <w:spacing w:after="0"/>
        <w:jc w:val="both"/>
        <w:rPr>
          <w:rFonts w:ascii="Times New Roman" w:hAnsi="Times New Roman"/>
          <w:sz w:val="24"/>
          <w:szCs w:val="24"/>
        </w:rPr>
      </w:pPr>
    </w:p>
    <w:p w14:paraId="2B71F164" w14:textId="193FDA4E" w:rsidR="008E32AE" w:rsidRPr="007A34A0" w:rsidRDefault="00442FC1" w:rsidP="000D2D84">
      <w:pPr>
        <w:widowControl w:val="0"/>
        <w:autoSpaceDE w:val="0"/>
        <w:autoSpaceDN w:val="0"/>
        <w:adjustRightInd w:val="0"/>
        <w:spacing w:after="0"/>
        <w:rPr>
          <w:rFonts w:ascii="Times New Roman" w:hAnsi="Times New Roman"/>
          <w:sz w:val="24"/>
          <w:szCs w:val="24"/>
        </w:rPr>
      </w:pPr>
      <w:r>
        <w:rPr>
          <w:rFonts w:ascii="Times New Roman" w:hAnsi="Times New Roman"/>
          <w:i/>
          <w:iCs/>
          <w:color w:val="000000"/>
          <w:sz w:val="24"/>
          <w:szCs w:val="24"/>
        </w:rPr>
        <w:t>Bhavana L N</w:t>
      </w:r>
    </w:p>
    <w:p w14:paraId="4D46480B" w14:textId="77777777" w:rsidR="008E32AE" w:rsidRPr="007A34A0" w:rsidRDefault="008E32AE" w:rsidP="000D2D84">
      <w:pPr>
        <w:widowControl w:val="0"/>
        <w:autoSpaceDE w:val="0"/>
        <w:autoSpaceDN w:val="0"/>
        <w:adjustRightInd w:val="0"/>
        <w:spacing w:after="0"/>
        <w:rPr>
          <w:rFonts w:ascii="Times New Roman" w:hAnsi="Times New Roman"/>
          <w:sz w:val="24"/>
          <w:szCs w:val="24"/>
        </w:rPr>
      </w:pPr>
    </w:p>
    <w:p w14:paraId="1C46A91D" w14:textId="1F93F733" w:rsidR="008E32AE" w:rsidRPr="007A34A0" w:rsidRDefault="008E32AE" w:rsidP="000D2D84">
      <w:pPr>
        <w:widowControl w:val="0"/>
        <w:tabs>
          <w:tab w:val="left" w:pos="6160"/>
        </w:tabs>
        <w:autoSpaceDE w:val="0"/>
        <w:autoSpaceDN w:val="0"/>
        <w:adjustRightInd w:val="0"/>
        <w:spacing w:after="0"/>
        <w:rPr>
          <w:rFonts w:ascii="Times New Roman" w:hAnsi="Times New Roman"/>
          <w:i/>
          <w:iCs/>
          <w:color w:val="000000"/>
          <w:sz w:val="24"/>
          <w:szCs w:val="24"/>
        </w:rPr>
      </w:pPr>
      <w:r w:rsidRPr="00066F08">
        <w:rPr>
          <w:rFonts w:ascii="Times New Roman" w:hAnsi="Times New Roman"/>
          <w:i/>
          <w:iCs/>
          <w:color w:val="000000"/>
          <w:sz w:val="28"/>
          <w:szCs w:val="28"/>
        </w:rPr>
        <w:t>Signed by me on</w:t>
      </w:r>
      <w:r w:rsidR="00606382">
        <w:rPr>
          <w:rFonts w:ascii="Times New Roman" w:hAnsi="Times New Roman"/>
          <w:i/>
          <w:iCs/>
          <w:color w:val="000000"/>
          <w:sz w:val="28"/>
          <w:szCs w:val="28"/>
        </w:rPr>
        <w:t xml:space="preserve">: </w:t>
      </w:r>
    </w:p>
    <w:p w14:paraId="5DD26C37" w14:textId="77777777" w:rsidR="008E32AE" w:rsidRDefault="008E32AE" w:rsidP="00AF499B">
      <w:pPr>
        <w:widowControl w:val="0"/>
        <w:tabs>
          <w:tab w:val="left" w:pos="6160"/>
        </w:tabs>
        <w:autoSpaceDE w:val="0"/>
        <w:autoSpaceDN w:val="0"/>
        <w:adjustRightInd w:val="0"/>
        <w:spacing w:after="0"/>
        <w:jc w:val="both"/>
        <w:rPr>
          <w:rFonts w:ascii="Times New Roman" w:hAnsi="Times New Roman"/>
          <w:i/>
          <w:iCs/>
          <w:color w:val="000000"/>
          <w:sz w:val="24"/>
          <w:szCs w:val="24"/>
        </w:rPr>
      </w:pPr>
    </w:p>
    <w:p w14:paraId="6C8E5A09" w14:textId="5AC3EC87" w:rsidR="008E32AE" w:rsidRPr="007A34A0" w:rsidRDefault="008E32AE" w:rsidP="00E132C3">
      <w:pPr>
        <w:widowControl w:val="0"/>
        <w:tabs>
          <w:tab w:val="left" w:pos="6160"/>
        </w:tabs>
        <w:autoSpaceDE w:val="0"/>
        <w:autoSpaceDN w:val="0"/>
        <w:adjustRightInd w:val="0"/>
        <w:spacing w:after="0"/>
        <w:jc w:val="both"/>
        <w:rPr>
          <w:rFonts w:ascii="Times New Roman" w:hAnsi="Times New Roman"/>
          <w:i/>
          <w:iCs/>
          <w:color w:val="000000"/>
          <w:sz w:val="24"/>
          <w:szCs w:val="24"/>
        </w:rPr>
      </w:pPr>
      <w:r>
        <w:rPr>
          <w:rFonts w:ascii="Times New Roman" w:hAnsi="Times New Roman"/>
          <w:i/>
          <w:iCs/>
          <w:color w:val="000000"/>
          <w:sz w:val="24"/>
          <w:szCs w:val="24"/>
        </w:rPr>
        <w:t>Certified that this project work submitted</w:t>
      </w:r>
      <w:r w:rsidR="00066F08">
        <w:rPr>
          <w:rFonts w:ascii="Times New Roman" w:hAnsi="Times New Roman"/>
          <w:b/>
          <w:bCs/>
          <w:color w:val="000000"/>
          <w:sz w:val="24"/>
          <w:szCs w:val="24"/>
        </w:rPr>
        <w:t xml:space="preserve"> </w:t>
      </w:r>
      <w:r w:rsidR="00066F08" w:rsidRPr="00066F08">
        <w:rPr>
          <w:rFonts w:ascii="Times New Roman" w:hAnsi="Times New Roman"/>
          <w:b/>
          <w:bCs/>
          <w:i/>
          <w:iCs/>
          <w:color w:val="000000"/>
          <w:sz w:val="24"/>
          <w:szCs w:val="24"/>
        </w:rPr>
        <w:t>Bhavana L N- R22DB008</w:t>
      </w:r>
      <w:r w:rsidR="00EF1711">
        <w:rPr>
          <w:rFonts w:ascii="Times New Roman" w:hAnsi="Times New Roman"/>
          <w:b/>
          <w:bCs/>
          <w:color w:val="000000"/>
          <w:sz w:val="24"/>
          <w:szCs w:val="24"/>
        </w:rPr>
        <w:t xml:space="preserve"> </w:t>
      </w:r>
      <w:r>
        <w:rPr>
          <w:rFonts w:ascii="Times New Roman" w:hAnsi="Times New Roman"/>
          <w:i/>
          <w:iCs/>
          <w:color w:val="000000"/>
          <w:sz w:val="24"/>
          <w:szCs w:val="24"/>
        </w:rPr>
        <w:t>has been carried out under our guidance and the declaration made by the candidate is true to the best of my knowledge.</w:t>
      </w:r>
    </w:p>
    <w:p w14:paraId="2C21063A" w14:textId="77777777" w:rsidR="008E32AE" w:rsidRDefault="008E32AE" w:rsidP="00E132C3">
      <w:pPr>
        <w:widowControl w:val="0"/>
        <w:tabs>
          <w:tab w:val="left" w:pos="6160"/>
        </w:tabs>
        <w:autoSpaceDE w:val="0"/>
        <w:autoSpaceDN w:val="0"/>
        <w:adjustRightInd w:val="0"/>
        <w:spacing w:after="0"/>
        <w:jc w:val="both"/>
        <w:rPr>
          <w:rFonts w:ascii="Times New Roman" w:hAnsi="Times New Roman"/>
          <w:i/>
          <w:iCs/>
          <w:color w:val="000000"/>
          <w:sz w:val="24"/>
          <w:szCs w:val="24"/>
        </w:rPr>
      </w:pPr>
    </w:p>
    <w:p w14:paraId="09F8BBC3" w14:textId="77777777" w:rsidR="008E32AE" w:rsidRDefault="008E32AE" w:rsidP="00E132C3">
      <w:pPr>
        <w:widowControl w:val="0"/>
        <w:tabs>
          <w:tab w:val="left" w:pos="6160"/>
        </w:tabs>
        <w:autoSpaceDE w:val="0"/>
        <w:autoSpaceDN w:val="0"/>
        <w:adjustRightInd w:val="0"/>
        <w:spacing w:after="0"/>
        <w:jc w:val="both"/>
        <w:rPr>
          <w:rFonts w:ascii="Times New Roman" w:hAnsi="Times New Roman"/>
          <w:i/>
          <w:iCs/>
          <w:color w:val="000000"/>
          <w:sz w:val="24"/>
          <w:szCs w:val="24"/>
        </w:rPr>
      </w:pPr>
      <w:r w:rsidRPr="007A34A0">
        <w:rPr>
          <w:rFonts w:ascii="Times New Roman" w:hAnsi="Times New Roman"/>
          <w:i/>
          <w:iCs/>
          <w:color w:val="000000"/>
          <w:sz w:val="24"/>
          <w:szCs w:val="24"/>
        </w:rPr>
        <w:t xml:space="preserve">Signature of </w:t>
      </w:r>
      <w:r>
        <w:rPr>
          <w:rFonts w:ascii="Times New Roman" w:hAnsi="Times New Roman"/>
          <w:i/>
          <w:iCs/>
          <w:color w:val="000000"/>
          <w:sz w:val="24"/>
          <w:szCs w:val="24"/>
        </w:rPr>
        <w:t xml:space="preserve">Internal </w:t>
      </w:r>
      <w:r w:rsidRPr="007A34A0">
        <w:rPr>
          <w:rFonts w:ascii="Times New Roman" w:hAnsi="Times New Roman"/>
          <w:i/>
          <w:iCs/>
          <w:color w:val="000000"/>
          <w:sz w:val="24"/>
          <w:szCs w:val="24"/>
        </w:rPr>
        <w:t xml:space="preserve">Guide </w:t>
      </w:r>
      <w:r>
        <w:rPr>
          <w:rFonts w:ascii="Times New Roman" w:hAnsi="Times New Roman"/>
          <w:i/>
          <w:iCs/>
          <w:color w:val="000000"/>
          <w:sz w:val="24"/>
          <w:szCs w:val="24"/>
        </w:rPr>
        <w:t xml:space="preserve">                                                                </w:t>
      </w:r>
      <w:r w:rsidRPr="007A34A0">
        <w:rPr>
          <w:rFonts w:ascii="Times New Roman" w:hAnsi="Times New Roman"/>
          <w:i/>
          <w:iCs/>
          <w:color w:val="000000"/>
          <w:sz w:val="24"/>
          <w:szCs w:val="24"/>
        </w:rPr>
        <w:t>Signature of</w:t>
      </w:r>
      <w:r>
        <w:rPr>
          <w:rFonts w:ascii="Times New Roman" w:hAnsi="Times New Roman"/>
          <w:i/>
          <w:iCs/>
          <w:color w:val="000000"/>
          <w:sz w:val="24"/>
          <w:szCs w:val="24"/>
        </w:rPr>
        <w:t xml:space="preserve"> External Guide</w:t>
      </w:r>
    </w:p>
    <w:p w14:paraId="2647CF67" w14:textId="77777777" w:rsidR="008E32AE" w:rsidRPr="007A34A0" w:rsidRDefault="008E32AE" w:rsidP="00E132C3">
      <w:pPr>
        <w:widowControl w:val="0"/>
        <w:tabs>
          <w:tab w:val="left" w:pos="6160"/>
        </w:tabs>
        <w:autoSpaceDE w:val="0"/>
        <w:autoSpaceDN w:val="0"/>
        <w:adjustRightInd w:val="0"/>
        <w:spacing w:after="0"/>
        <w:jc w:val="both"/>
        <w:rPr>
          <w:rFonts w:ascii="Times New Roman" w:hAnsi="Times New Roman"/>
          <w:sz w:val="24"/>
          <w:szCs w:val="24"/>
        </w:rPr>
      </w:pPr>
      <w:r w:rsidRPr="007A34A0">
        <w:rPr>
          <w:rFonts w:ascii="Times New Roman" w:hAnsi="Times New Roman"/>
          <w:i/>
          <w:iCs/>
          <w:color w:val="000000"/>
          <w:sz w:val="24"/>
          <w:szCs w:val="24"/>
        </w:rPr>
        <w:t>Date :</w:t>
      </w:r>
      <w:r>
        <w:rPr>
          <w:rFonts w:ascii="Times New Roman" w:hAnsi="Times New Roman"/>
          <w:i/>
          <w:iCs/>
          <w:color w:val="000000"/>
          <w:sz w:val="24"/>
          <w:szCs w:val="24"/>
        </w:rPr>
        <w:t>………..</w:t>
      </w:r>
      <w:r w:rsidRPr="00A90C54">
        <w:rPr>
          <w:rFonts w:ascii="Times New Roman" w:hAnsi="Times New Roman"/>
          <w:i/>
          <w:iCs/>
          <w:color w:val="000000"/>
          <w:sz w:val="24"/>
          <w:szCs w:val="24"/>
        </w:rPr>
        <w:t xml:space="preserve"> </w:t>
      </w:r>
      <w:r>
        <w:rPr>
          <w:rFonts w:ascii="Times New Roman" w:hAnsi="Times New Roman"/>
          <w:i/>
          <w:iCs/>
          <w:color w:val="000000"/>
          <w:sz w:val="24"/>
          <w:szCs w:val="24"/>
        </w:rPr>
        <w:t xml:space="preserve">                                                                                     </w:t>
      </w:r>
      <w:r w:rsidRPr="007A34A0">
        <w:rPr>
          <w:rFonts w:ascii="Times New Roman" w:hAnsi="Times New Roman"/>
          <w:i/>
          <w:iCs/>
          <w:color w:val="000000"/>
          <w:sz w:val="24"/>
          <w:szCs w:val="24"/>
        </w:rPr>
        <w:t>Date :</w:t>
      </w:r>
      <w:r>
        <w:rPr>
          <w:rFonts w:ascii="Times New Roman" w:hAnsi="Times New Roman"/>
          <w:i/>
          <w:iCs/>
          <w:color w:val="000000"/>
          <w:sz w:val="24"/>
          <w:szCs w:val="24"/>
        </w:rPr>
        <w:t>………..</w:t>
      </w:r>
    </w:p>
    <w:p w14:paraId="2BEC78A9" w14:textId="77777777" w:rsidR="008E32AE" w:rsidRPr="007A34A0" w:rsidRDefault="008E32AE" w:rsidP="00C03B40">
      <w:pPr>
        <w:widowControl w:val="0"/>
        <w:autoSpaceDE w:val="0"/>
        <w:autoSpaceDN w:val="0"/>
        <w:adjustRightInd w:val="0"/>
        <w:spacing w:after="0"/>
        <w:jc w:val="center"/>
        <w:rPr>
          <w:rFonts w:ascii="Times New Roman" w:hAnsi="Times New Roman"/>
          <w:sz w:val="24"/>
          <w:szCs w:val="24"/>
        </w:rPr>
      </w:pPr>
    </w:p>
    <w:p w14:paraId="29DDC7DC" w14:textId="77777777" w:rsidR="008E32AE" w:rsidRPr="007A34A0" w:rsidRDefault="008E32AE" w:rsidP="00C03B40">
      <w:pPr>
        <w:widowControl w:val="0"/>
        <w:autoSpaceDE w:val="0"/>
        <w:autoSpaceDN w:val="0"/>
        <w:adjustRightInd w:val="0"/>
        <w:spacing w:after="0"/>
        <w:jc w:val="center"/>
        <w:rPr>
          <w:rFonts w:ascii="Times New Roman" w:hAnsi="Times New Roman"/>
          <w:sz w:val="24"/>
          <w:szCs w:val="24"/>
        </w:rPr>
      </w:pPr>
    </w:p>
    <w:p w14:paraId="3C48FBF1" w14:textId="77777777" w:rsidR="008E32AE" w:rsidRDefault="008E32AE" w:rsidP="00C03B40">
      <w:pPr>
        <w:widowControl w:val="0"/>
        <w:tabs>
          <w:tab w:val="left" w:pos="2920"/>
        </w:tabs>
        <w:autoSpaceDE w:val="0"/>
        <w:autoSpaceDN w:val="0"/>
        <w:adjustRightInd w:val="0"/>
        <w:spacing w:after="0"/>
        <w:jc w:val="center"/>
        <w:rPr>
          <w:rFonts w:ascii="Times New Roman" w:hAnsi="Times New Roman"/>
          <w:i/>
          <w:iCs/>
          <w:color w:val="000000"/>
          <w:sz w:val="24"/>
          <w:szCs w:val="24"/>
        </w:rPr>
      </w:pPr>
    </w:p>
    <w:p w14:paraId="56F62F28" w14:textId="77777777" w:rsidR="008E32AE" w:rsidRDefault="008E32AE" w:rsidP="00C03B40">
      <w:pPr>
        <w:widowControl w:val="0"/>
        <w:tabs>
          <w:tab w:val="left" w:pos="2920"/>
        </w:tabs>
        <w:autoSpaceDE w:val="0"/>
        <w:autoSpaceDN w:val="0"/>
        <w:adjustRightInd w:val="0"/>
        <w:spacing w:after="0"/>
        <w:jc w:val="center"/>
        <w:rPr>
          <w:rFonts w:ascii="Times New Roman" w:hAnsi="Times New Roman"/>
          <w:i/>
          <w:iCs/>
          <w:color w:val="000000"/>
          <w:sz w:val="24"/>
          <w:szCs w:val="24"/>
        </w:rPr>
      </w:pPr>
      <w:r w:rsidRPr="007A34A0">
        <w:rPr>
          <w:rFonts w:ascii="Times New Roman" w:hAnsi="Times New Roman"/>
          <w:i/>
          <w:iCs/>
          <w:color w:val="000000"/>
          <w:sz w:val="24"/>
          <w:szCs w:val="24"/>
        </w:rPr>
        <w:t xml:space="preserve">Signature of Director of </w:t>
      </w:r>
      <w:r>
        <w:rPr>
          <w:rFonts w:ascii="Times New Roman" w:hAnsi="Times New Roman"/>
          <w:i/>
          <w:iCs/>
          <w:color w:val="000000"/>
          <w:sz w:val="24"/>
          <w:szCs w:val="24"/>
        </w:rPr>
        <w:t xml:space="preserve">the </w:t>
      </w:r>
      <w:r w:rsidRPr="007A34A0">
        <w:rPr>
          <w:rFonts w:ascii="Times New Roman" w:hAnsi="Times New Roman"/>
          <w:i/>
          <w:iCs/>
          <w:color w:val="000000"/>
          <w:sz w:val="24"/>
          <w:szCs w:val="24"/>
        </w:rPr>
        <w:t>School</w:t>
      </w:r>
    </w:p>
    <w:p w14:paraId="3D7BECDF" w14:textId="77777777" w:rsidR="008E32AE" w:rsidRPr="007A34A0" w:rsidRDefault="008E32AE" w:rsidP="00C03B40">
      <w:pPr>
        <w:widowControl w:val="0"/>
        <w:tabs>
          <w:tab w:val="left" w:pos="6160"/>
        </w:tabs>
        <w:autoSpaceDE w:val="0"/>
        <w:autoSpaceDN w:val="0"/>
        <w:adjustRightInd w:val="0"/>
        <w:spacing w:after="0"/>
        <w:jc w:val="center"/>
        <w:rPr>
          <w:rFonts w:ascii="Times New Roman" w:hAnsi="Times New Roman"/>
          <w:sz w:val="24"/>
          <w:szCs w:val="24"/>
        </w:rPr>
      </w:pPr>
      <w:r w:rsidRPr="007A34A0">
        <w:rPr>
          <w:rFonts w:ascii="Times New Roman" w:hAnsi="Times New Roman"/>
          <w:i/>
          <w:iCs/>
          <w:color w:val="000000"/>
          <w:sz w:val="24"/>
          <w:szCs w:val="24"/>
        </w:rPr>
        <w:t>Date :</w:t>
      </w:r>
      <w:r>
        <w:rPr>
          <w:rFonts w:ascii="Times New Roman" w:hAnsi="Times New Roman"/>
          <w:i/>
          <w:iCs/>
          <w:color w:val="000000"/>
          <w:sz w:val="24"/>
          <w:szCs w:val="24"/>
        </w:rPr>
        <w:t>………..</w:t>
      </w:r>
    </w:p>
    <w:p w14:paraId="563AEA99" w14:textId="77777777" w:rsidR="008E32AE" w:rsidRDefault="008E32AE" w:rsidP="00C03B40">
      <w:pPr>
        <w:widowControl w:val="0"/>
        <w:tabs>
          <w:tab w:val="left" w:pos="2920"/>
        </w:tabs>
        <w:autoSpaceDE w:val="0"/>
        <w:autoSpaceDN w:val="0"/>
        <w:adjustRightInd w:val="0"/>
        <w:spacing w:after="0"/>
        <w:jc w:val="center"/>
        <w:rPr>
          <w:rFonts w:ascii="Times New Roman" w:hAnsi="Times New Roman"/>
          <w:i/>
          <w:iCs/>
          <w:color w:val="000000"/>
          <w:sz w:val="24"/>
          <w:szCs w:val="24"/>
        </w:rPr>
      </w:pPr>
      <w:r>
        <w:rPr>
          <w:rFonts w:ascii="Times New Roman" w:hAnsi="Times New Roman"/>
          <w:i/>
          <w:iCs/>
          <w:color w:val="000000"/>
          <w:sz w:val="24"/>
          <w:szCs w:val="24"/>
        </w:rPr>
        <w:t>O</w:t>
      </w:r>
      <w:r w:rsidRPr="007A34A0">
        <w:rPr>
          <w:rFonts w:ascii="Times New Roman" w:hAnsi="Times New Roman"/>
          <w:i/>
          <w:iCs/>
          <w:color w:val="000000"/>
          <w:sz w:val="24"/>
          <w:szCs w:val="24"/>
        </w:rPr>
        <w:t xml:space="preserve">fficial </w:t>
      </w:r>
      <w:r>
        <w:rPr>
          <w:rFonts w:ascii="Times New Roman" w:hAnsi="Times New Roman"/>
          <w:i/>
          <w:iCs/>
          <w:color w:val="000000"/>
          <w:sz w:val="24"/>
          <w:szCs w:val="24"/>
        </w:rPr>
        <w:t>S</w:t>
      </w:r>
      <w:r w:rsidRPr="007A34A0">
        <w:rPr>
          <w:rFonts w:ascii="Times New Roman" w:hAnsi="Times New Roman"/>
          <w:i/>
          <w:iCs/>
          <w:color w:val="000000"/>
          <w:sz w:val="24"/>
          <w:szCs w:val="24"/>
        </w:rPr>
        <w:t>eal</w:t>
      </w:r>
      <w:r>
        <w:rPr>
          <w:rFonts w:ascii="Times New Roman" w:hAnsi="Times New Roman"/>
          <w:i/>
          <w:iCs/>
          <w:color w:val="000000"/>
          <w:sz w:val="24"/>
          <w:szCs w:val="24"/>
        </w:rPr>
        <w:t xml:space="preserve"> of the School</w:t>
      </w:r>
    </w:p>
    <w:p w14:paraId="2D46C347" w14:textId="77777777" w:rsidR="008E32AE" w:rsidRDefault="008E32AE" w:rsidP="00C03B40">
      <w:pPr>
        <w:widowControl w:val="0"/>
        <w:tabs>
          <w:tab w:val="left" w:pos="2920"/>
        </w:tabs>
        <w:autoSpaceDE w:val="0"/>
        <w:autoSpaceDN w:val="0"/>
        <w:adjustRightInd w:val="0"/>
        <w:spacing w:after="0"/>
        <w:jc w:val="center"/>
        <w:rPr>
          <w:rFonts w:ascii="Times New Roman" w:hAnsi="Times New Roman"/>
          <w:i/>
          <w:iCs/>
          <w:color w:val="000000"/>
          <w:sz w:val="24"/>
          <w:szCs w:val="24"/>
        </w:rPr>
      </w:pPr>
    </w:p>
    <w:p w14:paraId="0EBE5084" w14:textId="77777777" w:rsidR="008E32AE" w:rsidRDefault="008E32AE" w:rsidP="00C03B40">
      <w:pPr>
        <w:tabs>
          <w:tab w:val="left" w:pos="6465"/>
        </w:tabs>
        <w:jc w:val="center"/>
        <w:rPr>
          <w:b/>
          <w:sz w:val="24"/>
          <w:szCs w:val="24"/>
        </w:rPr>
      </w:pPr>
    </w:p>
    <w:p w14:paraId="362383A3" w14:textId="77777777" w:rsidR="008E32AE" w:rsidRDefault="008E32AE" w:rsidP="00AF499B">
      <w:pPr>
        <w:tabs>
          <w:tab w:val="left" w:pos="6465"/>
        </w:tabs>
        <w:jc w:val="both"/>
        <w:rPr>
          <w:b/>
          <w:sz w:val="24"/>
          <w:szCs w:val="24"/>
        </w:rPr>
      </w:pPr>
    </w:p>
    <w:p w14:paraId="66764FA9" w14:textId="77777777" w:rsidR="003651E6" w:rsidRDefault="003651E6" w:rsidP="00AF499B">
      <w:pPr>
        <w:tabs>
          <w:tab w:val="left" w:pos="6465"/>
        </w:tabs>
        <w:jc w:val="both"/>
        <w:rPr>
          <w:b/>
          <w:sz w:val="24"/>
          <w:szCs w:val="24"/>
        </w:rPr>
      </w:pPr>
    </w:p>
    <w:p w14:paraId="63DAE720" w14:textId="77777777" w:rsidR="006F22DF" w:rsidRDefault="006F22DF" w:rsidP="00606382">
      <w:pPr>
        <w:rPr>
          <w:b/>
          <w:sz w:val="24"/>
        </w:rPr>
      </w:pPr>
      <w:r w:rsidRPr="007F31CE">
        <w:rPr>
          <w:b/>
          <w:sz w:val="24"/>
        </w:rPr>
        <w:t xml:space="preserve">        </w:t>
      </w:r>
    </w:p>
    <w:p w14:paraId="6E4CF5EC" w14:textId="2B6AFB55" w:rsidR="00281A2C" w:rsidRPr="00021197" w:rsidRDefault="00606382" w:rsidP="00606382">
      <w:pPr>
        <w:rPr>
          <w:b/>
          <w:bCs/>
          <w:sz w:val="32"/>
          <w:szCs w:val="32"/>
        </w:rPr>
      </w:pPr>
      <w:r>
        <w:rPr>
          <w:sz w:val="32"/>
          <w:szCs w:val="32"/>
        </w:rPr>
        <w:t xml:space="preserve">                                          </w:t>
      </w:r>
      <w:r w:rsidRPr="00021197">
        <w:rPr>
          <w:sz w:val="32"/>
          <w:szCs w:val="32"/>
        </w:rPr>
        <w:t xml:space="preserve"> </w:t>
      </w:r>
      <w:r w:rsidR="00281A2C" w:rsidRPr="00021197">
        <w:rPr>
          <w:b/>
          <w:bCs/>
          <w:sz w:val="32"/>
          <w:szCs w:val="32"/>
        </w:rPr>
        <w:t>ACKNOWLEDGEMENT</w:t>
      </w:r>
    </w:p>
    <w:p w14:paraId="19834F6E" w14:textId="77777777" w:rsidR="00281A2C" w:rsidRPr="00606382" w:rsidRDefault="00281A2C" w:rsidP="00AF499B">
      <w:pPr>
        <w:jc w:val="both"/>
        <w:rPr>
          <w:sz w:val="28"/>
          <w:szCs w:val="28"/>
        </w:rPr>
      </w:pPr>
    </w:p>
    <w:p w14:paraId="5D8AE9A1" w14:textId="77777777" w:rsidR="00281A2C" w:rsidRPr="00606382" w:rsidRDefault="00281A2C" w:rsidP="00606382">
      <w:pPr>
        <w:spacing w:line="240" w:lineRule="auto"/>
        <w:jc w:val="both"/>
        <w:rPr>
          <w:rFonts w:ascii="Times New Roman" w:hAnsi="Times New Roman"/>
          <w:bCs/>
          <w:sz w:val="32"/>
          <w:szCs w:val="28"/>
        </w:rPr>
      </w:pPr>
      <w:r w:rsidRPr="00606382">
        <w:rPr>
          <w:rFonts w:ascii="Times New Roman" w:hAnsi="Times New Roman"/>
          <w:bCs/>
          <w:sz w:val="28"/>
          <w:szCs w:val="24"/>
        </w:rPr>
        <w:t xml:space="preserve">I hereby acknowledge all those, under whose support and encouragement, I have been able to fulfil all my academic commitments successfully. In this regard, I take </w:t>
      </w:r>
      <w:r w:rsidRPr="00606382">
        <w:rPr>
          <w:rFonts w:ascii="Times New Roman" w:hAnsi="Times New Roman"/>
          <w:bCs/>
          <w:sz w:val="28"/>
          <w:szCs w:val="24"/>
        </w:rPr>
        <w:lastRenderedPageBreak/>
        <w:t>this opportunity to express my deep sense of gratitude and sincere thanks to School of Computer Science and Applications which has always been a tremendous source of guidance</w:t>
      </w:r>
      <w:r w:rsidRPr="00606382">
        <w:rPr>
          <w:rFonts w:ascii="Times New Roman" w:hAnsi="Times New Roman"/>
          <w:bCs/>
          <w:sz w:val="32"/>
          <w:szCs w:val="28"/>
        </w:rPr>
        <w:t>.</w:t>
      </w:r>
    </w:p>
    <w:p w14:paraId="3531A7F2" w14:textId="77777777" w:rsidR="00281A2C" w:rsidRPr="00606382" w:rsidRDefault="00281A2C" w:rsidP="00606382">
      <w:pPr>
        <w:spacing w:line="240" w:lineRule="auto"/>
        <w:jc w:val="both"/>
        <w:rPr>
          <w:rFonts w:ascii="Times New Roman" w:hAnsi="Times New Roman"/>
          <w:bCs/>
          <w:sz w:val="28"/>
          <w:szCs w:val="24"/>
        </w:rPr>
      </w:pPr>
    </w:p>
    <w:p w14:paraId="4D04BC51" w14:textId="77777777" w:rsidR="00281A2C" w:rsidRPr="00606382" w:rsidRDefault="00281A2C" w:rsidP="00606382">
      <w:pPr>
        <w:spacing w:line="240" w:lineRule="auto"/>
        <w:jc w:val="both"/>
        <w:rPr>
          <w:rFonts w:ascii="Times New Roman" w:hAnsi="Times New Roman"/>
          <w:bCs/>
          <w:sz w:val="28"/>
          <w:szCs w:val="24"/>
        </w:rPr>
      </w:pPr>
      <w:r w:rsidRPr="00606382">
        <w:rPr>
          <w:rFonts w:ascii="Times New Roman" w:hAnsi="Times New Roman"/>
          <w:bCs/>
          <w:sz w:val="28"/>
          <w:szCs w:val="24"/>
        </w:rPr>
        <w:t xml:space="preserve">I express my sincere gratitude to </w:t>
      </w:r>
      <w:r w:rsidRPr="00606382">
        <w:rPr>
          <w:rFonts w:ascii="Times New Roman" w:hAnsi="Times New Roman"/>
          <w:b/>
          <w:sz w:val="28"/>
          <w:szCs w:val="24"/>
        </w:rPr>
        <w:t>Dr. P. SHYAMA RAJU</w:t>
      </w:r>
      <w:r w:rsidRPr="00606382">
        <w:rPr>
          <w:rFonts w:ascii="Times New Roman" w:hAnsi="Times New Roman"/>
          <w:bCs/>
          <w:sz w:val="28"/>
          <w:szCs w:val="24"/>
        </w:rPr>
        <w:t>, Honourable Chancellor, REVA University, and Bengaluru for providing us the state-of-the-art facilities.</w:t>
      </w:r>
    </w:p>
    <w:p w14:paraId="49B93B41" w14:textId="77777777" w:rsidR="00281A2C" w:rsidRPr="00606382" w:rsidRDefault="00281A2C" w:rsidP="00606382">
      <w:pPr>
        <w:spacing w:line="240" w:lineRule="auto"/>
        <w:jc w:val="both"/>
        <w:rPr>
          <w:rFonts w:ascii="Times New Roman" w:hAnsi="Times New Roman"/>
          <w:bCs/>
          <w:sz w:val="24"/>
          <w:szCs w:val="24"/>
        </w:rPr>
      </w:pPr>
    </w:p>
    <w:p w14:paraId="6222FF8F" w14:textId="77777777" w:rsidR="00281A2C" w:rsidRPr="00606382" w:rsidRDefault="00281A2C" w:rsidP="00606382">
      <w:pPr>
        <w:spacing w:line="240" w:lineRule="auto"/>
        <w:jc w:val="both"/>
        <w:rPr>
          <w:rFonts w:ascii="Times New Roman" w:hAnsi="Times New Roman"/>
          <w:bCs/>
          <w:sz w:val="28"/>
          <w:szCs w:val="24"/>
        </w:rPr>
      </w:pPr>
      <w:r w:rsidRPr="00606382">
        <w:rPr>
          <w:rFonts w:ascii="Times New Roman" w:hAnsi="Times New Roman"/>
          <w:bCs/>
          <w:sz w:val="24"/>
          <w:szCs w:val="24"/>
        </w:rPr>
        <w:t xml:space="preserve">I am thankful to </w:t>
      </w:r>
      <w:r w:rsidRPr="00606382">
        <w:rPr>
          <w:rFonts w:ascii="Times New Roman" w:hAnsi="Times New Roman"/>
          <w:b/>
          <w:sz w:val="24"/>
          <w:szCs w:val="24"/>
        </w:rPr>
        <w:t>Dr. N RAMESH</w:t>
      </w:r>
      <w:r w:rsidRPr="00606382">
        <w:rPr>
          <w:rFonts w:ascii="Times New Roman" w:hAnsi="Times New Roman"/>
          <w:bCs/>
          <w:sz w:val="24"/>
          <w:szCs w:val="24"/>
        </w:rPr>
        <w:t xml:space="preserve">, Vice Chancellor (i/c), REVA University, </w:t>
      </w:r>
      <w:r w:rsidRPr="00606382">
        <w:rPr>
          <w:rFonts w:ascii="Times New Roman" w:hAnsi="Times New Roman"/>
          <w:b/>
          <w:sz w:val="24"/>
          <w:szCs w:val="24"/>
        </w:rPr>
        <w:t>Dr K S NARAYANASWAMY</w:t>
      </w:r>
      <w:r w:rsidRPr="00606382">
        <w:rPr>
          <w:rFonts w:ascii="Times New Roman" w:hAnsi="Times New Roman"/>
          <w:bCs/>
          <w:sz w:val="24"/>
          <w:szCs w:val="24"/>
        </w:rPr>
        <w:t xml:space="preserve">, Registrar (i/c), REVA University and </w:t>
      </w:r>
      <w:r w:rsidRPr="00606382">
        <w:rPr>
          <w:rFonts w:ascii="Times New Roman" w:hAnsi="Times New Roman"/>
          <w:b/>
          <w:sz w:val="24"/>
          <w:szCs w:val="24"/>
        </w:rPr>
        <w:t>Dr. SANJAY CHITNIS</w:t>
      </w:r>
      <w:r w:rsidRPr="00606382">
        <w:rPr>
          <w:rFonts w:ascii="Times New Roman" w:hAnsi="Times New Roman"/>
          <w:bCs/>
          <w:sz w:val="24"/>
          <w:szCs w:val="24"/>
        </w:rPr>
        <w:t>, Pro-</w:t>
      </w:r>
      <w:r w:rsidRPr="00606382">
        <w:rPr>
          <w:rFonts w:ascii="Times New Roman" w:hAnsi="Times New Roman"/>
          <w:bCs/>
          <w:sz w:val="28"/>
          <w:szCs w:val="28"/>
        </w:rPr>
        <w:t>Vice Chancellor, REVA University, Bengaluru for their support and encouragement.</w:t>
      </w:r>
    </w:p>
    <w:p w14:paraId="73B2EDB5" w14:textId="77777777" w:rsidR="00281A2C" w:rsidRPr="00606382" w:rsidRDefault="00281A2C" w:rsidP="00606382">
      <w:pPr>
        <w:spacing w:line="240" w:lineRule="auto"/>
        <w:jc w:val="both"/>
        <w:rPr>
          <w:rFonts w:ascii="Times New Roman" w:hAnsi="Times New Roman"/>
          <w:bCs/>
          <w:sz w:val="24"/>
          <w:szCs w:val="24"/>
        </w:rPr>
      </w:pPr>
    </w:p>
    <w:p w14:paraId="32563403" w14:textId="461CF200" w:rsidR="00281A2C" w:rsidRPr="00606382" w:rsidRDefault="00281A2C" w:rsidP="00606382">
      <w:pPr>
        <w:spacing w:line="240" w:lineRule="auto"/>
        <w:jc w:val="both"/>
        <w:rPr>
          <w:rFonts w:ascii="Times New Roman" w:hAnsi="Times New Roman"/>
          <w:bCs/>
          <w:sz w:val="28"/>
          <w:szCs w:val="28"/>
        </w:rPr>
      </w:pPr>
      <w:r w:rsidRPr="00606382">
        <w:rPr>
          <w:rFonts w:ascii="Times New Roman" w:hAnsi="Times New Roman"/>
          <w:bCs/>
          <w:sz w:val="28"/>
          <w:szCs w:val="28"/>
        </w:rPr>
        <w:t xml:space="preserve">I take this opportunity to express my heartfelt thanks to </w:t>
      </w:r>
      <w:r w:rsidR="00606382" w:rsidRPr="00606382">
        <w:rPr>
          <w:rFonts w:ascii="Times New Roman" w:hAnsi="Times New Roman"/>
          <w:b/>
          <w:sz w:val="28"/>
          <w:szCs w:val="28"/>
        </w:rPr>
        <w:t>Dr.</w:t>
      </w:r>
      <w:r w:rsidRPr="00606382">
        <w:rPr>
          <w:rFonts w:ascii="Times New Roman" w:hAnsi="Times New Roman"/>
          <w:b/>
          <w:sz w:val="28"/>
          <w:szCs w:val="28"/>
        </w:rPr>
        <w:t xml:space="preserve"> C K </w:t>
      </w:r>
      <w:r w:rsidR="00606382" w:rsidRPr="00606382">
        <w:rPr>
          <w:rFonts w:ascii="Times New Roman" w:hAnsi="Times New Roman"/>
          <w:b/>
          <w:sz w:val="28"/>
          <w:szCs w:val="28"/>
        </w:rPr>
        <w:t>Lokesh</w:t>
      </w:r>
      <w:r w:rsidR="00606382" w:rsidRPr="00606382">
        <w:rPr>
          <w:rFonts w:ascii="Times New Roman" w:hAnsi="Times New Roman"/>
          <w:bCs/>
          <w:sz w:val="28"/>
          <w:szCs w:val="28"/>
        </w:rPr>
        <w:t>,</w:t>
      </w:r>
      <w:r w:rsidRPr="00606382">
        <w:rPr>
          <w:rFonts w:ascii="Times New Roman" w:hAnsi="Times New Roman"/>
          <w:bCs/>
          <w:sz w:val="28"/>
          <w:szCs w:val="28"/>
        </w:rPr>
        <w:t xml:space="preserve"> Director, School of CSA, REVA University and my sincere thanks to </w:t>
      </w:r>
      <w:r w:rsidRPr="00606382">
        <w:rPr>
          <w:rFonts w:ascii="Times New Roman" w:hAnsi="Times New Roman"/>
          <w:bCs/>
          <w:color w:val="000000"/>
          <w:sz w:val="28"/>
          <w:szCs w:val="28"/>
        </w:rPr>
        <w:t>Dr. G. SASIKALA Associate Professor, Head of the Department for BSc Program,</w:t>
      </w:r>
      <w:r w:rsidRPr="00606382">
        <w:rPr>
          <w:rFonts w:ascii="Times New Roman" w:hAnsi="Times New Roman"/>
          <w:bCs/>
          <w:sz w:val="28"/>
          <w:szCs w:val="28"/>
        </w:rPr>
        <w:t xml:space="preserve"> School of CSA, REVA University, whose encouragement and best wishes provided impetus for the Project Work carried out.</w:t>
      </w:r>
    </w:p>
    <w:p w14:paraId="3016294A" w14:textId="77777777" w:rsidR="00281A2C" w:rsidRPr="00606382" w:rsidRDefault="00281A2C" w:rsidP="00606382">
      <w:pPr>
        <w:spacing w:line="240" w:lineRule="auto"/>
        <w:jc w:val="both"/>
        <w:rPr>
          <w:sz w:val="24"/>
          <w:szCs w:val="24"/>
        </w:rPr>
      </w:pPr>
    </w:p>
    <w:p w14:paraId="5D3AB953" w14:textId="0B256548" w:rsidR="00281A2C" w:rsidRPr="00606382" w:rsidRDefault="00281A2C" w:rsidP="00606382">
      <w:pPr>
        <w:spacing w:line="240" w:lineRule="auto"/>
        <w:jc w:val="both"/>
        <w:rPr>
          <w:rFonts w:ascii="Times New Roman" w:hAnsi="Times New Roman"/>
          <w:bCs/>
          <w:sz w:val="28"/>
          <w:szCs w:val="24"/>
        </w:rPr>
      </w:pPr>
      <w:r w:rsidRPr="00606382">
        <w:rPr>
          <w:rFonts w:ascii="Times New Roman" w:hAnsi="Times New Roman"/>
          <w:bCs/>
          <w:sz w:val="28"/>
          <w:szCs w:val="24"/>
        </w:rPr>
        <w:t>Also, my sincere gratitude goes to my internal guide</w:t>
      </w:r>
      <w:r w:rsidR="00EE3780" w:rsidRPr="00606382">
        <w:rPr>
          <w:rFonts w:ascii="Times New Roman" w:hAnsi="Times New Roman"/>
          <w:bCs/>
          <w:sz w:val="28"/>
          <w:szCs w:val="24"/>
        </w:rPr>
        <w:t xml:space="preserve">, </w:t>
      </w:r>
      <w:r w:rsidR="00606382" w:rsidRPr="00606382">
        <w:rPr>
          <w:rFonts w:ascii="Times New Roman" w:hAnsi="Times New Roman"/>
          <w:bCs/>
          <w:sz w:val="28"/>
          <w:szCs w:val="24"/>
        </w:rPr>
        <w:t>Dr. Devi A</w:t>
      </w:r>
      <w:r w:rsidRPr="00606382">
        <w:rPr>
          <w:rFonts w:ascii="Times New Roman" w:hAnsi="Times New Roman"/>
          <w:bCs/>
          <w:sz w:val="28"/>
          <w:szCs w:val="24"/>
        </w:rPr>
        <w:t xml:space="preserve">, for the valuable suggestion and constant encouragement towards the completion of this project. </w:t>
      </w:r>
    </w:p>
    <w:p w14:paraId="30E47CE5" w14:textId="77777777" w:rsidR="00281A2C" w:rsidRPr="00606382" w:rsidRDefault="00281A2C" w:rsidP="00606382">
      <w:pPr>
        <w:jc w:val="both"/>
        <w:rPr>
          <w:rFonts w:ascii="Times New Roman" w:hAnsi="Times New Roman"/>
          <w:bCs/>
          <w:sz w:val="28"/>
          <w:szCs w:val="24"/>
        </w:rPr>
      </w:pPr>
      <w:r w:rsidRPr="00606382">
        <w:rPr>
          <w:rFonts w:ascii="Times New Roman" w:hAnsi="Times New Roman"/>
          <w:bCs/>
          <w:sz w:val="28"/>
          <w:szCs w:val="24"/>
        </w:rPr>
        <w:t xml:space="preserve">                                                                                                                                                                                                                                                                                                                                                                                                                                   </w:t>
      </w:r>
    </w:p>
    <w:p w14:paraId="10CC335E" w14:textId="77777777" w:rsidR="00281A2C" w:rsidRPr="00606382" w:rsidRDefault="00281A2C" w:rsidP="00606382">
      <w:pPr>
        <w:jc w:val="both"/>
        <w:rPr>
          <w:rFonts w:ascii="Times New Roman" w:hAnsi="Times New Roman"/>
          <w:bCs/>
          <w:sz w:val="28"/>
          <w:szCs w:val="24"/>
        </w:rPr>
      </w:pPr>
      <w:r w:rsidRPr="00606382">
        <w:rPr>
          <w:rFonts w:ascii="Times New Roman" w:hAnsi="Times New Roman"/>
          <w:bCs/>
          <w:sz w:val="28"/>
          <w:szCs w:val="24"/>
        </w:rPr>
        <w:t xml:space="preserve">Last, but not the least, I thank my parents for their incredible support and encouragement throughout. </w:t>
      </w:r>
    </w:p>
    <w:p w14:paraId="211226F8" w14:textId="7F3CCC12" w:rsidR="009C4EF4" w:rsidRDefault="003651E6" w:rsidP="00AF499B">
      <w:pPr>
        <w:pStyle w:val="NormalWeb"/>
        <w:jc w:val="both"/>
        <w:rPr>
          <w:b/>
          <w:color w:val="000000"/>
          <w:sz w:val="28"/>
          <w:szCs w:val="28"/>
        </w:rPr>
      </w:pPr>
      <w:r w:rsidRPr="003651E6">
        <w:rPr>
          <w:b/>
          <w:color w:val="000000"/>
          <w:sz w:val="28"/>
          <w:szCs w:val="28"/>
        </w:rPr>
        <w:t xml:space="preserve">                                    </w:t>
      </w:r>
    </w:p>
    <w:p w14:paraId="00DB9F53" w14:textId="77777777" w:rsidR="00AC0BB3" w:rsidRDefault="00AC0BB3" w:rsidP="00C03B40">
      <w:pPr>
        <w:pStyle w:val="NormalWeb"/>
        <w:jc w:val="center"/>
        <w:rPr>
          <w:b/>
          <w:color w:val="000000"/>
          <w:sz w:val="28"/>
          <w:szCs w:val="28"/>
        </w:rPr>
      </w:pPr>
    </w:p>
    <w:p w14:paraId="110772A8" w14:textId="77777777" w:rsidR="00AC0BB3" w:rsidRDefault="00AC0BB3" w:rsidP="00C03B40">
      <w:pPr>
        <w:pStyle w:val="NormalWeb"/>
        <w:jc w:val="center"/>
        <w:rPr>
          <w:b/>
          <w:color w:val="000000"/>
          <w:sz w:val="28"/>
          <w:szCs w:val="28"/>
        </w:rPr>
      </w:pPr>
    </w:p>
    <w:p w14:paraId="0502CAE1" w14:textId="194F4499" w:rsidR="003651E6" w:rsidRPr="00606382" w:rsidRDefault="003651E6" w:rsidP="00C03B40">
      <w:pPr>
        <w:pStyle w:val="NormalWeb"/>
        <w:jc w:val="center"/>
        <w:rPr>
          <w:b/>
          <w:color w:val="000000"/>
          <w:sz w:val="32"/>
          <w:szCs w:val="32"/>
        </w:rPr>
      </w:pPr>
      <w:r w:rsidRPr="00606382">
        <w:rPr>
          <w:b/>
          <w:color w:val="000000"/>
          <w:sz w:val="32"/>
          <w:szCs w:val="32"/>
        </w:rPr>
        <w:t>ABSTRACT</w:t>
      </w:r>
    </w:p>
    <w:p w14:paraId="572DD023" w14:textId="77777777" w:rsidR="003651E6" w:rsidRPr="00606382" w:rsidRDefault="003651E6" w:rsidP="000F4875">
      <w:pPr>
        <w:pStyle w:val="NormalWeb"/>
        <w:jc w:val="both"/>
        <w:rPr>
          <w:color w:val="000000"/>
          <w:sz w:val="28"/>
          <w:szCs w:val="28"/>
        </w:rPr>
      </w:pPr>
    </w:p>
    <w:p w14:paraId="0635AC04" w14:textId="6DA45A7E" w:rsidR="00606382" w:rsidRPr="00606382" w:rsidRDefault="00606382" w:rsidP="00606382">
      <w:pPr>
        <w:tabs>
          <w:tab w:val="left" w:pos="6465"/>
        </w:tabs>
        <w:spacing w:line="360" w:lineRule="auto"/>
        <w:jc w:val="both"/>
        <w:rPr>
          <w:rFonts w:ascii="Times New Roman" w:hAnsi="Times New Roman"/>
          <w:sz w:val="28"/>
          <w:szCs w:val="28"/>
          <w:lang w:val="en-IN"/>
        </w:rPr>
      </w:pPr>
      <w:r w:rsidRPr="00606382">
        <w:rPr>
          <w:rFonts w:ascii="Times New Roman" w:hAnsi="Times New Roman"/>
          <w:sz w:val="28"/>
          <w:szCs w:val="28"/>
          <w:lang w:val="en-IN"/>
        </w:rPr>
        <w:t xml:space="preserve">The </w:t>
      </w:r>
      <w:r>
        <w:rPr>
          <w:rFonts w:ascii="Times New Roman" w:hAnsi="Times New Roman"/>
          <w:sz w:val="28"/>
          <w:szCs w:val="28"/>
          <w:lang w:val="en-IN"/>
        </w:rPr>
        <w:t>“</w:t>
      </w:r>
      <w:r w:rsidRPr="00606382">
        <w:rPr>
          <w:rFonts w:ascii="Times New Roman" w:hAnsi="Times New Roman"/>
          <w:b/>
          <w:bCs/>
          <w:sz w:val="28"/>
          <w:szCs w:val="28"/>
          <w:lang w:val="en-IN"/>
        </w:rPr>
        <w:t>Multi-Language Text-to-Image Generator</w:t>
      </w:r>
      <w:r>
        <w:rPr>
          <w:rFonts w:ascii="Times New Roman" w:hAnsi="Times New Roman"/>
          <w:b/>
          <w:bCs/>
          <w:sz w:val="28"/>
          <w:szCs w:val="28"/>
          <w:lang w:val="en-IN"/>
        </w:rPr>
        <w:t xml:space="preserve"> using AWS”</w:t>
      </w:r>
      <w:r w:rsidRPr="00606382">
        <w:rPr>
          <w:rFonts w:ascii="Times New Roman" w:hAnsi="Times New Roman"/>
          <w:sz w:val="28"/>
          <w:szCs w:val="28"/>
          <w:lang w:val="en-IN"/>
        </w:rPr>
        <w:t xml:space="preserve"> is an innovative project that bridges language processing and image generation. This system allows </w:t>
      </w:r>
      <w:r w:rsidRPr="00606382">
        <w:rPr>
          <w:rFonts w:ascii="Times New Roman" w:hAnsi="Times New Roman"/>
          <w:sz w:val="28"/>
          <w:szCs w:val="28"/>
          <w:lang w:val="en-IN"/>
        </w:rPr>
        <w:lastRenderedPageBreak/>
        <w:t>users to input text prompts in multiple languages and generates corresponding images based on the textual descriptions.</w:t>
      </w:r>
    </w:p>
    <w:p w14:paraId="5414B765" w14:textId="77777777" w:rsidR="00606382" w:rsidRPr="00606382" w:rsidRDefault="00606382" w:rsidP="00606382">
      <w:pPr>
        <w:tabs>
          <w:tab w:val="left" w:pos="6465"/>
        </w:tabs>
        <w:spacing w:line="360" w:lineRule="auto"/>
        <w:jc w:val="both"/>
        <w:rPr>
          <w:rFonts w:ascii="Times New Roman" w:hAnsi="Times New Roman"/>
          <w:sz w:val="28"/>
          <w:szCs w:val="28"/>
          <w:lang w:val="en-IN"/>
        </w:rPr>
      </w:pPr>
      <w:r w:rsidRPr="00606382">
        <w:rPr>
          <w:rFonts w:ascii="Times New Roman" w:hAnsi="Times New Roman"/>
          <w:sz w:val="28"/>
          <w:szCs w:val="28"/>
          <w:lang w:val="en-IN"/>
        </w:rPr>
        <w:t>The project leverages Flask as the backend framework for handling user interactions and input processing, along with Python libraries for text-to-image generation. The images generated are stored securely in an AWS S3 bucket, ensuring scalability and data persistence. The entire application is deployed on AWS, utilizing its robust infrastructure to provide high availability, speed, and reliability.</w:t>
      </w:r>
    </w:p>
    <w:p w14:paraId="39CC8265" w14:textId="77777777" w:rsidR="00606382" w:rsidRPr="00606382" w:rsidRDefault="00606382" w:rsidP="00606382">
      <w:pPr>
        <w:tabs>
          <w:tab w:val="left" w:pos="6465"/>
        </w:tabs>
        <w:spacing w:line="360" w:lineRule="auto"/>
        <w:jc w:val="both"/>
        <w:rPr>
          <w:rFonts w:ascii="Times New Roman" w:hAnsi="Times New Roman"/>
          <w:sz w:val="28"/>
          <w:szCs w:val="28"/>
          <w:lang w:val="en-IN"/>
        </w:rPr>
      </w:pPr>
      <w:r w:rsidRPr="00606382">
        <w:rPr>
          <w:rFonts w:ascii="Times New Roman" w:hAnsi="Times New Roman"/>
          <w:sz w:val="28"/>
          <w:szCs w:val="28"/>
          <w:lang w:val="en-IN"/>
        </w:rPr>
        <w:t>This application caters to a global audience by supporting multiple languages, making it accessible and inclusive. It combines the power of natural language processing, image generation, and cloud services to deliver a seamless and efficient user experience. The project’s implementation showcases the integration of modern technologies to solve real-world problems in creative content generation.</w:t>
      </w:r>
    </w:p>
    <w:p w14:paraId="2F6D8646" w14:textId="77777777" w:rsidR="003651E6" w:rsidRDefault="003651E6" w:rsidP="00AF499B">
      <w:pPr>
        <w:tabs>
          <w:tab w:val="left" w:pos="6465"/>
        </w:tabs>
        <w:jc w:val="both"/>
        <w:rPr>
          <w:b/>
          <w:sz w:val="24"/>
          <w:szCs w:val="24"/>
        </w:rPr>
      </w:pPr>
    </w:p>
    <w:p w14:paraId="17C508A5" w14:textId="77777777" w:rsidR="003651E6" w:rsidRDefault="003651E6" w:rsidP="00AF499B">
      <w:pPr>
        <w:tabs>
          <w:tab w:val="left" w:pos="6465"/>
        </w:tabs>
        <w:jc w:val="both"/>
        <w:rPr>
          <w:b/>
          <w:sz w:val="24"/>
          <w:szCs w:val="24"/>
        </w:rPr>
      </w:pPr>
    </w:p>
    <w:p w14:paraId="7CE953EA" w14:textId="77777777" w:rsidR="003651E6" w:rsidRDefault="003651E6" w:rsidP="00AF499B">
      <w:pPr>
        <w:tabs>
          <w:tab w:val="left" w:pos="6465"/>
        </w:tabs>
        <w:jc w:val="both"/>
        <w:rPr>
          <w:b/>
          <w:sz w:val="24"/>
          <w:szCs w:val="24"/>
        </w:rPr>
      </w:pPr>
    </w:p>
    <w:p w14:paraId="1E453E22" w14:textId="77777777" w:rsidR="003651E6" w:rsidRDefault="003651E6" w:rsidP="00AF499B">
      <w:pPr>
        <w:tabs>
          <w:tab w:val="left" w:pos="6465"/>
        </w:tabs>
        <w:jc w:val="both"/>
        <w:rPr>
          <w:b/>
          <w:sz w:val="24"/>
          <w:szCs w:val="24"/>
        </w:rPr>
      </w:pPr>
    </w:p>
    <w:p w14:paraId="616D5738" w14:textId="77777777" w:rsidR="003651E6" w:rsidRDefault="003651E6" w:rsidP="00AF499B">
      <w:pPr>
        <w:tabs>
          <w:tab w:val="left" w:pos="6465"/>
        </w:tabs>
        <w:jc w:val="both"/>
        <w:rPr>
          <w:b/>
          <w:sz w:val="24"/>
          <w:szCs w:val="24"/>
        </w:rPr>
      </w:pPr>
    </w:p>
    <w:p w14:paraId="2683379C" w14:textId="77777777" w:rsidR="003651E6" w:rsidRDefault="003651E6" w:rsidP="00AF499B">
      <w:pPr>
        <w:tabs>
          <w:tab w:val="left" w:pos="6465"/>
        </w:tabs>
        <w:jc w:val="both"/>
        <w:rPr>
          <w:b/>
          <w:sz w:val="24"/>
          <w:szCs w:val="24"/>
        </w:rPr>
      </w:pPr>
    </w:p>
    <w:p w14:paraId="49C1D12F" w14:textId="77777777" w:rsidR="000F4875" w:rsidRDefault="000F4875" w:rsidP="00AF499B">
      <w:pPr>
        <w:tabs>
          <w:tab w:val="left" w:pos="6465"/>
        </w:tabs>
        <w:jc w:val="both"/>
        <w:rPr>
          <w:b/>
          <w:sz w:val="24"/>
          <w:szCs w:val="24"/>
        </w:rPr>
      </w:pPr>
    </w:p>
    <w:p w14:paraId="12F930F1" w14:textId="77777777" w:rsidR="003651E6" w:rsidRDefault="003651E6" w:rsidP="00AF499B">
      <w:pPr>
        <w:tabs>
          <w:tab w:val="left" w:pos="6465"/>
        </w:tabs>
        <w:jc w:val="both"/>
        <w:rPr>
          <w:b/>
          <w:sz w:val="24"/>
          <w:szCs w:val="24"/>
        </w:rPr>
      </w:pPr>
    </w:p>
    <w:p w14:paraId="51F50983" w14:textId="590FFD87" w:rsidR="008E32AE" w:rsidRDefault="00606382" w:rsidP="00606382">
      <w:pPr>
        <w:rPr>
          <w:rFonts w:ascii="Times New Roman" w:hAnsi="Times New Roman"/>
          <w:b/>
          <w:sz w:val="36"/>
          <w:szCs w:val="36"/>
        </w:rPr>
      </w:pPr>
      <w:r>
        <w:rPr>
          <w:b/>
          <w:sz w:val="24"/>
          <w:szCs w:val="24"/>
        </w:rPr>
        <w:t xml:space="preserve">                                            </w:t>
      </w:r>
      <w:r w:rsidR="008E32AE">
        <w:rPr>
          <w:rFonts w:ascii="Times New Roman" w:hAnsi="Times New Roman"/>
          <w:b/>
          <w:sz w:val="36"/>
          <w:szCs w:val="36"/>
        </w:rPr>
        <w:t>TABLE OF C</w:t>
      </w:r>
      <w:r w:rsidR="008E32AE" w:rsidRPr="008E61ED">
        <w:rPr>
          <w:rFonts w:ascii="Times New Roman" w:hAnsi="Times New Roman"/>
          <w:b/>
          <w:sz w:val="36"/>
          <w:szCs w:val="36"/>
        </w:rPr>
        <w:t>ONTENTS</w:t>
      </w:r>
    </w:p>
    <w:p w14:paraId="407AC78C" w14:textId="77777777" w:rsidR="008E32AE" w:rsidRPr="00572AA1" w:rsidRDefault="008E32AE" w:rsidP="00AF499B">
      <w:pPr>
        <w:spacing w:line="360" w:lineRule="auto"/>
        <w:jc w:val="both"/>
        <w:rPr>
          <w:rFonts w:ascii="Times New Roman" w:hAnsi="Times New Roman"/>
          <w:b/>
          <w:sz w:val="28"/>
          <w:szCs w:val="28"/>
        </w:rPr>
      </w:pPr>
      <w:r w:rsidRPr="00572AA1">
        <w:rPr>
          <w:rFonts w:ascii="Times New Roman" w:hAnsi="Times New Roman"/>
          <w:b/>
          <w:sz w:val="28"/>
          <w:szCs w:val="28"/>
        </w:rPr>
        <w:t>CHAPTERS</w:t>
      </w:r>
      <w:r w:rsidRPr="00572AA1">
        <w:rPr>
          <w:rFonts w:ascii="Times New Roman" w:hAnsi="Times New Roman"/>
          <w:b/>
          <w:sz w:val="28"/>
          <w:szCs w:val="28"/>
        </w:rPr>
        <w:tab/>
      </w:r>
      <w:r w:rsidRPr="00572AA1">
        <w:rPr>
          <w:rFonts w:ascii="Times New Roman" w:hAnsi="Times New Roman"/>
          <w:b/>
          <w:sz w:val="28"/>
          <w:szCs w:val="28"/>
        </w:rPr>
        <w:tab/>
      </w:r>
      <w:r w:rsidRPr="00572AA1">
        <w:rPr>
          <w:rFonts w:ascii="Times New Roman" w:hAnsi="Times New Roman"/>
          <w:b/>
          <w:sz w:val="28"/>
          <w:szCs w:val="28"/>
        </w:rPr>
        <w:tab/>
      </w:r>
      <w:r w:rsidRPr="00572AA1">
        <w:rPr>
          <w:rFonts w:ascii="Times New Roman" w:hAnsi="Times New Roman"/>
          <w:b/>
          <w:sz w:val="28"/>
          <w:szCs w:val="28"/>
        </w:rPr>
        <w:tab/>
      </w:r>
      <w:r w:rsidRPr="00572AA1">
        <w:rPr>
          <w:rFonts w:ascii="Times New Roman" w:hAnsi="Times New Roman"/>
          <w:b/>
          <w:sz w:val="28"/>
          <w:szCs w:val="28"/>
        </w:rPr>
        <w:tab/>
      </w:r>
      <w:r w:rsidRPr="00572AA1">
        <w:rPr>
          <w:rFonts w:ascii="Times New Roman" w:hAnsi="Times New Roman"/>
          <w:b/>
          <w:sz w:val="28"/>
          <w:szCs w:val="28"/>
        </w:rPr>
        <w:tab/>
      </w:r>
      <w:r w:rsidRPr="00572AA1">
        <w:rPr>
          <w:rFonts w:ascii="Times New Roman" w:hAnsi="Times New Roman"/>
          <w:b/>
          <w:sz w:val="28"/>
          <w:szCs w:val="28"/>
        </w:rPr>
        <w:tab/>
      </w:r>
      <w:r w:rsidRPr="00572AA1">
        <w:rPr>
          <w:rFonts w:ascii="Times New Roman" w:hAnsi="Times New Roman"/>
          <w:b/>
          <w:sz w:val="28"/>
          <w:szCs w:val="28"/>
        </w:rPr>
        <w:tab/>
        <w:t>PAGE NO</w:t>
      </w:r>
    </w:p>
    <w:p w14:paraId="41462159" w14:textId="54B107E8" w:rsidR="008E32AE" w:rsidRPr="00F948F4" w:rsidRDefault="008E32AE" w:rsidP="00AF499B">
      <w:pPr>
        <w:spacing w:line="240" w:lineRule="auto"/>
        <w:jc w:val="both"/>
        <w:rPr>
          <w:rFonts w:ascii="Times New Roman" w:hAnsi="Times New Roman"/>
          <w:b/>
          <w:sz w:val="24"/>
          <w:szCs w:val="24"/>
        </w:rPr>
      </w:pPr>
      <w:r w:rsidRPr="00F948F4">
        <w:rPr>
          <w:rFonts w:ascii="Times New Roman" w:hAnsi="Times New Roman"/>
          <w:b/>
          <w:sz w:val="24"/>
          <w:szCs w:val="24"/>
        </w:rPr>
        <w:t xml:space="preserve">1. </w:t>
      </w:r>
      <w:r w:rsidRPr="00F948F4">
        <w:rPr>
          <w:rFonts w:ascii="Times New Roman" w:hAnsi="Times New Roman"/>
          <w:b/>
          <w:sz w:val="24"/>
          <w:szCs w:val="24"/>
        </w:rPr>
        <w:tab/>
        <w:t>INTRODUCTION</w:t>
      </w:r>
      <w:r w:rsidR="00EF1711">
        <w:rPr>
          <w:rFonts w:ascii="Times New Roman" w:hAnsi="Times New Roman"/>
          <w:b/>
          <w:sz w:val="24"/>
          <w:szCs w:val="24"/>
        </w:rPr>
        <w:tab/>
      </w:r>
      <w:r w:rsidR="00EF1711">
        <w:rPr>
          <w:rFonts w:ascii="Times New Roman" w:hAnsi="Times New Roman"/>
          <w:b/>
          <w:sz w:val="24"/>
          <w:szCs w:val="24"/>
        </w:rPr>
        <w:tab/>
      </w:r>
      <w:r w:rsidR="00EF1711">
        <w:rPr>
          <w:rFonts w:ascii="Times New Roman" w:hAnsi="Times New Roman"/>
          <w:b/>
          <w:sz w:val="24"/>
          <w:szCs w:val="24"/>
        </w:rPr>
        <w:tab/>
      </w:r>
      <w:r w:rsidR="00EF1711">
        <w:rPr>
          <w:rFonts w:ascii="Times New Roman" w:hAnsi="Times New Roman"/>
          <w:b/>
          <w:sz w:val="24"/>
          <w:szCs w:val="24"/>
        </w:rPr>
        <w:tab/>
      </w:r>
      <w:r w:rsidR="00EF1711">
        <w:rPr>
          <w:rFonts w:ascii="Times New Roman" w:hAnsi="Times New Roman"/>
          <w:b/>
          <w:sz w:val="24"/>
          <w:szCs w:val="24"/>
        </w:rPr>
        <w:tab/>
      </w:r>
      <w:r w:rsidR="00EF1711">
        <w:rPr>
          <w:rFonts w:ascii="Times New Roman" w:hAnsi="Times New Roman"/>
          <w:b/>
          <w:sz w:val="24"/>
          <w:szCs w:val="24"/>
        </w:rPr>
        <w:tab/>
      </w:r>
      <w:r w:rsidR="00EF1711">
        <w:rPr>
          <w:rFonts w:ascii="Times New Roman" w:hAnsi="Times New Roman"/>
          <w:b/>
          <w:sz w:val="24"/>
          <w:szCs w:val="24"/>
        </w:rPr>
        <w:tab/>
      </w:r>
      <w:r w:rsidR="00EF1711">
        <w:rPr>
          <w:rFonts w:ascii="Times New Roman" w:hAnsi="Times New Roman"/>
          <w:b/>
          <w:sz w:val="24"/>
          <w:szCs w:val="24"/>
        </w:rPr>
        <w:tab/>
        <w:t xml:space="preserve">8 </w:t>
      </w:r>
      <w:r w:rsidR="00D17389">
        <w:rPr>
          <w:rFonts w:ascii="Times New Roman" w:hAnsi="Times New Roman"/>
          <w:b/>
          <w:sz w:val="24"/>
          <w:szCs w:val="24"/>
        </w:rPr>
        <w:t>-</w:t>
      </w:r>
      <w:r w:rsidR="001E1C53">
        <w:rPr>
          <w:rFonts w:ascii="Times New Roman" w:hAnsi="Times New Roman"/>
          <w:b/>
          <w:sz w:val="24"/>
          <w:szCs w:val="24"/>
        </w:rPr>
        <w:t>13</w:t>
      </w:r>
      <w:r w:rsidR="00EF1711">
        <w:rPr>
          <w:rFonts w:ascii="Times New Roman" w:hAnsi="Times New Roman"/>
          <w:b/>
          <w:sz w:val="24"/>
          <w:szCs w:val="24"/>
        </w:rPr>
        <w:t xml:space="preserve">                </w:t>
      </w:r>
    </w:p>
    <w:p w14:paraId="3A7A24DB" w14:textId="77777777" w:rsidR="008E32AE" w:rsidRPr="00F948F4" w:rsidRDefault="008E32AE" w:rsidP="00AF499B">
      <w:pPr>
        <w:spacing w:line="240" w:lineRule="auto"/>
        <w:jc w:val="both"/>
        <w:rPr>
          <w:rFonts w:ascii="Times New Roman" w:hAnsi="Times New Roman"/>
          <w:sz w:val="24"/>
          <w:szCs w:val="24"/>
        </w:rPr>
      </w:pPr>
      <w:r w:rsidRPr="00F948F4">
        <w:rPr>
          <w:rFonts w:ascii="Times New Roman" w:hAnsi="Times New Roman"/>
          <w:sz w:val="24"/>
          <w:szCs w:val="24"/>
        </w:rPr>
        <w:t xml:space="preserve">         </w:t>
      </w:r>
      <w:r w:rsidRPr="00F948F4">
        <w:rPr>
          <w:rFonts w:ascii="Times New Roman" w:hAnsi="Times New Roman"/>
          <w:sz w:val="24"/>
          <w:szCs w:val="24"/>
        </w:rPr>
        <w:tab/>
        <w:t>1.</w:t>
      </w:r>
      <w:r>
        <w:rPr>
          <w:rFonts w:ascii="Times New Roman" w:hAnsi="Times New Roman"/>
          <w:sz w:val="24"/>
          <w:szCs w:val="24"/>
        </w:rPr>
        <w:t>1</w:t>
      </w:r>
      <w:r w:rsidRPr="00F948F4">
        <w:rPr>
          <w:rFonts w:ascii="Times New Roman" w:hAnsi="Times New Roman"/>
          <w:sz w:val="24"/>
          <w:szCs w:val="24"/>
        </w:rPr>
        <w:t xml:space="preserve"> INTRODUCTION TO PROJECT</w:t>
      </w:r>
    </w:p>
    <w:p w14:paraId="7AE4B102" w14:textId="77777777" w:rsidR="008E32AE" w:rsidRPr="00F948F4" w:rsidRDefault="008E32AE" w:rsidP="00AF499B">
      <w:pPr>
        <w:spacing w:line="240" w:lineRule="auto"/>
        <w:jc w:val="both"/>
        <w:rPr>
          <w:rFonts w:ascii="Times New Roman" w:hAnsi="Times New Roman"/>
          <w:sz w:val="24"/>
          <w:szCs w:val="24"/>
        </w:rPr>
      </w:pPr>
      <w:r w:rsidRPr="00F948F4">
        <w:rPr>
          <w:rFonts w:ascii="Times New Roman" w:hAnsi="Times New Roman"/>
          <w:sz w:val="24"/>
          <w:szCs w:val="24"/>
        </w:rPr>
        <w:t xml:space="preserve">                    </w:t>
      </w:r>
      <w:r w:rsidRPr="00F948F4">
        <w:rPr>
          <w:rFonts w:ascii="Times New Roman" w:hAnsi="Times New Roman"/>
          <w:sz w:val="24"/>
          <w:szCs w:val="24"/>
        </w:rPr>
        <w:tab/>
        <w:t>- STATEMENT OF THE PROBLEM</w:t>
      </w:r>
    </w:p>
    <w:p w14:paraId="3267968F" w14:textId="77777777" w:rsidR="008E32AE" w:rsidRDefault="008E32AE" w:rsidP="00AF499B">
      <w:pPr>
        <w:spacing w:line="360" w:lineRule="auto"/>
        <w:jc w:val="both"/>
        <w:rPr>
          <w:rFonts w:ascii="Times New Roman" w:hAnsi="Times New Roman"/>
          <w:sz w:val="24"/>
          <w:szCs w:val="24"/>
        </w:rPr>
      </w:pPr>
      <w:r w:rsidRPr="00F948F4">
        <w:rPr>
          <w:rFonts w:ascii="Times New Roman" w:hAnsi="Times New Roman"/>
          <w:sz w:val="24"/>
          <w:szCs w:val="24"/>
        </w:rPr>
        <w:lastRenderedPageBreak/>
        <w:t xml:space="preserve">                 </w:t>
      </w:r>
      <w:r w:rsidRPr="00F948F4">
        <w:rPr>
          <w:rFonts w:ascii="Times New Roman" w:hAnsi="Times New Roman"/>
          <w:sz w:val="24"/>
          <w:szCs w:val="24"/>
        </w:rPr>
        <w:tab/>
        <w:t xml:space="preserve">- BRIEF DESCRIPTION OF THE PROJECT    </w:t>
      </w:r>
    </w:p>
    <w:p w14:paraId="4B07B71A" w14:textId="7DCC3D20" w:rsidR="008E32AE" w:rsidRDefault="008E32AE" w:rsidP="00AF499B">
      <w:pPr>
        <w:spacing w:line="360" w:lineRule="auto"/>
        <w:jc w:val="both"/>
        <w:rPr>
          <w:rFonts w:ascii="Times New Roman" w:hAnsi="Times New Roman"/>
          <w:sz w:val="24"/>
          <w:szCs w:val="24"/>
        </w:rPr>
      </w:pPr>
      <w:r>
        <w:rPr>
          <w:rFonts w:ascii="Times New Roman" w:hAnsi="Times New Roman"/>
          <w:sz w:val="24"/>
          <w:szCs w:val="24"/>
        </w:rPr>
        <w:t xml:space="preserve">                    </w:t>
      </w:r>
      <w:r w:rsidR="001675F2">
        <w:rPr>
          <w:rFonts w:ascii="Times New Roman" w:hAnsi="Times New Roman"/>
          <w:sz w:val="24"/>
          <w:szCs w:val="24"/>
        </w:rPr>
        <w:t xml:space="preserve">   </w:t>
      </w:r>
      <w:r>
        <w:rPr>
          <w:rFonts w:ascii="Times New Roman" w:hAnsi="Times New Roman"/>
          <w:sz w:val="24"/>
          <w:szCs w:val="24"/>
        </w:rPr>
        <w:t xml:space="preserve"> -</w:t>
      </w:r>
      <w:r w:rsidRPr="00B022C9">
        <w:rPr>
          <w:rFonts w:ascii="Times New Roman" w:hAnsi="Times New Roman"/>
          <w:sz w:val="24"/>
          <w:szCs w:val="24"/>
        </w:rPr>
        <w:t xml:space="preserve"> </w:t>
      </w:r>
      <w:r>
        <w:rPr>
          <w:rFonts w:ascii="Times New Roman" w:hAnsi="Times New Roman"/>
          <w:sz w:val="24"/>
          <w:szCs w:val="24"/>
        </w:rPr>
        <w:t>SOFTWARE AND HARDWARE SPECIFICATION</w:t>
      </w:r>
      <w:r w:rsidRPr="00F948F4">
        <w:rPr>
          <w:rFonts w:ascii="Times New Roman" w:hAnsi="Times New Roman"/>
          <w:sz w:val="24"/>
          <w:szCs w:val="24"/>
        </w:rPr>
        <w:t xml:space="preserve"> </w:t>
      </w:r>
    </w:p>
    <w:p w14:paraId="02084168" w14:textId="520ECCF3" w:rsidR="008E32AE" w:rsidRDefault="008E32AE" w:rsidP="00AF499B">
      <w:pPr>
        <w:spacing w:line="360" w:lineRule="auto"/>
        <w:jc w:val="both"/>
        <w:rPr>
          <w:rFonts w:ascii="Times New Roman" w:hAnsi="Times New Roman"/>
          <w:sz w:val="24"/>
          <w:szCs w:val="24"/>
        </w:rPr>
      </w:pPr>
      <w:r>
        <w:rPr>
          <w:rFonts w:ascii="Times New Roman" w:hAnsi="Times New Roman"/>
          <w:sz w:val="24"/>
          <w:szCs w:val="24"/>
        </w:rPr>
        <w:t xml:space="preserve">           1.2 FUNCTIONAL</w:t>
      </w:r>
      <w:r w:rsidR="00CD68C7">
        <w:rPr>
          <w:rFonts w:ascii="Times New Roman" w:hAnsi="Times New Roman"/>
          <w:sz w:val="24"/>
          <w:szCs w:val="24"/>
        </w:rPr>
        <w:t xml:space="preserve"> </w:t>
      </w:r>
      <w:r>
        <w:rPr>
          <w:rFonts w:ascii="Times New Roman" w:hAnsi="Times New Roman"/>
          <w:sz w:val="24"/>
          <w:szCs w:val="24"/>
        </w:rPr>
        <w:t>AND NON-FUNCTIONAL REQUIREMENTS</w:t>
      </w:r>
    </w:p>
    <w:p w14:paraId="11C1E7E9" w14:textId="6EF61B2B" w:rsidR="008E32AE" w:rsidRDefault="008E32AE" w:rsidP="00AF499B">
      <w:pPr>
        <w:spacing w:line="360" w:lineRule="auto"/>
        <w:jc w:val="both"/>
        <w:rPr>
          <w:rFonts w:ascii="Times New Roman" w:hAnsi="Times New Roman"/>
          <w:b/>
          <w:sz w:val="24"/>
          <w:szCs w:val="24"/>
        </w:rPr>
      </w:pPr>
      <w:r w:rsidRPr="00F948F4">
        <w:rPr>
          <w:rFonts w:ascii="Times New Roman" w:hAnsi="Times New Roman"/>
          <w:b/>
          <w:sz w:val="24"/>
          <w:szCs w:val="24"/>
        </w:rPr>
        <w:t>2.</w:t>
      </w:r>
      <w:r w:rsidRPr="00F948F4">
        <w:rPr>
          <w:rFonts w:ascii="Times New Roman" w:hAnsi="Times New Roman"/>
          <w:b/>
          <w:sz w:val="24"/>
          <w:szCs w:val="24"/>
        </w:rPr>
        <w:tab/>
        <w:t>LITERATURE SURVEY</w:t>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t>1</w:t>
      </w:r>
      <w:r w:rsidR="00D17389">
        <w:rPr>
          <w:rFonts w:ascii="Times New Roman" w:hAnsi="Times New Roman"/>
          <w:b/>
          <w:sz w:val="24"/>
          <w:szCs w:val="24"/>
        </w:rPr>
        <w:t>4</w:t>
      </w:r>
      <w:r w:rsidR="001E1C53">
        <w:rPr>
          <w:rFonts w:ascii="Times New Roman" w:hAnsi="Times New Roman"/>
          <w:b/>
          <w:sz w:val="24"/>
          <w:szCs w:val="24"/>
        </w:rPr>
        <w:t>-</w:t>
      </w:r>
      <w:r w:rsidR="0039167A">
        <w:rPr>
          <w:rFonts w:ascii="Times New Roman" w:hAnsi="Times New Roman"/>
          <w:b/>
          <w:sz w:val="24"/>
          <w:szCs w:val="24"/>
        </w:rPr>
        <w:t>16</w:t>
      </w:r>
    </w:p>
    <w:p w14:paraId="56EA80CE" w14:textId="7DD70F4B" w:rsidR="008E32AE" w:rsidRPr="00F948F4" w:rsidRDefault="008E32AE" w:rsidP="00AF499B">
      <w:pPr>
        <w:spacing w:line="360" w:lineRule="auto"/>
        <w:jc w:val="both"/>
        <w:rPr>
          <w:rFonts w:ascii="Times New Roman" w:hAnsi="Times New Roman"/>
          <w:b/>
          <w:sz w:val="24"/>
          <w:szCs w:val="24"/>
        </w:rPr>
      </w:pPr>
      <w:r>
        <w:rPr>
          <w:rFonts w:ascii="Times New Roman" w:hAnsi="Times New Roman"/>
          <w:b/>
          <w:sz w:val="24"/>
          <w:szCs w:val="24"/>
        </w:rPr>
        <w:t>3</w:t>
      </w:r>
      <w:r w:rsidRPr="00F948F4">
        <w:rPr>
          <w:rFonts w:ascii="Times New Roman" w:hAnsi="Times New Roman"/>
          <w:b/>
          <w:sz w:val="24"/>
          <w:szCs w:val="24"/>
        </w:rPr>
        <w:t xml:space="preserve">. </w:t>
      </w:r>
      <w:r w:rsidRPr="00F948F4">
        <w:rPr>
          <w:rFonts w:ascii="Times New Roman" w:hAnsi="Times New Roman"/>
          <w:b/>
          <w:sz w:val="24"/>
          <w:szCs w:val="24"/>
        </w:rPr>
        <w:tab/>
        <w:t>SYSTEM ANALYSIS</w:t>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t>1</w:t>
      </w:r>
      <w:r w:rsidR="0039167A">
        <w:rPr>
          <w:rFonts w:ascii="Times New Roman" w:hAnsi="Times New Roman"/>
          <w:b/>
          <w:sz w:val="24"/>
          <w:szCs w:val="24"/>
        </w:rPr>
        <w:t>7-21</w:t>
      </w:r>
    </w:p>
    <w:p w14:paraId="7D5C414A" w14:textId="77777777" w:rsidR="008E32AE" w:rsidRPr="00F948F4" w:rsidRDefault="008E32AE" w:rsidP="00AF499B">
      <w:pPr>
        <w:spacing w:line="240" w:lineRule="auto"/>
        <w:jc w:val="both"/>
        <w:rPr>
          <w:rFonts w:ascii="Times New Roman" w:hAnsi="Times New Roman"/>
          <w:sz w:val="24"/>
          <w:szCs w:val="24"/>
        </w:rPr>
      </w:pPr>
      <w:r w:rsidRPr="00F948F4">
        <w:rPr>
          <w:rFonts w:ascii="Times New Roman" w:hAnsi="Times New Roman"/>
          <w:sz w:val="24"/>
          <w:szCs w:val="24"/>
        </w:rPr>
        <w:t xml:space="preserve">      </w:t>
      </w:r>
      <w:r w:rsidRPr="00F948F4">
        <w:rPr>
          <w:rFonts w:ascii="Times New Roman" w:hAnsi="Times New Roman"/>
          <w:sz w:val="24"/>
          <w:szCs w:val="24"/>
        </w:rPr>
        <w:tab/>
      </w:r>
      <w:r>
        <w:rPr>
          <w:rFonts w:ascii="Times New Roman" w:hAnsi="Times New Roman"/>
          <w:sz w:val="24"/>
          <w:szCs w:val="24"/>
        </w:rPr>
        <w:t>3</w:t>
      </w:r>
      <w:r w:rsidRPr="00F948F4">
        <w:rPr>
          <w:rFonts w:ascii="Times New Roman" w:hAnsi="Times New Roman"/>
          <w:sz w:val="24"/>
          <w:szCs w:val="24"/>
        </w:rPr>
        <w:t>.1 EXISTING SYSTEM</w:t>
      </w:r>
    </w:p>
    <w:p w14:paraId="5741A7A5" w14:textId="77777777" w:rsidR="008E32AE" w:rsidRPr="00F948F4" w:rsidRDefault="008E32AE" w:rsidP="00AF499B">
      <w:pPr>
        <w:spacing w:line="240" w:lineRule="auto"/>
        <w:jc w:val="both"/>
        <w:rPr>
          <w:rFonts w:ascii="Times New Roman" w:hAnsi="Times New Roman"/>
          <w:sz w:val="24"/>
          <w:szCs w:val="24"/>
        </w:rPr>
      </w:pPr>
      <w:r w:rsidRPr="00F948F4">
        <w:rPr>
          <w:rFonts w:ascii="Times New Roman" w:hAnsi="Times New Roman"/>
          <w:sz w:val="24"/>
          <w:szCs w:val="24"/>
        </w:rPr>
        <w:t xml:space="preserve">      </w:t>
      </w:r>
      <w:r w:rsidRPr="00F948F4">
        <w:rPr>
          <w:rFonts w:ascii="Times New Roman" w:hAnsi="Times New Roman"/>
          <w:sz w:val="24"/>
          <w:szCs w:val="24"/>
        </w:rPr>
        <w:tab/>
      </w:r>
      <w:r>
        <w:rPr>
          <w:rFonts w:ascii="Times New Roman" w:hAnsi="Times New Roman"/>
          <w:sz w:val="24"/>
          <w:szCs w:val="24"/>
        </w:rPr>
        <w:t>3</w:t>
      </w:r>
      <w:r w:rsidRPr="00F948F4">
        <w:rPr>
          <w:rFonts w:ascii="Times New Roman" w:hAnsi="Times New Roman"/>
          <w:sz w:val="24"/>
          <w:szCs w:val="24"/>
        </w:rPr>
        <w:t xml:space="preserve">.2 LIMITATIONS OF </w:t>
      </w:r>
      <w:r>
        <w:rPr>
          <w:rFonts w:ascii="Times New Roman" w:hAnsi="Times New Roman"/>
          <w:sz w:val="24"/>
          <w:szCs w:val="24"/>
        </w:rPr>
        <w:t xml:space="preserve">THE </w:t>
      </w:r>
      <w:r w:rsidRPr="00F948F4">
        <w:rPr>
          <w:rFonts w:ascii="Times New Roman" w:hAnsi="Times New Roman"/>
          <w:sz w:val="24"/>
          <w:szCs w:val="24"/>
        </w:rPr>
        <w:t>EXISTING SYSTEM</w:t>
      </w:r>
    </w:p>
    <w:p w14:paraId="0CC95736" w14:textId="77777777" w:rsidR="008E32AE" w:rsidRPr="00F948F4" w:rsidRDefault="008E32AE" w:rsidP="00AF499B">
      <w:pPr>
        <w:spacing w:line="240" w:lineRule="auto"/>
        <w:jc w:val="both"/>
        <w:rPr>
          <w:rFonts w:ascii="Times New Roman" w:hAnsi="Times New Roman"/>
          <w:sz w:val="24"/>
          <w:szCs w:val="24"/>
        </w:rPr>
      </w:pPr>
      <w:r w:rsidRPr="00F948F4">
        <w:rPr>
          <w:rFonts w:ascii="Times New Roman" w:hAnsi="Times New Roman"/>
          <w:sz w:val="24"/>
          <w:szCs w:val="24"/>
        </w:rPr>
        <w:t xml:space="preserve">      </w:t>
      </w:r>
      <w:r w:rsidRPr="00F948F4">
        <w:rPr>
          <w:rFonts w:ascii="Times New Roman" w:hAnsi="Times New Roman"/>
          <w:sz w:val="24"/>
          <w:szCs w:val="24"/>
        </w:rPr>
        <w:tab/>
      </w:r>
      <w:r>
        <w:rPr>
          <w:rFonts w:ascii="Times New Roman" w:hAnsi="Times New Roman"/>
          <w:sz w:val="24"/>
          <w:szCs w:val="24"/>
        </w:rPr>
        <w:t>3</w:t>
      </w:r>
      <w:r w:rsidRPr="00F948F4">
        <w:rPr>
          <w:rFonts w:ascii="Times New Roman" w:hAnsi="Times New Roman"/>
          <w:sz w:val="24"/>
          <w:szCs w:val="24"/>
        </w:rPr>
        <w:t>.3 PROPOSED SYSTEM</w:t>
      </w:r>
    </w:p>
    <w:p w14:paraId="2323662C" w14:textId="77777777" w:rsidR="008E32AE" w:rsidRPr="00F948F4" w:rsidRDefault="008E32AE" w:rsidP="00AF499B">
      <w:pPr>
        <w:spacing w:line="240" w:lineRule="auto"/>
        <w:jc w:val="both"/>
        <w:rPr>
          <w:rFonts w:ascii="Times New Roman" w:hAnsi="Times New Roman"/>
          <w:sz w:val="24"/>
          <w:szCs w:val="24"/>
        </w:rPr>
      </w:pPr>
      <w:r w:rsidRPr="00F948F4">
        <w:rPr>
          <w:rFonts w:ascii="Times New Roman" w:hAnsi="Times New Roman"/>
          <w:sz w:val="24"/>
          <w:szCs w:val="24"/>
        </w:rPr>
        <w:t xml:space="preserve">      </w:t>
      </w:r>
      <w:r w:rsidRPr="00F948F4">
        <w:rPr>
          <w:rFonts w:ascii="Times New Roman" w:hAnsi="Times New Roman"/>
          <w:sz w:val="24"/>
          <w:szCs w:val="24"/>
        </w:rPr>
        <w:tab/>
      </w:r>
      <w:r>
        <w:rPr>
          <w:rFonts w:ascii="Times New Roman" w:hAnsi="Times New Roman"/>
          <w:sz w:val="24"/>
          <w:szCs w:val="24"/>
        </w:rPr>
        <w:t>3</w:t>
      </w:r>
      <w:r w:rsidRPr="00F948F4">
        <w:rPr>
          <w:rFonts w:ascii="Times New Roman" w:hAnsi="Times New Roman"/>
          <w:sz w:val="24"/>
          <w:szCs w:val="24"/>
        </w:rPr>
        <w:t xml:space="preserve">.4 ADVANTAGES OF </w:t>
      </w:r>
      <w:r>
        <w:rPr>
          <w:rFonts w:ascii="Times New Roman" w:hAnsi="Times New Roman"/>
          <w:sz w:val="24"/>
          <w:szCs w:val="24"/>
        </w:rPr>
        <w:t xml:space="preserve">THE </w:t>
      </w:r>
      <w:r w:rsidRPr="00F948F4">
        <w:rPr>
          <w:rFonts w:ascii="Times New Roman" w:hAnsi="Times New Roman"/>
          <w:sz w:val="24"/>
          <w:szCs w:val="24"/>
        </w:rPr>
        <w:t>PROPOSED SYSTEM</w:t>
      </w:r>
    </w:p>
    <w:p w14:paraId="20135843" w14:textId="77777777" w:rsidR="008E32AE" w:rsidRPr="00F948F4" w:rsidRDefault="008E32AE" w:rsidP="00AF499B">
      <w:pPr>
        <w:spacing w:line="240" w:lineRule="auto"/>
        <w:jc w:val="both"/>
        <w:rPr>
          <w:rFonts w:ascii="Times New Roman" w:hAnsi="Times New Roman"/>
          <w:sz w:val="24"/>
          <w:szCs w:val="24"/>
        </w:rPr>
      </w:pPr>
      <w:r w:rsidRPr="00F948F4">
        <w:rPr>
          <w:rFonts w:ascii="Times New Roman" w:hAnsi="Times New Roman"/>
          <w:sz w:val="24"/>
          <w:szCs w:val="24"/>
        </w:rPr>
        <w:t xml:space="preserve">      </w:t>
      </w:r>
      <w:r w:rsidRPr="00F948F4">
        <w:rPr>
          <w:rFonts w:ascii="Times New Roman" w:hAnsi="Times New Roman"/>
          <w:sz w:val="24"/>
          <w:szCs w:val="24"/>
        </w:rPr>
        <w:tab/>
      </w:r>
      <w:r>
        <w:rPr>
          <w:rFonts w:ascii="Times New Roman" w:hAnsi="Times New Roman"/>
          <w:sz w:val="24"/>
          <w:szCs w:val="24"/>
        </w:rPr>
        <w:t>3</w:t>
      </w:r>
      <w:r w:rsidRPr="00F948F4">
        <w:rPr>
          <w:rFonts w:ascii="Times New Roman" w:hAnsi="Times New Roman"/>
          <w:sz w:val="24"/>
          <w:szCs w:val="24"/>
        </w:rPr>
        <w:t>.5 FEASIBILITY STUDY</w:t>
      </w:r>
    </w:p>
    <w:p w14:paraId="212DD79C" w14:textId="77777777" w:rsidR="008E32AE" w:rsidRPr="00F948F4" w:rsidRDefault="008E32AE" w:rsidP="00AF499B">
      <w:pPr>
        <w:spacing w:line="240" w:lineRule="auto"/>
        <w:jc w:val="both"/>
        <w:rPr>
          <w:rFonts w:ascii="Times New Roman" w:hAnsi="Times New Roman"/>
          <w:sz w:val="24"/>
          <w:szCs w:val="24"/>
        </w:rPr>
      </w:pPr>
      <w:r w:rsidRPr="00F948F4">
        <w:rPr>
          <w:rFonts w:ascii="Times New Roman" w:hAnsi="Times New Roman"/>
          <w:sz w:val="24"/>
          <w:szCs w:val="24"/>
        </w:rPr>
        <w:t xml:space="preserve">         </w:t>
      </w:r>
      <w:r w:rsidRPr="00F948F4">
        <w:rPr>
          <w:rFonts w:ascii="Times New Roman" w:hAnsi="Times New Roman"/>
          <w:sz w:val="24"/>
          <w:szCs w:val="24"/>
        </w:rPr>
        <w:tab/>
      </w:r>
      <w:r w:rsidRPr="00F948F4">
        <w:rPr>
          <w:rFonts w:ascii="Times New Roman" w:hAnsi="Times New Roman"/>
          <w:sz w:val="24"/>
          <w:szCs w:val="24"/>
        </w:rPr>
        <w:tab/>
      </w:r>
      <w:r>
        <w:rPr>
          <w:rFonts w:ascii="Times New Roman" w:hAnsi="Times New Roman"/>
          <w:sz w:val="24"/>
          <w:szCs w:val="24"/>
        </w:rPr>
        <w:t xml:space="preserve">- </w:t>
      </w:r>
      <w:r w:rsidRPr="00F948F4">
        <w:rPr>
          <w:rFonts w:ascii="Times New Roman" w:hAnsi="Times New Roman"/>
          <w:sz w:val="24"/>
          <w:szCs w:val="24"/>
        </w:rPr>
        <w:t>TECHNICAL FEASIBILITY</w:t>
      </w:r>
    </w:p>
    <w:p w14:paraId="76B54A45" w14:textId="77777777" w:rsidR="008E32AE" w:rsidRPr="00F948F4" w:rsidRDefault="008E32AE" w:rsidP="00AF499B">
      <w:pPr>
        <w:spacing w:line="240" w:lineRule="auto"/>
        <w:jc w:val="both"/>
        <w:rPr>
          <w:rFonts w:ascii="Times New Roman" w:hAnsi="Times New Roman"/>
          <w:sz w:val="24"/>
          <w:szCs w:val="24"/>
        </w:rPr>
      </w:pPr>
      <w:r w:rsidRPr="00F948F4">
        <w:rPr>
          <w:rFonts w:ascii="Times New Roman" w:hAnsi="Times New Roman"/>
          <w:sz w:val="24"/>
          <w:szCs w:val="24"/>
        </w:rPr>
        <w:t xml:space="preserve">                </w:t>
      </w:r>
      <w:r w:rsidRPr="00F948F4">
        <w:rPr>
          <w:rFonts w:ascii="Times New Roman" w:hAnsi="Times New Roman"/>
          <w:sz w:val="24"/>
          <w:szCs w:val="24"/>
        </w:rPr>
        <w:tab/>
      </w:r>
      <w:r>
        <w:rPr>
          <w:rFonts w:ascii="Times New Roman" w:hAnsi="Times New Roman"/>
          <w:sz w:val="24"/>
          <w:szCs w:val="24"/>
        </w:rPr>
        <w:t xml:space="preserve">- </w:t>
      </w:r>
      <w:r w:rsidRPr="00F948F4">
        <w:rPr>
          <w:rFonts w:ascii="Times New Roman" w:hAnsi="Times New Roman"/>
          <w:sz w:val="24"/>
          <w:szCs w:val="24"/>
        </w:rPr>
        <w:t>ECONOMICAL FEASIBILITY</w:t>
      </w:r>
    </w:p>
    <w:p w14:paraId="23EF27AA" w14:textId="77777777" w:rsidR="008E32AE" w:rsidRDefault="008E32AE" w:rsidP="00AF499B">
      <w:pPr>
        <w:spacing w:line="360" w:lineRule="auto"/>
        <w:jc w:val="both"/>
        <w:rPr>
          <w:rFonts w:ascii="Times New Roman" w:hAnsi="Times New Roman"/>
          <w:sz w:val="24"/>
          <w:szCs w:val="24"/>
        </w:rPr>
      </w:pPr>
      <w:r w:rsidRPr="00F948F4">
        <w:rPr>
          <w:rFonts w:ascii="Times New Roman" w:hAnsi="Times New Roman"/>
          <w:sz w:val="24"/>
          <w:szCs w:val="24"/>
        </w:rPr>
        <w:t xml:space="preserve">               </w:t>
      </w:r>
      <w:r w:rsidRPr="00F948F4">
        <w:rPr>
          <w:rFonts w:ascii="Times New Roman" w:hAnsi="Times New Roman"/>
          <w:sz w:val="24"/>
          <w:szCs w:val="24"/>
        </w:rPr>
        <w:tab/>
      </w:r>
      <w:r>
        <w:rPr>
          <w:rFonts w:ascii="Times New Roman" w:hAnsi="Times New Roman"/>
          <w:sz w:val="24"/>
          <w:szCs w:val="24"/>
        </w:rPr>
        <w:t xml:space="preserve">- </w:t>
      </w:r>
      <w:r w:rsidRPr="00F948F4">
        <w:rPr>
          <w:rFonts w:ascii="Times New Roman" w:hAnsi="Times New Roman"/>
          <w:sz w:val="24"/>
          <w:szCs w:val="24"/>
        </w:rPr>
        <w:t>OPERATIONAL FEASIBILITY</w:t>
      </w:r>
    </w:p>
    <w:p w14:paraId="28D15C22" w14:textId="5FC15C02" w:rsidR="008E32AE" w:rsidRPr="00F948F4" w:rsidRDefault="008E32AE" w:rsidP="00AF499B">
      <w:pPr>
        <w:spacing w:line="360" w:lineRule="auto"/>
        <w:jc w:val="both"/>
        <w:rPr>
          <w:rFonts w:ascii="Times New Roman" w:hAnsi="Times New Roman"/>
          <w:b/>
          <w:sz w:val="24"/>
          <w:szCs w:val="24"/>
        </w:rPr>
      </w:pPr>
      <w:r>
        <w:rPr>
          <w:rFonts w:ascii="Times New Roman" w:hAnsi="Times New Roman"/>
          <w:sz w:val="24"/>
          <w:szCs w:val="24"/>
        </w:rPr>
        <w:t xml:space="preserve">         4.  </w:t>
      </w:r>
      <w:r w:rsidRPr="00F948F4">
        <w:rPr>
          <w:rFonts w:ascii="Times New Roman" w:hAnsi="Times New Roman"/>
          <w:b/>
          <w:sz w:val="24"/>
          <w:szCs w:val="24"/>
        </w:rPr>
        <w:t>SYSTEM DESIGN</w:t>
      </w:r>
      <w:r>
        <w:rPr>
          <w:rFonts w:ascii="Times New Roman" w:hAnsi="Times New Roman"/>
          <w:b/>
          <w:sz w:val="24"/>
          <w:szCs w:val="24"/>
        </w:rPr>
        <w:t xml:space="preserve"> AND DEVELOPMENT</w:t>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39167A">
        <w:rPr>
          <w:rFonts w:ascii="Times New Roman" w:hAnsi="Times New Roman"/>
          <w:b/>
          <w:sz w:val="24"/>
          <w:szCs w:val="24"/>
        </w:rPr>
        <w:t>22-</w:t>
      </w:r>
      <w:r w:rsidR="00C87038">
        <w:rPr>
          <w:rFonts w:ascii="Times New Roman" w:hAnsi="Times New Roman"/>
          <w:b/>
          <w:sz w:val="24"/>
          <w:szCs w:val="24"/>
        </w:rPr>
        <w:t>40</w:t>
      </w:r>
    </w:p>
    <w:p w14:paraId="02C840BF" w14:textId="77777777" w:rsidR="008E32AE" w:rsidRPr="00F948F4" w:rsidRDefault="008E32AE" w:rsidP="00AF499B">
      <w:pPr>
        <w:spacing w:line="240" w:lineRule="auto"/>
        <w:jc w:val="both"/>
        <w:rPr>
          <w:rFonts w:ascii="Times New Roman" w:hAnsi="Times New Roman"/>
          <w:sz w:val="24"/>
          <w:szCs w:val="24"/>
        </w:rPr>
      </w:pPr>
      <w:r w:rsidRPr="00F948F4">
        <w:rPr>
          <w:rFonts w:ascii="Times New Roman" w:hAnsi="Times New Roman"/>
          <w:sz w:val="24"/>
          <w:szCs w:val="24"/>
        </w:rPr>
        <w:t xml:space="preserve">      </w:t>
      </w:r>
      <w:r w:rsidRPr="00F948F4">
        <w:rPr>
          <w:rFonts w:ascii="Times New Roman" w:hAnsi="Times New Roman"/>
          <w:sz w:val="24"/>
          <w:szCs w:val="24"/>
        </w:rPr>
        <w:tab/>
      </w:r>
      <w:r>
        <w:rPr>
          <w:rFonts w:ascii="Times New Roman" w:hAnsi="Times New Roman"/>
          <w:sz w:val="24"/>
          <w:szCs w:val="24"/>
        </w:rPr>
        <w:t>4</w:t>
      </w:r>
      <w:r w:rsidRPr="00F948F4">
        <w:rPr>
          <w:rFonts w:ascii="Times New Roman" w:hAnsi="Times New Roman"/>
          <w:sz w:val="24"/>
          <w:szCs w:val="24"/>
        </w:rPr>
        <w:t>.1 HIGH LEVEL DESIGN (ARCHITECTURAL)</w:t>
      </w:r>
    </w:p>
    <w:p w14:paraId="5768A24C" w14:textId="77777777" w:rsidR="008E32AE" w:rsidRPr="00F948F4" w:rsidRDefault="008E32AE" w:rsidP="00AF499B">
      <w:pPr>
        <w:spacing w:line="240" w:lineRule="auto"/>
        <w:jc w:val="both"/>
        <w:rPr>
          <w:rFonts w:ascii="Times New Roman" w:hAnsi="Times New Roman"/>
          <w:sz w:val="24"/>
          <w:szCs w:val="24"/>
        </w:rPr>
      </w:pPr>
      <w:r w:rsidRPr="00F948F4">
        <w:rPr>
          <w:rFonts w:ascii="Times New Roman" w:hAnsi="Times New Roman"/>
          <w:sz w:val="24"/>
          <w:szCs w:val="24"/>
        </w:rPr>
        <w:t xml:space="preserve">      </w:t>
      </w:r>
      <w:r w:rsidRPr="00F948F4">
        <w:rPr>
          <w:rFonts w:ascii="Times New Roman" w:hAnsi="Times New Roman"/>
          <w:sz w:val="24"/>
          <w:szCs w:val="24"/>
        </w:rPr>
        <w:tab/>
      </w:r>
      <w:r>
        <w:rPr>
          <w:rFonts w:ascii="Times New Roman" w:hAnsi="Times New Roman"/>
          <w:sz w:val="24"/>
          <w:szCs w:val="24"/>
        </w:rPr>
        <w:t>4</w:t>
      </w:r>
      <w:r w:rsidRPr="00F948F4">
        <w:rPr>
          <w:rFonts w:ascii="Times New Roman" w:hAnsi="Times New Roman"/>
          <w:sz w:val="24"/>
          <w:szCs w:val="24"/>
        </w:rPr>
        <w:t>.2 LOW LEVEL DESIGN</w:t>
      </w:r>
    </w:p>
    <w:p w14:paraId="64271F51" w14:textId="77777777" w:rsidR="008E32AE" w:rsidRPr="00F948F4" w:rsidRDefault="008E32AE" w:rsidP="00AF499B">
      <w:pPr>
        <w:spacing w:line="240" w:lineRule="auto"/>
        <w:jc w:val="both"/>
        <w:rPr>
          <w:rFonts w:ascii="Times New Roman" w:hAnsi="Times New Roman"/>
          <w:sz w:val="24"/>
          <w:szCs w:val="24"/>
        </w:rPr>
      </w:pPr>
      <w:r w:rsidRPr="00F948F4">
        <w:rPr>
          <w:rFonts w:ascii="Times New Roman" w:hAnsi="Times New Roman"/>
          <w:sz w:val="24"/>
          <w:szCs w:val="24"/>
        </w:rPr>
        <w:t xml:space="preserve">      </w:t>
      </w:r>
      <w:r w:rsidRPr="00F948F4">
        <w:rPr>
          <w:rFonts w:ascii="Times New Roman" w:hAnsi="Times New Roman"/>
          <w:sz w:val="24"/>
          <w:szCs w:val="24"/>
        </w:rPr>
        <w:tab/>
      </w:r>
      <w:r>
        <w:rPr>
          <w:rFonts w:ascii="Times New Roman" w:hAnsi="Times New Roman"/>
          <w:sz w:val="24"/>
          <w:szCs w:val="24"/>
        </w:rPr>
        <w:t>4</w:t>
      </w:r>
      <w:r w:rsidRPr="00F948F4">
        <w:rPr>
          <w:rFonts w:ascii="Times New Roman" w:hAnsi="Times New Roman"/>
          <w:sz w:val="24"/>
          <w:szCs w:val="24"/>
        </w:rPr>
        <w:t xml:space="preserve">.3 ENTITY-RELATIONSHIP DIAGRAM </w:t>
      </w:r>
    </w:p>
    <w:p w14:paraId="4BE951DF" w14:textId="77777777" w:rsidR="008E32AE" w:rsidRPr="00F948F4" w:rsidRDefault="008E32AE" w:rsidP="00AF499B">
      <w:pPr>
        <w:spacing w:line="24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4</w:t>
      </w:r>
      <w:r w:rsidRPr="00F948F4">
        <w:rPr>
          <w:rFonts w:ascii="Times New Roman" w:hAnsi="Times New Roman"/>
          <w:sz w:val="24"/>
          <w:szCs w:val="24"/>
        </w:rPr>
        <w:t>.4 DATAFLOW DIAGRAM</w:t>
      </w:r>
    </w:p>
    <w:p w14:paraId="50F6C3FC" w14:textId="77777777" w:rsidR="008E32AE" w:rsidRDefault="008E32AE" w:rsidP="00AF499B">
      <w:pPr>
        <w:spacing w:line="240" w:lineRule="auto"/>
        <w:jc w:val="both"/>
        <w:rPr>
          <w:rFonts w:ascii="Times New Roman" w:hAnsi="Times New Roman"/>
          <w:sz w:val="24"/>
          <w:szCs w:val="24"/>
        </w:rPr>
      </w:pPr>
      <w:r w:rsidRPr="00F948F4">
        <w:rPr>
          <w:rFonts w:ascii="Times New Roman" w:hAnsi="Times New Roman"/>
          <w:sz w:val="24"/>
          <w:szCs w:val="24"/>
        </w:rPr>
        <w:t xml:space="preserve">   </w:t>
      </w:r>
      <w:r w:rsidRPr="00F948F4">
        <w:rPr>
          <w:rFonts w:ascii="Times New Roman" w:hAnsi="Times New Roman"/>
          <w:sz w:val="24"/>
          <w:szCs w:val="24"/>
        </w:rPr>
        <w:tab/>
      </w:r>
      <w:r>
        <w:rPr>
          <w:rFonts w:ascii="Times New Roman" w:hAnsi="Times New Roman"/>
          <w:sz w:val="24"/>
          <w:szCs w:val="24"/>
        </w:rPr>
        <w:t>4</w:t>
      </w:r>
      <w:r w:rsidRPr="00F948F4">
        <w:rPr>
          <w:rFonts w:ascii="Times New Roman" w:hAnsi="Times New Roman"/>
          <w:sz w:val="24"/>
          <w:szCs w:val="24"/>
        </w:rPr>
        <w:t xml:space="preserve">.5 </w:t>
      </w:r>
      <w:r>
        <w:rPr>
          <w:rFonts w:ascii="Times New Roman" w:hAnsi="Times New Roman"/>
          <w:sz w:val="24"/>
          <w:szCs w:val="24"/>
        </w:rPr>
        <w:t>USE CASE DIAGRAM</w:t>
      </w:r>
    </w:p>
    <w:p w14:paraId="25C96A92" w14:textId="77777777" w:rsidR="008E32AE" w:rsidRDefault="008E32AE" w:rsidP="00AF499B">
      <w:pPr>
        <w:spacing w:line="240" w:lineRule="auto"/>
        <w:jc w:val="both"/>
        <w:rPr>
          <w:rFonts w:ascii="Times New Roman" w:hAnsi="Times New Roman"/>
          <w:sz w:val="24"/>
          <w:szCs w:val="24"/>
        </w:rPr>
      </w:pPr>
      <w:r>
        <w:rPr>
          <w:rFonts w:ascii="Times New Roman" w:hAnsi="Times New Roman"/>
          <w:sz w:val="24"/>
          <w:szCs w:val="24"/>
        </w:rPr>
        <w:t xml:space="preserve">            4</w:t>
      </w:r>
      <w:r w:rsidRPr="00F948F4">
        <w:rPr>
          <w:rFonts w:ascii="Times New Roman" w:hAnsi="Times New Roman"/>
          <w:sz w:val="24"/>
          <w:szCs w:val="24"/>
        </w:rPr>
        <w:t>.</w:t>
      </w:r>
      <w:r>
        <w:rPr>
          <w:rFonts w:ascii="Times New Roman" w:hAnsi="Times New Roman"/>
          <w:sz w:val="24"/>
          <w:szCs w:val="24"/>
        </w:rPr>
        <w:t>6</w:t>
      </w:r>
      <w:r w:rsidRPr="00F948F4">
        <w:rPr>
          <w:rFonts w:ascii="Times New Roman" w:hAnsi="Times New Roman"/>
          <w:sz w:val="24"/>
          <w:szCs w:val="24"/>
        </w:rPr>
        <w:t xml:space="preserve"> </w:t>
      </w:r>
      <w:r>
        <w:rPr>
          <w:rFonts w:ascii="Times New Roman" w:hAnsi="Times New Roman"/>
          <w:sz w:val="24"/>
          <w:szCs w:val="24"/>
        </w:rPr>
        <w:t>SEQUENCE DIAGRAM</w:t>
      </w:r>
    </w:p>
    <w:p w14:paraId="3B0A3C94" w14:textId="77777777" w:rsidR="008E32AE" w:rsidRDefault="008E32AE" w:rsidP="00AF499B">
      <w:pPr>
        <w:spacing w:line="240" w:lineRule="auto"/>
        <w:jc w:val="both"/>
        <w:rPr>
          <w:rFonts w:ascii="Times New Roman" w:hAnsi="Times New Roman"/>
          <w:sz w:val="24"/>
          <w:szCs w:val="24"/>
        </w:rPr>
      </w:pPr>
      <w:r>
        <w:rPr>
          <w:rFonts w:ascii="Times New Roman" w:hAnsi="Times New Roman"/>
          <w:sz w:val="24"/>
          <w:szCs w:val="24"/>
        </w:rPr>
        <w:t xml:space="preserve">            4</w:t>
      </w:r>
      <w:r w:rsidRPr="00F948F4">
        <w:rPr>
          <w:rFonts w:ascii="Times New Roman" w:hAnsi="Times New Roman"/>
          <w:sz w:val="24"/>
          <w:szCs w:val="24"/>
        </w:rPr>
        <w:t>.</w:t>
      </w:r>
      <w:r>
        <w:rPr>
          <w:rFonts w:ascii="Times New Roman" w:hAnsi="Times New Roman"/>
          <w:sz w:val="24"/>
          <w:szCs w:val="24"/>
        </w:rPr>
        <w:t>7</w:t>
      </w:r>
      <w:r w:rsidRPr="00F948F4">
        <w:rPr>
          <w:rFonts w:ascii="Times New Roman" w:hAnsi="Times New Roman"/>
          <w:sz w:val="24"/>
          <w:szCs w:val="24"/>
        </w:rPr>
        <w:t xml:space="preserve"> </w:t>
      </w:r>
      <w:r>
        <w:rPr>
          <w:rFonts w:ascii="Times New Roman" w:hAnsi="Times New Roman"/>
          <w:sz w:val="24"/>
          <w:szCs w:val="24"/>
        </w:rPr>
        <w:t>CLASS DIAGRAM</w:t>
      </w:r>
    </w:p>
    <w:p w14:paraId="02B20E6C" w14:textId="77777777" w:rsidR="007F1B0E" w:rsidRDefault="008E32AE" w:rsidP="00AF499B">
      <w:pPr>
        <w:spacing w:line="240" w:lineRule="auto"/>
        <w:jc w:val="both"/>
        <w:rPr>
          <w:rFonts w:ascii="Times New Roman" w:hAnsi="Times New Roman"/>
          <w:sz w:val="24"/>
          <w:szCs w:val="24"/>
        </w:rPr>
      </w:pPr>
      <w:r>
        <w:rPr>
          <w:rFonts w:ascii="Times New Roman" w:hAnsi="Times New Roman"/>
          <w:sz w:val="24"/>
          <w:szCs w:val="24"/>
        </w:rPr>
        <w:t xml:space="preserve">            4</w:t>
      </w:r>
      <w:r w:rsidRPr="00F948F4">
        <w:rPr>
          <w:rFonts w:ascii="Times New Roman" w:hAnsi="Times New Roman"/>
          <w:sz w:val="24"/>
          <w:szCs w:val="24"/>
        </w:rPr>
        <w:t>.</w:t>
      </w:r>
      <w:r>
        <w:rPr>
          <w:rFonts w:ascii="Times New Roman" w:hAnsi="Times New Roman"/>
          <w:sz w:val="24"/>
          <w:szCs w:val="24"/>
        </w:rPr>
        <w:t>8</w:t>
      </w:r>
      <w:r w:rsidRPr="00F948F4">
        <w:rPr>
          <w:rFonts w:ascii="Times New Roman" w:hAnsi="Times New Roman"/>
          <w:sz w:val="24"/>
          <w:szCs w:val="24"/>
        </w:rPr>
        <w:t xml:space="preserve"> </w:t>
      </w:r>
      <w:r>
        <w:rPr>
          <w:rFonts w:ascii="Times New Roman" w:hAnsi="Times New Roman"/>
          <w:sz w:val="24"/>
          <w:szCs w:val="24"/>
        </w:rPr>
        <w:t xml:space="preserve">ACTIVITY DIAGRAM        </w:t>
      </w:r>
    </w:p>
    <w:p w14:paraId="7C4B2BE9" w14:textId="2CA303FD" w:rsidR="008E32AE" w:rsidRDefault="007F1B0E" w:rsidP="00AF499B">
      <w:pPr>
        <w:spacing w:line="240" w:lineRule="auto"/>
        <w:jc w:val="both"/>
        <w:rPr>
          <w:rFonts w:ascii="Times New Roman" w:hAnsi="Times New Roman"/>
          <w:sz w:val="24"/>
          <w:szCs w:val="24"/>
        </w:rPr>
      </w:pPr>
      <w:r>
        <w:rPr>
          <w:rFonts w:ascii="Times New Roman" w:hAnsi="Times New Roman"/>
          <w:sz w:val="24"/>
          <w:szCs w:val="24"/>
        </w:rPr>
        <w:t xml:space="preserve">            </w:t>
      </w:r>
      <w:r w:rsidR="008E32AE">
        <w:rPr>
          <w:rFonts w:ascii="Times New Roman" w:hAnsi="Times New Roman"/>
          <w:sz w:val="24"/>
          <w:szCs w:val="24"/>
        </w:rPr>
        <w:t>4.</w:t>
      </w:r>
      <w:r>
        <w:rPr>
          <w:rFonts w:ascii="Times New Roman" w:hAnsi="Times New Roman"/>
          <w:sz w:val="24"/>
          <w:szCs w:val="24"/>
        </w:rPr>
        <w:t>9</w:t>
      </w:r>
      <w:r w:rsidR="008E32AE">
        <w:rPr>
          <w:rFonts w:ascii="Times New Roman" w:hAnsi="Times New Roman"/>
          <w:sz w:val="24"/>
          <w:szCs w:val="24"/>
        </w:rPr>
        <w:t xml:space="preserve">MODULE DESCRIPTION </w:t>
      </w:r>
    </w:p>
    <w:p w14:paraId="6AE081AD" w14:textId="6081E379" w:rsidR="008E32AE" w:rsidRPr="00F948F4" w:rsidRDefault="008E32AE" w:rsidP="00AF499B">
      <w:pPr>
        <w:spacing w:line="240" w:lineRule="auto"/>
        <w:jc w:val="both"/>
        <w:rPr>
          <w:rFonts w:ascii="Times New Roman" w:hAnsi="Times New Roman"/>
          <w:b/>
          <w:sz w:val="24"/>
          <w:szCs w:val="24"/>
        </w:rPr>
      </w:pPr>
      <w:r>
        <w:rPr>
          <w:rFonts w:ascii="Times New Roman" w:hAnsi="Times New Roman"/>
          <w:b/>
          <w:sz w:val="24"/>
          <w:szCs w:val="24"/>
        </w:rPr>
        <w:t>5</w:t>
      </w:r>
      <w:r w:rsidRPr="00F948F4">
        <w:rPr>
          <w:rFonts w:ascii="Times New Roman" w:hAnsi="Times New Roman"/>
          <w:b/>
          <w:sz w:val="24"/>
          <w:szCs w:val="24"/>
        </w:rPr>
        <w:t>.</w:t>
      </w:r>
      <w:r w:rsidRPr="00F948F4">
        <w:rPr>
          <w:rFonts w:ascii="Times New Roman" w:hAnsi="Times New Roman"/>
          <w:b/>
          <w:sz w:val="24"/>
          <w:szCs w:val="24"/>
        </w:rPr>
        <w:tab/>
        <w:t>CODING</w:t>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307DF5">
        <w:rPr>
          <w:rFonts w:ascii="Times New Roman" w:hAnsi="Times New Roman"/>
          <w:b/>
          <w:sz w:val="24"/>
          <w:szCs w:val="24"/>
        </w:rPr>
        <w:t>41-52</w:t>
      </w:r>
    </w:p>
    <w:p w14:paraId="41DBC9C0" w14:textId="77777777" w:rsidR="008E32AE" w:rsidRDefault="008E32AE" w:rsidP="00AF499B">
      <w:pPr>
        <w:spacing w:line="360" w:lineRule="auto"/>
        <w:jc w:val="both"/>
        <w:rPr>
          <w:rFonts w:ascii="Times New Roman" w:hAnsi="Times New Roman"/>
          <w:sz w:val="24"/>
          <w:szCs w:val="24"/>
        </w:rPr>
      </w:pPr>
      <w:r w:rsidRPr="00F948F4">
        <w:rPr>
          <w:rFonts w:ascii="Times New Roman" w:hAnsi="Times New Roman"/>
          <w:sz w:val="24"/>
          <w:szCs w:val="24"/>
        </w:rPr>
        <w:t xml:space="preserve">     </w:t>
      </w:r>
      <w:r w:rsidRPr="00F948F4">
        <w:rPr>
          <w:rFonts w:ascii="Times New Roman" w:hAnsi="Times New Roman"/>
          <w:sz w:val="24"/>
          <w:szCs w:val="24"/>
        </w:rPr>
        <w:tab/>
      </w:r>
      <w:r>
        <w:rPr>
          <w:rFonts w:ascii="Times New Roman" w:hAnsi="Times New Roman"/>
          <w:sz w:val="24"/>
          <w:szCs w:val="24"/>
        </w:rPr>
        <w:t xml:space="preserve">5.1 </w:t>
      </w:r>
      <w:r w:rsidRPr="00F948F4">
        <w:rPr>
          <w:rFonts w:ascii="Times New Roman" w:hAnsi="Times New Roman"/>
          <w:sz w:val="24"/>
          <w:szCs w:val="24"/>
        </w:rPr>
        <w:t>PSEUDO CODE</w:t>
      </w:r>
    </w:p>
    <w:p w14:paraId="27D7A6FD" w14:textId="56BB7FF0" w:rsidR="008E32AE" w:rsidRPr="00F948F4" w:rsidRDefault="008E32AE" w:rsidP="00AF499B">
      <w:pPr>
        <w:spacing w:line="240" w:lineRule="auto"/>
        <w:jc w:val="both"/>
        <w:rPr>
          <w:rFonts w:ascii="Times New Roman" w:hAnsi="Times New Roman"/>
          <w:b/>
          <w:sz w:val="24"/>
          <w:szCs w:val="24"/>
        </w:rPr>
      </w:pPr>
      <w:r>
        <w:rPr>
          <w:rFonts w:ascii="Times New Roman" w:hAnsi="Times New Roman"/>
          <w:b/>
          <w:sz w:val="24"/>
          <w:szCs w:val="24"/>
        </w:rPr>
        <w:t>6</w:t>
      </w:r>
      <w:r w:rsidRPr="00F948F4">
        <w:rPr>
          <w:rFonts w:ascii="Times New Roman" w:hAnsi="Times New Roman"/>
          <w:b/>
          <w:sz w:val="24"/>
          <w:szCs w:val="24"/>
        </w:rPr>
        <w:t>.</w:t>
      </w:r>
      <w:r w:rsidRPr="00F948F4">
        <w:rPr>
          <w:rFonts w:ascii="Times New Roman" w:hAnsi="Times New Roman"/>
          <w:b/>
          <w:sz w:val="24"/>
          <w:szCs w:val="24"/>
        </w:rPr>
        <w:tab/>
      </w:r>
      <w:r>
        <w:rPr>
          <w:rFonts w:ascii="Times New Roman" w:hAnsi="Times New Roman"/>
          <w:b/>
          <w:sz w:val="24"/>
          <w:szCs w:val="24"/>
        </w:rPr>
        <w:t xml:space="preserve">SOFTWARE </w:t>
      </w:r>
      <w:r w:rsidRPr="00F948F4">
        <w:rPr>
          <w:rFonts w:ascii="Times New Roman" w:hAnsi="Times New Roman"/>
          <w:b/>
          <w:sz w:val="24"/>
          <w:szCs w:val="24"/>
        </w:rPr>
        <w:t>TESTING</w:t>
      </w:r>
      <w:r>
        <w:rPr>
          <w:rFonts w:ascii="Times New Roman" w:hAnsi="Times New Roman"/>
          <w:b/>
          <w:sz w:val="24"/>
          <w:szCs w:val="24"/>
        </w:rPr>
        <w:t xml:space="preserve"> (Test cases)</w:t>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307DF5">
        <w:rPr>
          <w:rFonts w:ascii="Times New Roman" w:hAnsi="Times New Roman"/>
          <w:b/>
          <w:sz w:val="24"/>
          <w:szCs w:val="24"/>
        </w:rPr>
        <w:t>53-56</w:t>
      </w:r>
    </w:p>
    <w:p w14:paraId="172E0264" w14:textId="62F0A4EF" w:rsidR="008E32AE" w:rsidRPr="00F948F4" w:rsidRDefault="008E32AE" w:rsidP="00AF499B">
      <w:pPr>
        <w:spacing w:line="240" w:lineRule="auto"/>
        <w:jc w:val="both"/>
        <w:rPr>
          <w:rFonts w:ascii="Times New Roman" w:hAnsi="Times New Roman"/>
          <w:b/>
          <w:sz w:val="24"/>
          <w:szCs w:val="24"/>
        </w:rPr>
      </w:pPr>
      <w:r>
        <w:rPr>
          <w:rFonts w:ascii="Times New Roman" w:hAnsi="Times New Roman"/>
          <w:b/>
          <w:sz w:val="24"/>
          <w:szCs w:val="24"/>
        </w:rPr>
        <w:lastRenderedPageBreak/>
        <w:t xml:space="preserve">7.        </w:t>
      </w:r>
      <w:r w:rsidRPr="00F948F4">
        <w:rPr>
          <w:rFonts w:ascii="Times New Roman" w:hAnsi="Times New Roman"/>
          <w:b/>
          <w:sz w:val="24"/>
          <w:szCs w:val="24"/>
        </w:rPr>
        <w:t>CONCLUSION</w:t>
      </w:r>
      <w:r>
        <w:rPr>
          <w:rFonts w:ascii="Times New Roman" w:hAnsi="Times New Roman"/>
          <w:b/>
          <w:sz w:val="24"/>
          <w:szCs w:val="24"/>
        </w:rPr>
        <w:t xml:space="preserve"> AND SCOPE FOR FUTURE ENCHANCEMENT </w:t>
      </w:r>
      <w:r w:rsidR="00BC7879">
        <w:rPr>
          <w:rFonts w:ascii="Times New Roman" w:hAnsi="Times New Roman"/>
          <w:b/>
          <w:sz w:val="24"/>
          <w:szCs w:val="24"/>
        </w:rPr>
        <w:tab/>
      </w:r>
      <w:r w:rsidR="004B123D">
        <w:rPr>
          <w:rFonts w:ascii="Times New Roman" w:hAnsi="Times New Roman"/>
          <w:b/>
          <w:sz w:val="24"/>
          <w:szCs w:val="24"/>
        </w:rPr>
        <w:t>57-58</w:t>
      </w:r>
    </w:p>
    <w:p w14:paraId="5B1E7EEF" w14:textId="351B7657" w:rsidR="008E32AE" w:rsidRDefault="008E32AE" w:rsidP="00AF499B">
      <w:pPr>
        <w:spacing w:line="360" w:lineRule="auto"/>
        <w:jc w:val="both"/>
        <w:rPr>
          <w:rFonts w:ascii="Times New Roman" w:hAnsi="Times New Roman"/>
          <w:b/>
          <w:sz w:val="24"/>
          <w:szCs w:val="24"/>
        </w:rPr>
      </w:pPr>
      <w:r w:rsidRPr="00F948F4">
        <w:rPr>
          <w:rFonts w:ascii="Times New Roman" w:hAnsi="Times New Roman"/>
          <w:b/>
          <w:sz w:val="24"/>
          <w:szCs w:val="24"/>
        </w:rPr>
        <w:t>BIBILOGRAPHY</w:t>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BC7879">
        <w:rPr>
          <w:rFonts w:ascii="Times New Roman" w:hAnsi="Times New Roman"/>
          <w:b/>
          <w:sz w:val="24"/>
          <w:szCs w:val="24"/>
        </w:rPr>
        <w:tab/>
      </w:r>
      <w:r w:rsidR="004B123D">
        <w:rPr>
          <w:rFonts w:ascii="Times New Roman" w:hAnsi="Times New Roman"/>
          <w:b/>
          <w:sz w:val="24"/>
          <w:szCs w:val="24"/>
        </w:rPr>
        <w:t>59</w:t>
      </w:r>
    </w:p>
    <w:p w14:paraId="3BF8710A" w14:textId="668EAA41" w:rsidR="008E32AE" w:rsidRDefault="008E32AE" w:rsidP="00AF499B">
      <w:pPr>
        <w:spacing w:line="360" w:lineRule="auto"/>
        <w:jc w:val="both"/>
        <w:rPr>
          <w:rFonts w:ascii="Times New Roman" w:hAnsi="Times New Roman"/>
          <w:b/>
          <w:sz w:val="24"/>
          <w:szCs w:val="24"/>
        </w:rPr>
      </w:pPr>
      <w:r>
        <w:rPr>
          <w:rFonts w:ascii="Times New Roman" w:hAnsi="Times New Roman"/>
          <w:b/>
          <w:sz w:val="24"/>
          <w:szCs w:val="24"/>
        </w:rPr>
        <w:t xml:space="preserve">APPENDIX  </w:t>
      </w:r>
      <w:r w:rsidR="004B123D">
        <w:rPr>
          <w:rFonts w:ascii="Times New Roman" w:hAnsi="Times New Roman"/>
          <w:b/>
          <w:sz w:val="24"/>
          <w:szCs w:val="24"/>
        </w:rPr>
        <w:t xml:space="preserve">                                                                                                             60-</w:t>
      </w:r>
      <w:r w:rsidR="006A1FC8">
        <w:rPr>
          <w:rFonts w:ascii="Times New Roman" w:hAnsi="Times New Roman"/>
          <w:b/>
          <w:sz w:val="24"/>
          <w:szCs w:val="24"/>
        </w:rPr>
        <w:t>70</w:t>
      </w:r>
    </w:p>
    <w:p w14:paraId="45155AC8" w14:textId="77777777" w:rsidR="008E32AE" w:rsidRPr="00551565" w:rsidRDefault="008E32AE" w:rsidP="007F1B0E">
      <w:pPr>
        <w:pStyle w:val="ListParagraph"/>
        <w:numPr>
          <w:ilvl w:val="0"/>
          <w:numId w:val="1"/>
        </w:numPr>
        <w:spacing w:line="360" w:lineRule="auto"/>
        <w:jc w:val="both"/>
        <w:rPr>
          <w:rFonts w:ascii="Times New Roman" w:hAnsi="Times New Roman"/>
          <w:b/>
          <w:sz w:val="24"/>
          <w:szCs w:val="24"/>
        </w:rPr>
      </w:pPr>
      <w:r w:rsidRPr="00551565">
        <w:rPr>
          <w:rFonts w:ascii="Times New Roman" w:hAnsi="Times New Roman"/>
          <w:b/>
          <w:sz w:val="24"/>
          <w:szCs w:val="24"/>
        </w:rPr>
        <w:t xml:space="preserve">SNAPSHOTS </w:t>
      </w:r>
    </w:p>
    <w:p w14:paraId="5F4895CD" w14:textId="77777777" w:rsidR="003651E6" w:rsidRDefault="003651E6" w:rsidP="00AF499B">
      <w:pPr>
        <w:tabs>
          <w:tab w:val="left" w:pos="6465"/>
        </w:tabs>
        <w:jc w:val="both"/>
        <w:rPr>
          <w:b/>
          <w:sz w:val="24"/>
          <w:szCs w:val="24"/>
        </w:rPr>
      </w:pPr>
    </w:p>
    <w:p w14:paraId="7EA7CFEE" w14:textId="77777777" w:rsidR="008E32AE" w:rsidRDefault="008E32AE" w:rsidP="00AF499B">
      <w:pPr>
        <w:tabs>
          <w:tab w:val="left" w:pos="6465"/>
        </w:tabs>
        <w:jc w:val="both"/>
        <w:rPr>
          <w:b/>
          <w:sz w:val="24"/>
          <w:szCs w:val="24"/>
        </w:rPr>
      </w:pPr>
    </w:p>
    <w:p w14:paraId="06E0E456" w14:textId="77777777" w:rsidR="008E32AE" w:rsidRDefault="008E32AE" w:rsidP="00AF499B">
      <w:pPr>
        <w:tabs>
          <w:tab w:val="left" w:pos="6465"/>
        </w:tabs>
        <w:jc w:val="both"/>
        <w:rPr>
          <w:b/>
          <w:sz w:val="24"/>
          <w:szCs w:val="24"/>
        </w:rPr>
      </w:pPr>
    </w:p>
    <w:p w14:paraId="7CA468EB" w14:textId="77777777" w:rsidR="008E32AE" w:rsidRDefault="008E32AE" w:rsidP="00AF499B">
      <w:pPr>
        <w:tabs>
          <w:tab w:val="left" w:pos="6465"/>
        </w:tabs>
        <w:jc w:val="both"/>
        <w:rPr>
          <w:b/>
          <w:sz w:val="24"/>
          <w:szCs w:val="24"/>
        </w:rPr>
      </w:pPr>
    </w:p>
    <w:p w14:paraId="4A59E99E" w14:textId="77777777" w:rsidR="008E32AE" w:rsidRDefault="008E32AE" w:rsidP="00AF499B">
      <w:pPr>
        <w:tabs>
          <w:tab w:val="left" w:pos="6465"/>
        </w:tabs>
        <w:jc w:val="both"/>
        <w:rPr>
          <w:b/>
          <w:sz w:val="24"/>
          <w:szCs w:val="24"/>
        </w:rPr>
      </w:pPr>
    </w:p>
    <w:p w14:paraId="7664421D" w14:textId="77777777" w:rsidR="003651E6" w:rsidRDefault="003651E6" w:rsidP="00AF499B">
      <w:pPr>
        <w:tabs>
          <w:tab w:val="left" w:pos="6465"/>
        </w:tabs>
        <w:jc w:val="both"/>
        <w:rPr>
          <w:b/>
          <w:sz w:val="24"/>
          <w:szCs w:val="24"/>
        </w:rPr>
      </w:pPr>
    </w:p>
    <w:p w14:paraId="7F494C11" w14:textId="77777777" w:rsidR="003651E6" w:rsidRDefault="003651E6" w:rsidP="00AF499B">
      <w:pPr>
        <w:tabs>
          <w:tab w:val="left" w:pos="6465"/>
        </w:tabs>
        <w:jc w:val="both"/>
        <w:rPr>
          <w:b/>
          <w:sz w:val="24"/>
          <w:szCs w:val="24"/>
        </w:rPr>
      </w:pPr>
    </w:p>
    <w:p w14:paraId="39F819FE" w14:textId="77777777" w:rsidR="003651E6" w:rsidRDefault="003651E6" w:rsidP="00AF499B">
      <w:pPr>
        <w:tabs>
          <w:tab w:val="left" w:pos="6465"/>
        </w:tabs>
        <w:jc w:val="both"/>
        <w:rPr>
          <w:b/>
          <w:sz w:val="24"/>
          <w:szCs w:val="24"/>
        </w:rPr>
      </w:pPr>
    </w:p>
    <w:p w14:paraId="7E09FBD0" w14:textId="77777777" w:rsidR="003651E6" w:rsidRDefault="003651E6" w:rsidP="00AF499B">
      <w:pPr>
        <w:tabs>
          <w:tab w:val="left" w:pos="6465"/>
        </w:tabs>
        <w:jc w:val="both"/>
        <w:rPr>
          <w:b/>
          <w:sz w:val="24"/>
          <w:szCs w:val="24"/>
        </w:rPr>
      </w:pPr>
    </w:p>
    <w:p w14:paraId="600E52E5" w14:textId="77777777" w:rsidR="003651E6" w:rsidRDefault="003651E6" w:rsidP="00AF499B">
      <w:pPr>
        <w:tabs>
          <w:tab w:val="left" w:pos="6465"/>
        </w:tabs>
        <w:jc w:val="both"/>
        <w:rPr>
          <w:b/>
          <w:sz w:val="24"/>
          <w:szCs w:val="24"/>
        </w:rPr>
      </w:pPr>
    </w:p>
    <w:p w14:paraId="208F109B" w14:textId="77777777" w:rsidR="003651E6" w:rsidRDefault="003651E6" w:rsidP="00AF499B">
      <w:pPr>
        <w:tabs>
          <w:tab w:val="left" w:pos="6465"/>
        </w:tabs>
        <w:jc w:val="both"/>
        <w:rPr>
          <w:b/>
          <w:sz w:val="24"/>
          <w:szCs w:val="24"/>
        </w:rPr>
      </w:pPr>
    </w:p>
    <w:p w14:paraId="6F2A0FEB" w14:textId="77777777" w:rsidR="003651E6" w:rsidRDefault="003651E6" w:rsidP="00AF499B">
      <w:pPr>
        <w:tabs>
          <w:tab w:val="left" w:pos="6465"/>
        </w:tabs>
        <w:jc w:val="both"/>
        <w:rPr>
          <w:b/>
          <w:sz w:val="24"/>
          <w:szCs w:val="24"/>
        </w:rPr>
      </w:pPr>
    </w:p>
    <w:p w14:paraId="6F2128A3" w14:textId="77777777" w:rsidR="00606382" w:rsidRDefault="00606382" w:rsidP="00606382">
      <w:pPr>
        <w:tabs>
          <w:tab w:val="left" w:pos="6465"/>
        </w:tabs>
        <w:rPr>
          <w:rFonts w:ascii="Times New Roman" w:hAnsi="Times New Roman"/>
          <w:b/>
          <w:sz w:val="32"/>
          <w:szCs w:val="32"/>
          <w:u w:val="single"/>
        </w:rPr>
      </w:pPr>
    </w:p>
    <w:p w14:paraId="250928B8" w14:textId="77777777" w:rsidR="007F1B0E" w:rsidRDefault="00606382" w:rsidP="00606382">
      <w:pPr>
        <w:tabs>
          <w:tab w:val="left" w:pos="6465"/>
        </w:tabs>
        <w:rPr>
          <w:rFonts w:ascii="Times New Roman" w:hAnsi="Times New Roman"/>
          <w:b/>
          <w:sz w:val="32"/>
          <w:szCs w:val="32"/>
        </w:rPr>
      </w:pPr>
      <w:r>
        <w:rPr>
          <w:rFonts w:ascii="Times New Roman" w:hAnsi="Times New Roman"/>
          <w:b/>
          <w:sz w:val="32"/>
          <w:szCs w:val="32"/>
        </w:rPr>
        <w:t xml:space="preserve">                                  </w:t>
      </w:r>
    </w:p>
    <w:p w14:paraId="25D62A05" w14:textId="6B6BF415" w:rsidR="003651E6" w:rsidRPr="00606382" w:rsidRDefault="00606382" w:rsidP="007F1B0E">
      <w:pPr>
        <w:tabs>
          <w:tab w:val="left" w:pos="6465"/>
        </w:tabs>
        <w:jc w:val="center"/>
        <w:rPr>
          <w:rFonts w:ascii="Times New Roman" w:hAnsi="Times New Roman"/>
          <w:b/>
          <w:sz w:val="32"/>
          <w:szCs w:val="32"/>
          <w:u w:val="single"/>
        </w:rPr>
      </w:pPr>
      <w:r>
        <w:rPr>
          <w:rFonts w:ascii="Times New Roman" w:hAnsi="Times New Roman"/>
          <w:b/>
          <w:sz w:val="32"/>
          <w:szCs w:val="32"/>
          <w:u w:val="single"/>
        </w:rPr>
        <w:t>1.</w:t>
      </w:r>
      <w:r w:rsidR="00EE3780" w:rsidRPr="00606382">
        <w:rPr>
          <w:rFonts w:ascii="Times New Roman" w:hAnsi="Times New Roman"/>
          <w:b/>
          <w:sz w:val="32"/>
          <w:szCs w:val="32"/>
          <w:u w:val="single"/>
        </w:rPr>
        <w:t>Introduction</w:t>
      </w:r>
    </w:p>
    <w:p w14:paraId="345F9D06" w14:textId="77777777" w:rsidR="007966EE" w:rsidRPr="00606382" w:rsidRDefault="007966EE" w:rsidP="00AF499B">
      <w:pPr>
        <w:tabs>
          <w:tab w:val="left" w:pos="6465"/>
        </w:tabs>
        <w:jc w:val="both"/>
        <w:rPr>
          <w:rFonts w:ascii="Times New Roman" w:hAnsi="Times New Roman"/>
          <w:b/>
          <w:sz w:val="32"/>
          <w:szCs w:val="32"/>
        </w:rPr>
      </w:pPr>
    </w:p>
    <w:p w14:paraId="7CF8E531" w14:textId="492ED243" w:rsidR="007966EE" w:rsidRPr="00606382" w:rsidRDefault="007966EE" w:rsidP="007F1B0E">
      <w:pPr>
        <w:pStyle w:val="ListParagraph"/>
        <w:numPr>
          <w:ilvl w:val="1"/>
          <w:numId w:val="4"/>
        </w:numPr>
        <w:tabs>
          <w:tab w:val="left" w:pos="6465"/>
        </w:tabs>
        <w:jc w:val="both"/>
        <w:rPr>
          <w:rFonts w:ascii="Times New Roman" w:hAnsi="Times New Roman"/>
          <w:b/>
          <w:sz w:val="32"/>
          <w:szCs w:val="32"/>
          <w:u w:val="single"/>
        </w:rPr>
      </w:pPr>
      <w:r w:rsidRPr="00606382">
        <w:rPr>
          <w:rFonts w:ascii="Times New Roman" w:hAnsi="Times New Roman"/>
          <w:b/>
          <w:sz w:val="32"/>
          <w:szCs w:val="32"/>
          <w:u w:val="single"/>
        </w:rPr>
        <w:t>Introduction to Project</w:t>
      </w:r>
    </w:p>
    <w:p w14:paraId="5E3C17C7" w14:textId="77777777" w:rsidR="00606382" w:rsidRPr="00606382" w:rsidRDefault="00606382" w:rsidP="00606382">
      <w:pPr>
        <w:pStyle w:val="NormalWeb"/>
        <w:jc w:val="both"/>
        <w:rPr>
          <w:sz w:val="28"/>
          <w:szCs w:val="28"/>
        </w:rPr>
      </w:pPr>
      <w:r w:rsidRPr="00606382">
        <w:rPr>
          <w:sz w:val="28"/>
          <w:szCs w:val="28"/>
        </w:rPr>
        <w:t xml:space="preserve">The </w:t>
      </w:r>
      <w:r w:rsidRPr="00606382">
        <w:rPr>
          <w:rStyle w:val="Strong"/>
          <w:sz w:val="28"/>
          <w:szCs w:val="28"/>
        </w:rPr>
        <w:t>Multi-Language Text-to-Image Generator</w:t>
      </w:r>
      <w:r w:rsidRPr="00606382">
        <w:rPr>
          <w:sz w:val="28"/>
          <w:szCs w:val="28"/>
        </w:rPr>
        <w:t xml:space="preserve"> is a cutting-edge application that combines the power of natural language processing, image generation, and cloud computing to provide an innovative solution for creating visual content from textual descriptions in multiple languages. The project is designed to cater to a global audience, addressing the need for inclusivity and accessibility in creative content generation.</w:t>
      </w:r>
    </w:p>
    <w:p w14:paraId="426909D4" w14:textId="77777777" w:rsidR="00606382" w:rsidRPr="00606382" w:rsidRDefault="00606382" w:rsidP="00606382">
      <w:pPr>
        <w:spacing w:line="240" w:lineRule="auto"/>
        <w:jc w:val="both"/>
        <w:rPr>
          <w:rFonts w:ascii="Times New Roman" w:hAnsi="Times New Roman"/>
          <w:sz w:val="28"/>
          <w:szCs w:val="28"/>
        </w:rPr>
      </w:pPr>
      <w:r w:rsidRPr="00606382">
        <w:rPr>
          <w:rFonts w:ascii="Times New Roman" w:hAnsi="Times New Roman"/>
          <w:sz w:val="28"/>
          <w:szCs w:val="28"/>
        </w:rPr>
        <w:t>The system operates through a simple, user-friendly web application built with Flask. Users can input text prompts in various languages, and the application processes these inputs to generate corresponding images. The generated images are stored securely in AWS S3, leveraging cloud scalability and durability. The entire application is hosted on AWS, ensuring high availability and robust performance.</w:t>
      </w:r>
    </w:p>
    <w:p w14:paraId="3FD428D2" w14:textId="77777777" w:rsidR="00606382" w:rsidRPr="00606382" w:rsidRDefault="00606382" w:rsidP="00606382">
      <w:pPr>
        <w:tabs>
          <w:tab w:val="left" w:pos="6465"/>
        </w:tabs>
        <w:jc w:val="center"/>
        <w:rPr>
          <w:rFonts w:ascii="Times New Roman" w:hAnsi="Times New Roman"/>
          <w:b/>
          <w:sz w:val="36"/>
          <w:szCs w:val="36"/>
        </w:rPr>
      </w:pPr>
    </w:p>
    <w:p w14:paraId="3FE04F66" w14:textId="77777777" w:rsidR="00606382" w:rsidRPr="00606382" w:rsidRDefault="00606382" w:rsidP="00606382">
      <w:pPr>
        <w:rPr>
          <w:rFonts w:ascii="Times New Roman" w:hAnsi="Times New Roman"/>
          <w:b/>
          <w:bCs/>
          <w:sz w:val="32"/>
          <w:szCs w:val="32"/>
          <w:u w:val="single"/>
        </w:rPr>
      </w:pPr>
      <w:r w:rsidRPr="00606382">
        <w:rPr>
          <w:b/>
          <w:bCs/>
          <w:sz w:val="32"/>
          <w:szCs w:val="32"/>
          <w:u w:val="single"/>
        </w:rPr>
        <w:t>Statement of the Problem</w:t>
      </w:r>
    </w:p>
    <w:p w14:paraId="1B52C304" w14:textId="77777777" w:rsidR="00606382" w:rsidRPr="00606382" w:rsidRDefault="00606382" w:rsidP="00606382">
      <w:pPr>
        <w:pStyle w:val="NormalWeb"/>
        <w:jc w:val="both"/>
        <w:rPr>
          <w:sz w:val="28"/>
          <w:szCs w:val="28"/>
        </w:rPr>
      </w:pPr>
      <w:r w:rsidRPr="00606382">
        <w:rPr>
          <w:sz w:val="28"/>
          <w:szCs w:val="28"/>
        </w:rPr>
        <w:t>In a world increasingly driven by digital innovation, there is a rising demand for tools that can seamlessly transform textual content into visual formats. This demand spans industries like marketing, education, gaming, and content creation. While existing text-to-image generation tools are making strides in this domain, they often have significant limitations:</w:t>
      </w:r>
    </w:p>
    <w:p w14:paraId="51102474" w14:textId="77777777" w:rsidR="00606382" w:rsidRPr="00637EEB" w:rsidRDefault="00606382" w:rsidP="00606382">
      <w:pPr>
        <w:spacing w:before="100" w:beforeAutospacing="1" w:after="100" w:afterAutospacing="1" w:line="240" w:lineRule="auto"/>
        <w:jc w:val="both"/>
        <w:rPr>
          <w:rFonts w:ascii="Times New Roman" w:hAnsi="Times New Roman"/>
          <w:sz w:val="28"/>
          <w:szCs w:val="28"/>
        </w:rPr>
      </w:pPr>
      <w:r w:rsidRPr="00637EEB">
        <w:rPr>
          <w:rStyle w:val="Strong"/>
          <w:rFonts w:ascii="Times New Roman" w:hAnsi="Times New Roman"/>
          <w:sz w:val="28"/>
          <w:szCs w:val="28"/>
        </w:rPr>
        <w:t>Language Constraints:</w:t>
      </w:r>
      <w:r w:rsidRPr="00637EEB">
        <w:rPr>
          <w:rFonts w:ascii="Times New Roman" w:hAnsi="Times New Roman"/>
          <w:sz w:val="28"/>
          <w:szCs w:val="28"/>
        </w:rPr>
        <w:t xml:space="preserve"> Many tools are designed to process text input in only one or a few languages, excluding a vast segment of the global population.</w:t>
      </w:r>
    </w:p>
    <w:p w14:paraId="7353523A" w14:textId="77777777" w:rsidR="00606382" w:rsidRPr="00637EEB" w:rsidRDefault="00606382" w:rsidP="00606382">
      <w:pPr>
        <w:spacing w:before="100" w:beforeAutospacing="1" w:after="100" w:afterAutospacing="1" w:line="240" w:lineRule="auto"/>
        <w:jc w:val="both"/>
        <w:rPr>
          <w:rFonts w:ascii="Times New Roman" w:hAnsi="Times New Roman"/>
          <w:sz w:val="28"/>
          <w:szCs w:val="28"/>
        </w:rPr>
      </w:pPr>
      <w:r w:rsidRPr="00637EEB">
        <w:rPr>
          <w:rStyle w:val="Strong"/>
          <w:rFonts w:ascii="Times New Roman" w:hAnsi="Times New Roman"/>
          <w:sz w:val="28"/>
          <w:szCs w:val="28"/>
        </w:rPr>
        <w:t>Technical Complexity:</w:t>
      </w:r>
      <w:r w:rsidRPr="00637EEB">
        <w:rPr>
          <w:rFonts w:ascii="Times New Roman" w:hAnsi="Times New Roman"/>
          <w:sz w:val="28"/>
          <w:szCs w:val="28"/>
        </w:rPr>
        <w:t xml:space="preserve"> Non-technical users face challenges in interacting with such systems, as they require complex setups or programming knowledge.</w:t>
      </w:r>
    </w:p>
    <w:p w14:paraId="5E865DF9" w14:textId="77777777" w:rsidR="00606382" w:rsidRPr="00606382" w:rsidRDefault="00606382" w:rsidP="00606382">
      <w:pPr>
        <w:spacing w:before="100" w:beforeAutospacing="1" w:after="100" w:afterAutospacing="1" w:line="240" w:lineRule="auto"/>
        <w:jc w:val="both"/>
        <w:rPr>
          <w:rFonts w:ascii="Times New Roman" w:hAnsi="Times New Roman"/>
          <w:sz w:val="24"/>
          <w:szCs w:val="24"/>
        </w:rPr>
      </w:pPr>
      <w:r w:rsidRPr="00637EEB">
        <w:rPr>
          <w:rStyle w:val="Strong"/>
          <w:rFonts w:ascii="Times New Roman" w:hAnsi="Times New Roman"/>
          <w:sz w:val="28"/>
          <w:szCs w:val="28"/>
        </w:rPr>
        <w:t>Scalability and Accessibility:</w:t>
      </w:r>
      <w:r w:rsidRPr="00637EEB">
        <w:rPr>
          <w:rFonts w:ascii="Times New Roman" w:hAnsi="Times New Roman"/>
          <w:sz w:val="28"/>
          <w:szCs w:val="28"/>
        </w:rPr>
        <w:t xml:space="preserve"> The lack of robust infrastructure in some solutions results in slower processing speeds, limited scalability, and reduced accessibility</w:t>
      </w:r>
      <w:r w:rsidRPr="00606382">
        <w:rPr>
          <w:rFonts w:ascii="Times New Roman" w:hAnsi="Times New Roman"/>
          <w:sz w:val="24"/>
          <w:szCs w:val="24"/>
        </w:rPr>
        <w:t>.</w:t>
      </w:r>
    </w:p>
    <w:p w14:paraId="580BA30D" w14:textId="77777777" w:rsidR="00606382" w:rsidRDefault="00606382" w:rsidP="00606382">
      <w:pPr>
        <w:pStyle w:val="NormalWeb"/>
        <w:jc w:val="both"/>
        <w:rPr>
          <w:sz w:val="28"/>
          <w:szCs w:val="28"/>
        </w:rPr>
      </w:pPr>
      <w:r w:rsidRPr="00606382">
        <w:rPr>
          <w:sz w:val="28"/>
          <w:szCs w:val="28"/>
        </w:rPr>
        <w:t>This project aims to address these challenges by creating a multi-language text-to-image generation tool that is easy to use, scalable, and efficient, ensuring inclusivity and accessibility for a global user base.</w:t>
      </w:r>
    </w:p>
    <w:p w14:paraId="3A2B2B1B" w14:textId="00FBD449" w:rsidR="00606382" w:rsidRDefault="00606382" w:rsidP="00C87FCF">
      <w:pPr>
        <w:pStyle w:val="NormalWeb"/>
        <w:jc w:val="both"/>
        <w:rPr>
          <w:b/>
          <w:bCs/>
          <w:sz w:val="32"/>
          <w:szCs w:val="32"/>
          <w:u w:val="single"/>
          <w:lang w:val="en-IN"/>
        </w:rPr>
      </w:pPr>
      <w:r w:rsidRPr="00606382">
        <w:rPr>
          <w:b/>
          <w:bCs/>
          <w:sz w:val="32"/>
          <w:szCs w:val="32"/>
          <w:u w:val="single"/>
          <w:lang w:val="en-IN"/>
        </w:rPr>
        <w:t>Brief Description of the Project</w:t>
      </w:r>
    </w:p>
    <w:p w14:paraId="4C6DD1E0" w14:textId="77777777" w:rsidR="00606382" w:rsidRPr="00606382" w:rsidRDefault="00606382" w:rsidP="00C87FCF">
      <w:pPr>
        <w:pStyle w:val="NormalWeb"/>
        <w:jc w:val="both"/>
        <w:rPr>
          <w:sz w:val="28"/>
          <w:szCs w:val="28"/>
        </w:rPr>
      </w:pPr>
    </w:p>
    <w:p w14:paraId="252174FD" w14:textId="77777777" w:rsidR="00606382" w:rsidRPr="00606382" w:rsidRDefault="00606382" w:rsidP="00C87FCF">
      <w:pPr>
        <w:jc w:val="both"/>
        <w:rPr>
          <w:rFonts w:ascii="Times New Roman" w:hAnsi="Times New Roman"/>
          <w:sz w:val="28"/>
          <w:szCs w:val="28"/>
          <w:lang w:val="en-IN"/>
        </w:rPr>
      </w:pPr>
      <w:r w:rsidRPr="00606382">
        <w:rPr>
          <w:rFonts w:ascii="Times New Roman" w:hAnsi="Times New Roman"/>
          <w:sz w:val="28"/>
          <w:szCs w:val="28"/>
          <w:lang w:val="en-IN"/>
        </w:rPr>
        <w:t>The Multi-Language Text-to-Image Generator is an advanced system designed to convert textual descriptions into images in real time, supporting input in multiple languages. Built using Flask as the backend framework, the system provides a simple and user-friendly web interface for users to input text prompts.</w:t>
      </w:r>
    </w:p>
    <w:p w14:paraId="0F91E102" w14:textId="77777777" w:rsidR="00606382" w:rsidRPr="00606382" w:rsidRDefault="00606382" w:rsidP="00C87FCF">
      <w:pPr>
        <w:jc w:val="both"/>
        <w:rPr>
          <w:rFonts w:ascii="Times New Roman" w:hAnsi="Times New Roman"/>
          <w:sz w:val="28"/>
          <w:szCs w:val="28"/>
          <w:lang w:val="en-IN"/>
        </w:rPr>
      </w:pPr>
      <w:r w:rsidRPr="00606382">
        <w:rPr>
          <w:rFonts w:ascii="Times New Roman" w:hAnsi="Times New Roman"/>
          <w:sz w:val="28"/>
          <w:szCs w:val="28"/>
          <w:lang w:val="en-IN"/>
        </w:rPr>
        <w:t>When a user submits text, the system processes it using Python-based text-to-image generation models, which leverage cutting-edge machine learning techniques. The resulting images are stored in an AWS S3 bucket for secure and scalable storage. The application is deployed on AWS infrastructure, ensuring high availability, low latency, and seamless scalability to handle a growing number of users.</w:t>
      </w:r>
    </w:p>
    <w:p w14:paraId="6A71CE0F" w14:textId="4EC0C7EF" w:rsidR="00606382" w:rsidRPr="00606382" w:rsidRDefault="00606382" w:rsidP="00C87FCF">
      <w:pPr>
        <w:jc w:val="both"/>
        <w:rPr>
          <w:rFonts w:ascii="Times New Roman" w:hAnsi="Times New Roman"/>
          <w:sz w:val="28"/>
          <w:szCs w:val="28"/>
          <w:lang w:val="en-IN"/>
        </w:rPr>
      </w:pPr>
      <w:r w:rsidRPr="00606382">
        <w:rPr>
          <w:rFonts w:ascii="Times New Roman" w:hAnsi="Times New Roman"/>
          <w:sz w:val="28"/>
          <w:szCs w:val="28"/>
          <w:lang w:val="en-IN"/>
        </w:rPr>
        <w:t>The integration of multi-language support ensures that the application can cater to a diverse audience, enabling global accessibility. The system’s architecture emphasizes scalability, reliability, and ease of use, making it a powerful t</w:t>
      </w:r>
      <w:r>
        <w:rPr>
          <w:rFonts w:ascii="Times New Roman" w:hAnsi="Times New Roman"/>
          <w:sz w:val="28"/>
          <w:szCs w:val="28"/>
        </w:rPr>
        <w:t>ool</w:t>
      </w:r>
      <w:r w:rsidRPr="00606382">
        <w:rPr>
          <w:rFonts w:ascii="Times New Roman" w:hAnsi="Times New Roman"/>
          <w:sz w:val="28"/>
          <w:szCs w:val="28"/>
        </w:rPr>
        <w:t xml:space="preserve"> for </w:t>
      </w:r>
      <w:r w:rsidRPr="00606382">
        <w:rPr>
          <w:rFonts w:ascii="Times New Roman" w:hAnsi="Times New Roman"/>
          <w:sz w:val="28"/>
          <w:szCs w:val="28"/>
          <w:lang w:val="en-IN"/>
        </w:rPr>
        <w:t>generating visual content across languages and cultures.</w:t>
      </w:r>
    </w:p>
    <w:p w14:paraId="16B6A889" w14:textId="77777777" w:rsidR="003651E6" w:rsidRPr="00606382" w:rsidRDefault="003651E6" w:rsidP="00606382"/>
    <w:p w14:paraId="786C5560" w14:textId="77777777" w:rsidR="003651E6" w:rsidRPr="00606382" w:rsidRDefault="003651E6" w:rsidP="00606382"/>
    <w:p w14:paraId="6F143A42" w14:textId="77777777" w:rsidR="003651E6" w:rsidRPr="00606382" w:rsidRDefault="003651E6" w:rsidP="00606382"/>
    <w:p w14:paraId="760BF5E0" w14:textId="77777777" w:rsidR="003651E6" w:rsidRPr="00606382" w:rsidRDefault="003651E6" w:rsidP="00606382"/>
    <w:p w14:paraId="43E494FA" w14:textId="77777777" w:rsidR="003651E6" w:rsidRDefault="003651E6" w:rsidP="00AF499B">
      <w:pPr>
        <w:tabs>
          <w:tab w:val="left" w:pos="6465"/>
        </w:tabs>
        <w:jc w:val="both"/>
        <w:rPr>
          <w:b/>
          <w:sz w:val="24"/>
          <w:szCs w:val="24"/>
        </w:rPr>
      </w:pPr>
    </w:p>
    <w:p w14:paraId="33340560" w14:textId="77777777" w:rsidR="003651E6" w:rsidRDefault="003651E6" w:rsidP="00AF499B">
      <w:pPr>
        <w:tabs>
          <w:tab w:val="left" w:pos="6465"/>
        </w:tabs>
        <w:jc w:val="both"/>
        <w:rPr>
          <w:b/>
          <w:sz w:val="24"/>
          <w:szCs w:val="24"/>
        </w:rPr>
      </w:pPr>
    </w:p>
    <w:p w14:paraId="6AC18A57" w14:textId="77777777" w:rsidR="00C358F1" w:rsidRDefault="00C358F1" w:rsidP="00AF499B">
      <w:pPr>
        <w:tabs>
          <w:tab w:val="left" w:pos="6465"/>
        </w:tabs>
        <w:jc w:val="both"/>
        <w:rPr>
          <w:b/>
          <w:sz w:val="24"/>
          <w:szCs w:val="24"/>
        </w:rPr>
      </w:pPr>
    </w:p>
    <w:p w14:paraId="7A4A6754" w14:textId="77777777" w:rsidR="00C358F1" w:rsidRDefault="00C358F1" w:rsidP="00AF499B">
      <w:pPr>
        <w:tabs>
          <w:tab w:val="left" w:pos="6465"/>
        </w:tabs>
        <w:jc w:val="both"/>
        <w:rPr>
          <w:b/>
          <w:sz w:val="24"/>
          <w:szCs w:val="24"/>
        </w:rPr>
      </w:pPr>
    </w:p>
    <w:p w14:paraId="083F836C" w14:textId="77777777" w:rsidR="00C358F1" w:rsidRDefault="00C358F1" w:rsidP="00AF499B">
      <w:pPr>
        <w:tabs>
          <w:tab w:val="left" w:pos="6465"/>
        </w:tabs>
        <w:jc w:val="both"/>
        <w:rPr>
          <w:b/>
          <w:sz w:val="24"/>
          <w:szCs w:val="24"/>
        </w:rPr>
      </w:pPr>
    </w:p>
    <w:p w14:paraId="2D79F59C" w14:textId="77777777" w:rsidR="00AC0BB3" w:rsidRDefault="00AC0BB3" w:rsidP="00AC0BB3">
      <w:pPr>
        <w:tabs>
          <w:tab w:val="left" w:pos="6465"/>
        </w:tabs>
        <w:jc w:val="both"/>
        <w:rPr>
          <w:b/>
          <w:sz w:val="24"/>
          <w:szCs w:val="24"/>
        </w:rPr>
      </w:pPr>
    </w:p>
    <w:p w14:paraId="56C76763" w14:textId="77777777" w:rsidR="00606382" w:rsidRDefault="00606382" w:rsidP="00AC0BB3">
      <w:pPr>
        <w:tabs>
          <w:tab w:val="left" w:pos="6465"/>
        </w:tabs>
        <w:jc w:val="both"/>
        <w:rPr>
          <w:bCs/>
          <w:sz w:val="28"/>
          <w:szCs w:val="28"/>
        </w:rPr>
      </w:pPr>
    </w:p>
    <w:p w14:paraId="41A70FD4" w14:textId="77777777" w:rsidR="00606382" w:rsidRDefault="00606382" w:rsidP="00AC0BB3">
      <w:pPr>
        <w:tabs>
          <w:tab w:val="left" w:pos="6465"/>
        </w:tabs>
        <w:jc w:val="both"/>
        <w:rPr>
          <w:bCs/>
          <w:sz w:val="28"/>
          <w:szCs w:val="28"/>
        </w:rPr>
      </w:pPr>
    </w:p>
    <w:p w14:paraId="4FCCA982" w14:textId="68C627EE" w:rsidR="00606382" w:rsidRPr="00606382" w:rsidRDefault="00606382" w:rsidP="00606382">
      <w:pPr>
        <w:rPr>
          <w:rFonts w:ascii="Times New Roman" w:hAnsi="Times New Roman"/>
          <w:b/>
          <w:bCs/>
          <w:sz w:val="32"/>
          <w:szCs w:val="32"/>
          <w:u w:val="single"/>
          <w:lang w:val="en-IN"/>
        </w:rPr>
      </w:pPr>
      <w:r w:rsidRPr="00606382">
        <w:rPr>
          <w:rFonts w:ascii="Times New Roman" w:hAnsi="Times New Roman"/>
          <w:b/>
          <w:bCs/>
          <w:sz w:val="32"/>
          <w:szCs w:val="32"/>
          <w:u w:val="single"/>
          <w:lang w:val="en-IN"/>
        </w:rPr>
        <w:t>Software and Hardware Specification</w:t>
      </w:r>
    </w:p>
    <w:p w14:paraId="4766F362" w14:textId="77777777" w:rsidR="00606382" w:rsidRPr="00606382" w:rsidRDefault="00606382" w:rsidP="00606382">
      <w:pPr>
        <w:jc w:val="center"/>
        <w:rPr>
          <w:rFonts w:ascii="Times New Roman" w:hAnsi="Times New Roman"/>
          <w:b/>
          <w:bCs/>
          <w:sz w:val="28"/>
          <w:szCs w:val="28"/>
          <w:u w:val="single"/>
          <w:lang w:val="en-IN"/>
        </w:rPr>
      </w:pPr>
    </w:p>
    <w:p w14:paraId="5B7597AE" w14:textId="4948D4DD" w:rsidR="00606382" w:rsidRDefault="00606382" w:rsidP="00606382">
      <w:pPr>
        <w:jc w:val="both"/>
        <w:rPr>
          <w:rFonts w:ascii="Times New Roman" w:hAnsi="Times New Roman"/>
          <w:b/>
          <w:bCs/>
          <w:sz w:val="28"/>
          <w:szCs w:val="28"/>
          <w:u w:val="single"/>
          <w:lang w:val="en-IN"/>
        </w:rPr>
      </w:pPr>
      <w:r w:rsidRPr="00606382">
        <w:rPr>
          <w:rFonts w:ascii="Times New Roman" w:hAnsi="Times New Roman"/>
          <w:b/>
          <w:bCs/>
          <w:sz w:val="28"/>
          <w:szCs w:val="28"/>
          <w:u w:val="single"/>
          <w:lang w:val="en-IN"/>
        </w:rPr>
        <w:t>Software Requirements:</w:t>
      </w:r>
    </w:p>
    <w:p w14:paraId="57A73E07" w14:textId="77777777" w:rsidR="00606382" w:rsidRPr="00606382" w:rsidRDefault="00606382" w:rsidP="00606382">
      <w:pPr>
        <w:rPr>
          <w:lang w:val="en-IN"/>
        </w:rPr>
      </w:pPr>
    </w:p>
    <w:p w14:paraId="1B3AE055" w14:textId="77777777" w:rsidR="00606382" w:rsidRPr="00606382" w:rsidRDefault="00606382" w:rsidP="007F1B0E">
      <w:pPr>
        <w:numPr>
          <w:ilvl w:val="0"/>
          <w:numId w:val="5"/>
        </w:numPr>
        <w:rPr>
          <w:rFonts w:ascii="Times New Roman" w:hAnsi="Times New Roman"/>
          <w:sz w:val="28"/>
          <w:szCs w:val="28"/>
          <w:lang w:val="en-IN"/>
        </w:rPr>
      </w:pPr>
      <w:r w:rsidRPr="00606382">
        <w:rPr>
          <w:rFonts w:ascii="Times New Roman" w:hAnsi="Times New Roman"/>
          <w:b/>
          <w:bCs/>
          <w:sz w:val="28"/>
          <w:szCs w:val="28"/>
          <w:lang w:val="en-IN"/>
        </w:rPr>
        <w:t>Programming Languages:</w:t>
      </w:r>
      <w:r w:rsidRPr="00606382">
        <w:rPr>
          <w:rFonts w:ascii="Times New Roman" w:hAnsi="Times New Roman"/>
          <w:sz w:val="28"/>
          <w:szCs w:val="28"/>
          <w:lang w:val="en-IN"/>
        </w:rPr>
        <w:t xml:space="preserve"> Python, HTML</w:t>
      </w:r>
    </w:p>
    <w:p w14:paraId="3CBCD440" w14:textId="77777777" w:rsidR="00606382" w:rsidRPr="00606382" w:rsidRDefault="00606382" w:rsidP="007F1B0E">
      <w:pPr>
        <w:numPr>
          <w:ilvl w:val="0"/>
          <w:numId w:val="5"/>
        </w:numPr>
        <w:rPr>
          <w:rFonts w:ascii="Times New Roman" w:hAnsi="Times New Roman"/>
          <w:sz w:val="28"/>
          <w:szCs w:val="28"/>
          <w:lang w:val="en-IN"/>
        </w:rPr>
      </w:pPr>
      <w:r w:rsidRPr="00606382">
        <w:rPr>
          <w:rFonts w:ascii="Times New Roman" w:hAnsi="Times New Roman"/>
          <w:b/>
          <w:bCs/>
          <w:sz w:val="28"/>
          <w:szCs w:val="28"/>
          <w:lang w:val="en-IN"/>
        </w:rPr>
        <w:t>Framework:</w:t>
      </w:r>
      <w:r w:rsidRPr="00606382">
        <w:rPr>
          <w:rFonts w:ascii="Times New Roman" w:hAnsi="Times New Roman"/>
          <w:sz w:val="28"/>
          <w:szCs w:val="28"/>
          <w:lang w:val="en-IN"/>
        </w:rPr>
        <w:t xml:space="preserve"> Flask</w:t>
      </w:r>
    </w:p>
    <w:p w14:paraId="33277E02" w14:textId="5675BFB4" w:rsidR="00606382" w:rsidRPr="00606382" w:rsidRDefault="00606382" w:rsidP="007F1B0E">
      <w:pPr>
        <w:numPr>
          <w:ilvl w:val="0"/>
          <w:numId w:val="5"/>
        </w:numPr>
        <w:rPr>
          <w:rFonts w:ascii="Times New Roman" w:hAnsi="Times New Roman"/>
          <w:sz w:val="28"/>
          <w:szCs w:val="28"/>
          <w:lang w:val="en-IN"/>
        </w:rPr>
      </w:pPr>
      <w:r w:rsidRPr="00606382">
        <w:rPr>
          <w:rFonts w:ascii="Times New Roman" w:hAnsi="Times New Roman"/>
          <w:b/>
          <w:bCs/>
          <w:sz w:val="28"/>
          <w:szCs w:val="28"/>
          <w:lang w:val="en-IN"/>
        </w:rPr>
        <w:t>Cloud Services:</w:t>
      </w:r>
      <w:r w:rsidRPr="00606382">
        <w:rPr>
          <w:rFonts w:ascii="Times New Roman" w:hAnsi="Times New Roman"/>
          <w:sz w:val="28"/>
          <w:szCs w:val="28"/>
          <w:lang w:val="en-IN"/>
        </w:rPr>
        <w:t xml:space="preserve"> AWS </w:t>
      </w:r>
      <w:r>
        <w:rPr>
          <w:rFonts w:ascii="Times New Roman" w:hAnsi="Times New Roman"/>
          <w:sz w:val="28"/>
          <w:szCs w:val="28"/>
          <w:lang w:val="en-IN"/>
        </w:rPr>
        <w:t>:-</w:t>
      </w:r>
      <w:r w:rsidRPr="00606382">
        <w:rPr>
          <w:rFonts w:ascii="Times New Roman" w:hAnsi="Times New Roman"/>
          <w:sz w:val="28"/>
          <w:szCs w:val="28"/>
          <w:lang w:val="en-IN"/>
        </w:rPr>
        <w:t>S3 for storage, EC2 for deployment</w:t>
      </w:r>
    </w:p>
    <w:p w14:paraId="0D19D5A4" w14:textId="5B7AF415" w:rsidR="00606382" w:rsidRPr="00606382" w:rsidRDefault="00606382" w:rsidP="007F1B0E">
      <w:pPr>
        <w:numPr>
          <w:ilvl w:val="0"/>
          <w:numId w:val="5"/>
        </w:numPr>
        <w:rPr>
          <w:rFonts w:ascii="Times New Roman" w:hAnsi="Times New Roman"/>
          <w:sz w:val="28"/>
          <w:szCs w:val="28"/>
          <w:lang w:val="en-IN"/>
        </w:rPr>
      </w:pPr>
      <w:r w:rsidRPr="00606382">
        <w:rPr>
          <w:rFonts w:ascii="Times New Roman" w:hAnsi="Times New Roman"/>
          <w:b/>
          <w:bCs/>
          <w:sz w:val="28"/>
          <w:szCs w:val="28"/>
          <w:lang w:val="en-IN"/>
        </w:rPr>
        <w:t>Libraries:</w:t>
      </w:r>
      <w:r w:rsidRPr="00606382">
        <w:rPr>
          <w:rFonts w:ascii="Times New Roman" w:hAnsi="Times New Roman"/>
          <w:sz w:val="28"/>
          <w:szCs w:val="28"/>
          <w:lang w:val="en-IN"/>
        </w:rPr>
        <w:t xml:space="preserve"> Text-to-image generation libraries </w:t>
      </w:r>
      <w:r>
        <w:rPr>
          <w:rFonts w:ascii="Times New Roman" w:hAnsi="Times New Roman"/>
          <w:sz w:val="28"/>
          <w:szCs w:val="28"/>
          <w:lang w:val="en-IN"/>
        </w:rPr>
        <w:t>Natural</w:t>
      </w:r>
      <w:r w:rsidRPr="00606382">
        <w:rPr>
          <w:rFonts w:ascii="Times New Roman" w:hAnsi="Times New Roman"/>
          <w:sz w:val="28"/>
          <w:szCs w:val="28"/>
          <w:lang w:val="en-IN"/>
        </w:rPr>
        <w:t xml:space="preserve"> Language Processing libraries</w:t>
      </w:r>
    </w:p>
    <w:p w14:paraId="3325AFEC" w14:textId="77777777" w:rsidR="00606382" w:rsidRPr="00606382" w:rsidRDefault="00606382" w:rsidP="007F1B0E">
      <w:pPr>
        <w:numPr>
          <w:ilvl w:val="0"/>
          <w:numId w:val="5"/>
        </w:numPr>
        <w:rPr>
          <w:rFonts w:ascii="Times New Roman" w:hAnsi="Times New Roman"/>
          <w:sz w:val="28"/>
          <w:szCs w:val="28"/>
          <w:lang w:val="en-IN"/>
        </w:rPr>
      </w:pPr>
      <w:r w:rsidRPr="00606382">
        <w:rPr>
          <w:rFonts w:ascii="Times New Roman" w:hAnsi="Times New Roman"/>
          <w:b/>
          <w:bCs/>
          <w:sz w:val="28"/>
          <w:szCs w:val="28"/>
          <w:lang w:val="en-IN"/>
        </w:rPr>
        <w:t>Operating System:</w:t>
      </w:r>
      <w:r w:rsidRPr="00606382">
        <w:rPr>
          <w:rFonts w:ascii="Times New Roman" w:hAnsi="Times New Roman"/>
          <w:sz w:val="28"/>
          <w:szCs w:val="28"/>
          <w:lang w:val="en-IN"/>
        </w:rPr>
        <w:t xml:space="preserve"> Linux/Windows/MacOS</w:t>
      </w:r>
    </w:p>
    <w:p w14:paraId="6ACCB868" w14:textId="77777777" w:rsidR="00606382" w:rsidRPr="00606382" w:rsidRDefault="00606382" w:rsidP="00606382">
      <w:pPr>
        <w:rPr>
          <w:rFonts w:ascii="Times New Roman" w:hAnsi="Times New Roman"/>
          <w:sz w:val="28"/>
          <w:szCs w:val="28"/>
          <w:lang w:val="en-IN"/>
        </w:rPr>
      </w:pPr>
    </w:p>
    <w:p w14:paraId="78167C00" w14:textId="77777777" w:rsidR="00606382" w:rsidRPr="00606382" w:rsidRDefault="00606382" w:rsidP="00606382">
      <w:pPr>
        <w:rPr>
          <w:rFonts w:ascii="Times New Roman" w:hAnsi="Times New Roman"/>
          <w:sz w:val="28"/>
          <w:szCs w:val="28"/>
          <w:lang w:val="en-IN"/>
        </w:rPr>
      </w:pPr>
    </w:p>
    <w:p w14:paraId="47DAC52E" w14:textId="77777777" w:rsidR="00606382" w:rsidRDefault="00606382" w:rsidP="00606382">
      <w:pPr>
        <w:rPr>
          <w:rFonts w:ascii="Times New Roman" w:hAnsi="Times New Roman"/>
          <w:b/>
          <w:bCs/>
          <w:sz w:val="28"/>
          <w:szCs w:val="28"/>
          <w:u w:val="single"/>
          <w:lang w:val="en-IN"/>
        </w:rPr>
      </w:pPr>
      <w:r w:rsidRPr="00606382">
        <w:rPr>
          <w:rFonts w:ascii="Times New Roman" w:hAnsi="Times New Roman"/>
          <w:b/>
          <w:bCs/>
          <w:sz w:val="28"/>
          <w:szCs w:val="28"/>
          <w:u w:val="single"/>
          <w:lang w:val="en-IN"/>
        </w:rPr>
        <w:t>Hardware Requirements:</w:t>
      </w:r>
    </w:p>
    <w:p w14:paraId="0F80D953" w14:textId="77777777" w:rsidR="00606382" w:rsidRPr="00606382" w:rsidRDefault="00606382" w:rsidP="00606382">
      <w:pPr>
        <w:rPr>
          <w:rFonts w:ascii="Times New Roman" w:hAnsi="Times New Roman"/>
          <w:sz w:val="28"/>
          <w:szCs w:val="28"/>
          <w:u w:val="single"/>
          <w:lang w:val="en-IN"/>
        </w:rPr>
      </w:pPr>
    </w:p>
    <w:p w14:paraId="2ECB4463" w14:textId="6EEA423D" w:rsidR="00606382" w:rsidRPr="00606382" w:rsidRDefault="00606382" w:rsidP="007F1B0E">
      <w:pPr>
        <w:numPr>
          <w:ilvl w:val="0"/>
          <w:numId w:val="6"/>
        </w:numPr>
        <w:rPr>
          <w:rFonts w:ascii="Times New Roman" w:hAnsi="Times New Roman"/>
          <w:sz w:val="28"/>
          <w:szCs w:val="28"/>
          <w:lang w:val="en-IN"/>
        </w:rPr>
      </w:pPr>
      <w:r w:rsidRPr="00606382">
        <w:rPr>
          <w:rFonts w:ascii="Times New Roman" w:hAnsi="Times New Roman"/>
          <w:b/>
          <w:bCs/>
          <w:sz w:val="28"/>
          <w:szCs w:val="28"/>
          <w:lang w:val="en-IN"/>
        </w:rPr>
        <w:t>Processor:</w:t>
      </w:r>
      <w:r w:rsidRPr="00606382">
        <w:rPr>
          <w:rFonts w:ascii="Times New Roman" w:hAnsi="Times New Roman"/>
          <w:sz w:val="28"/>
          <w:szCs w:val="28"/>
          <w:lang w:val="en-IN"/>
        </w:rPr>
        <w:t xml:space="preserve"> Minimum quad-core processor </w:t>
      </w:r>
    </w:p>
    <w:p w14:paraId="470B592A" w14:textId="5A485827" w:rsidR="00606382" w:rsidRPr="00606382" w:rsidRDefault="00606382" w:rsidP="007F1B0E">
      <w:pPr>
        <w:numPr>
          <w:ilvl w:val="0"/>
          <w:numId w:val="6"/>
        </w:numPr>
        <w:rPr>
          <w:rFonts w:ascii="Times New Roman" w:hAnsi="Times New Roman"/>
          <w:sz w:val="28"/>
          <w:szCs w:val="28"/>
          <w:lang w:val="en-IN"/>
        </w:rPr>
      </w:pPr>
      <w:r w:rsidRPr="00606382">
        <w:rPr>
          <w:rFonts w:ascii="Times New Roman" w:hAnsi="Times New Roman"/>
          <w:b/>
          <w:bCs/>
          <w:sz w:val="28"/>
          <w:szCs w:val="28"/>
          <w:lang w:val="en-IN"/>
        </w:rPr>
        <w:t>RAM:</w:t>
      </w:r>
      <w:r w:rsidRPr="00606382">
        <w:rPr>
          <w:rFonts w:ascii="Times New Roman" w:hAnsi="Times New Roman"/>
          <w:sz w:val="28"/>
          <w:szCs w:val="28"/>
          <w:lang w:val="en-IN"/>
        </w:rPr>
        <w:t xml:space="preserve"> 8 GB or higher </w:t>
      </w:r>
    </w:p>
    <w:p w14:paraId="196879E0" w14:textId="0AB84C03" w:rsidR="00606382" w:rsidRPr="00606382" w:rsidRDefault="00606382" w:rsidP="007F1B0E">
      <w:pPr>
        <w:numPr>
          <w:ilvl w:val="0"/>
          <w:numId w:val="6"/>
        </w:numPr>
        <w:rPr>
          <w:rFonts w:ascii="Times New Roman" w:hAnsi="Times New Roman"/>
          <w:sz w:val="28"/>
          <w:szCs w:val="28"/>
          <w:lang w:val="en-IN"/>
        </w:rPr>
      </w:pPr>
      <w:r w:rsidRPr="00606382">
        <w:rPr>
          <w:rFonts w:ascii="Times New Roman" w:hAnsi="Times New Roman"/>
          <w:b/>
          <w:bCs/>
          <w:sz w:val="28"/>
          <w:szCs w:val="28"/>
          <w:lang w:val="en-IN"/>
        </w:rPr>
        <w:t>Storage:</w:t>
      </w:r>
      <w:r w:rsidRPr="00606382">
        <w:rPr>
          <w:rFonts w:ascii="Times New Roman" w:hAnsi="Times New Roman"/>
          <w:sz w:val="28"/>
          <w:szCs w:val="28"/>
          <w:lang w:val="en-IN"/>
        </w:rPr>
        <w:t xml:space="preserve"> 50 GB or more </w:t>
      </w:r>
    </w:p>
    <w:p w14:paraId="58184324" w14:textId="77777777" w:rsidR="00606382" w:rsidRPr="00606382" w:rsidRDefault="00606382" w:rsidP="007F1B0E">
      <w:pPr>
        <w:numPr>
          <w:ilvl w:val="0"/>
          <w:numId w:val="6"/>
        </w:numPr>
        <w:rPr>
          <w:rFonts w:ascii="Times New Roman" w:hAnsi="Times New Roman"/>
          <w:sz w:val="28"/>
          <w:szCs w:val="28"/>
          <w:lang w:val="en-IN"/>
        </w:rPr>
      </w:pPr>
      <w:r w:rsidRPr="00606382">
        <w:rPr>
          <w:rFonts w:ascii="Times New Roman" w:hAnsi="Times New Roman"/>
          <w:b/>
          <w:bCs/>
          <w:sz w:val="28"/>
          <w:szCs w:val="28"/>
          <w:lang w:val="en-IN"/>
        </w:rPr>
        <w:t>Cloud Infrastructure:</w:t>
      </w:r>
      <w:r w:rsidRPr="00606382">
        <w:rPr>
          <w:rFonts w:ascii="Times New Roman" w:hAnsi="Times New Roman"/>
          <w:sz w:val="28"/>
          <w:szCs w:val="28"/>
          <w:lang w:val="en-IN"/>
        </w:rPr>
        <w:t xml:space="preserve"> AWS account with S3 bucket and EC2 instance configured</w:t>
      </w:r>
    </w:p>
    <w:p w14:paraId="35D4A1D5" w14:textId="77777777" w:rsidR="00606382" w:rsidRPr="00606382" w:rsidRDefault="00606382" w:rsidP="007F1B0E">
      <w:pPr>
        <w:numPr>
          <w:ilvl w:val="0"/>
          <w:numId w:val="6"/>
        </w:numPr>
        <w:rPr>
          <w:rFonts w:ascii="Times New Roman" w:hAnsi="Times New Roman"/>
          <w:sz w:val="28"/>
          <w:szCs w:val="28"/>
          <w:lang w:val="en-IN"/>
        </w:rPr>
      </w:pPr>
      <w:r w:rsidRPr="00606382">
        <w:rPr>
          <w:rFonts w:ascii="Times New Roman" w:hAnsi="Times New Roman"/>
          <w:b/>
          <w:bCs/>
          <w:sz w:val="28"/>
          <w:szCs w:val="28"/>
          <w:lang w:val="en-IN"/>
        </w:rPr>
        <w:t>GPU (optional):</w:t>
      </w:r>
      <w:r w:rsidRPr="00606382">
        <w:rPr>
          <w:rFonts w:ascii="Times New Roman" w:hAnsi="Times New Roman"/>
          <w:sz w:val="28"/>
          <w:szCs w:val="28"/>
          <w:lang w:val="en-IN"/>
        </w:rPr>
        <w:t xml:space="preserve"> Recommended for faster image generation, such as NVIDIA CUDA-compatible GPUs.</w:t>
      </w:r>
    </w:p>
    <w:p w14:paraId="214B7B9B" w14:textId="77777777" w:rsidR="00606382" w:rsidRDefault="00606382" w:rsidP="00606382">
      <w:pPr>
        <w:tabs>
          <w:tab w:val="left" w:pos="6465"/>
        </w:tabs>
        <w:jc w:val="both"/>
        <w:rPr>
          <w:bCs/>
          <w:sz w:val="28"/>
          <w:szCs w:val="28"/>
        </w:rPr>
      </w:pPr>
    </w:p>
    <w:p w14:paraId="71F99FD9" w14:textId="77777777" w:rsidR="00606382" w:rsidRDefault="00606382" w:rsidP="00AC0BB3">
      <w:pPr>
        <w:tabs>
          <w:tab w:val="left" w:pos="6465"/>
        </w:tabs>
        <w:jc w:val="both"/>
        <w:rPr>
          <w:bCs/>
          <w:sz w:val="28"/>
          <w:szCs w:val="28"/>
        </w:rPr>
      </w:pPr>
    </w:p>
    <w:p w14:paraId="24E730BF" w14:textId="77777777" w:rsidR="00606382" w:rsidRDefault="00606382" w:rsidP="00AC0BB3">
      <w:pPr>
        <w:tabs>
          <w:tab w:val="left" w:pos="6465"/>
        </w:tabs>
        <w:jc w:val="both"/>
        <w:rPr>
          <w:bCs/>
          <w:sz w:val="28"/>
          <w:szCs w:val="28"/>
        </w:rPr>
      </w:pPr>
    </w:p>
    <w:p w14:paraId="143FFF3A" w14:textId="3116EACD" w:rsidR="00606382" w:rsidRDefault="00606382" w:rsidP="00606382">
      <w:pPr>
        <w:tabs>
          <w:tab w:val="left" w:pos="6465"/>
        </w:tabs>
        <w:rPr>
          <w:rFonts w:ascii="Times New Roman" w:hAnsi="Times New Roman"/>
          <w:b/>
          <w:sz w:val="32"/>
          <w:szCs w:val="32"/>
          <w:u w:val="single"/>
        </w:rPr>
      </w:pPr>
      <w:r>
        <w:rPr>
          <w:rFonts w:ascii="Times New Roman" w:hAnsi="Times New Roman"/>
          <w:b/>
          <w:sz w:val="32"/>
          <w:szCs w:val="32"/>
          <w:u w:val="single"/>
        </w:rPr>
        <w:t>1.2</w:t>
      </w:r>
      <w:r w:rsidRPr="00606382">
        <w:rPr>
          <w:rFonts w:ascii="Times New Roman" w:hAnsi="Times New Roman"/>
          <w:b/>
          <w:sz w:val="32"/>
          <w:szCs w:val="32"/>
          <w:u w:val="single"/>
        </w:rPr>
        <w:t>Functional requirements</w:t>
      </w:r>
      <w:r>
        <w:rPr>
          <w:rFonts w:ascii="Times New Roman" w:hAnsi="Times New Roman"/>
          <w:b/>
          <w:sz w:val="32"/>
          <w:szCs w:val="32"/>
          <w:u w:val="single"/>
        </w:rPr>
        <w:t>.</w:t>
      </w:r>
    </w:p>
    <w:p w14:paraId="7EBD1A4F" w14:textId="77777777" w:rsidR="00606382" w:rsidRDefault="00606382" w:rsidP="00606382">
      <w:pPr>
        <w:tabs>
          <w:tab w:val="left" w:pos="6465"/>
        </w:tabs>
        <w:jc w:val="center"/>
        <w:rPr>
          <w:rFonts w:ascii="Times New Roman" w:hAnsi="Times New Roman"/>
          <w:b/>
          <w:sz w:val="32"/>
          <w:szCs w:val="32"/>
          <w:u w:val="single"/>
        </w:rPr>
      </w:pPr>
    </w:p>
    <w:p w14:paraId="0C60FE30" w14:textId="1642596F" w:rsidR="00606382" w:rsidRPr="00606382" w:rsidRDefault="00606382" w:rsidP="00606382">
      <w:pPr>
        <w:tabs>
          <w:tab w:val="left" w:pos="6465"/>
        </w:tabs>
        <w:jc w:val="both"/>
        <w:rPr>
          <w:rFonts w:ascii="Times New Roman" w:hAnsi="Times New Roman"/>
          <w:bCs/>
          <w:sz w:val="28"/>
          <w:szCs w:val="28"/>
          <w:u w:val="single"/>
          <w:lang w:val="en-IN"/>
        </w:rPr>
      </w:pPr>
      <w:r w:rsidRPr="00606382">
        <w:rPr>
          <w:rFonts w:ascii="Times New Roman" w:hAnsi="Times New Roman"/>
          <w:b/>
          <w:bCs/>
          <w:sz w:val="28"/>
          <w:szCs w:val="28"/>
          <w:u w:val="single"/>
          <w:lang w:val="en-IN"/>
        </w:rPr>
        <w:t>User Input Handling:</w:t>
      </w:r>
    </w:p>
    <w:p w14:paraId="000426F2" w14:textId="77777777" w:rsidR="00606382" w:rsidRPr="00606382" w:rsidRDefault="00606382" w:rsidP="007F1B0E">
      <w:pPr>
        <w:numPr>
          <w:ilvl w:val="0"/>
          <w:numId w:val="7"/>
        </w:numPr>
        <w:tabs>
          <w:tab w:val="left" w:pos="6465"/>
        </w:tabs>
        <w:jc w:val="both"/>
        <w:rPr>
          <w:bCs/>
          <w:sz w:val="28"/>
          <w:szCs w:val="28"/>
          <w:lang w:val="en-IN"/>
        </w:rPr>
      </w:pPr>
      <w:r w:rsidRPr="00606382">
        <w:rPr>
          <w:bCs/>
          <w:sz w:val="28"/>
          <w:szCs w:val="28"/>
          <w:lang w:val="en-IN"/>
        </w:rPr>
        <w:t>Accept textual descriptions from users in various languages through a web-based interface.</w:t>
      </w:r>
    </w:p>
    <w:p w14:paraId="3A56CB89" w14:textId="77777777" w:rsidR="00606382" w:rsidRPr="00606382" w:rsidRDefault="00606382" w:rsidP="007F1B0E">
      <w:pPr>
        <w:numPr>
          <w:ilvl w:val="0"/>
          <w:numId w:val="7"/>
        </w:numPr>
        <w:tabs>
          <w:tab w:val="left" w:pos="6465"/>
        </w:tabs>
        <w:jc w:val="both"/>
        <w:rPr>
          <w:bCs/>
          <w:sz w:val="28"/>
          <w:szCs w:val="28"/>
          <w:lang w:val="en-IN"/>
        </w:rPr>
      </w:pPr>
      <w:r w:rsidRPr="00606382">
        <w:rPr>
          <w:bCs/>
          <w:sz w:val="28"/>
          <w:szCs w:val="28"/>
          <w:lang w:val="en-IN"/>
        </w:rPr>
        <w:t>Provide support for multi-language input, including special characters and non-Latin scripts.</w:t>
      </w:r>
    </w:p>
    <w:p w14:paraId="2ECB1466" w14:textId="00200695" w:rsidR="00606382" w:rsidRPr="00606382" w:rsidRDefault="00606382" w:rsidP="00606382">
      <w:pPr>
        <w:tabs>
          <w:tab w:val="left" w:pos="6465"/>
        </w:tabs>
        <w:jc w:val="both"/>
        <w:rPr>
          <w:rFonts w:ascii="Times New Roman" w:hAnsi="Times New Roman"/>
          <w:bCs/>
          <w:sz w:val="28"/>
          <w:szCs w:val="28"/>
          <w:u w:val="single"/>
          <w:lang w:val="en-IN"/>
        </w:rPr>
      </w:pPr>
      <w:r w:rsidRPr="00606382">
        <w:rPr>
          <w:rFonts w:ascii="Times New Roman" w:hAnsi="Times New Roman"/>
          <w:b/>
          <w:bCs/>
          <w:sz w:val="28"/>
          <w:szCs w:val="28"/>
          <w:u w:val="single"/>
          <w:lang w:val="en-IN"/>
        </w:rPr>
        <w:t>Language Processing:</w:t>
      </w:r>
    </w:p>
    <w:p w14:paraId="3FDA5549" w14:textId="77777777" w:rsidR="00606382" w:rsidRPr="00606382" w:rsidRDefault="00606382" w:rsidP="007F1B0E">
      <w:pPr>
        <w:numPr>
          <w:ilvl w:val="0"/>
          <w:numId w:val="8"/>
        </w:numPr>
        <w:tabs>
          <w:tab w:val="left" w:pos="6465"/>
        </w:tabs>
        <w:jc w:val="both"/>
        <w:rPr>
          <w:bCs/>
          <w:sz w:val="28"/>
          <w:szCs w:val="28"/>
          <w:lang w:val="en-IN"/>
        </w:rPr>
      </w:pPr>
      <w:r w:rsidRPr="00606382">
        <w:rPr>
          <w:bCs/>
          <w:sz w:val="28"/>
          <w:szCs w:val="28"/>
          <w:lang w:val="en-IN"/>
        </w:rPr>
        <w:t>Translate non-English text into a format understandable by the text-to-image generation model, using NLP libraries or APIs (e.g., Google Translate API).</w:t>
      </w:r>
    </w:p>
    <w:p w14:paraId="3606AF41" w14:textId="77777777" w:rsidR="00606382" w:rsidRPr="00606382" w:rsidRDefault="00606382" w:rsidP="007F1B0E">
      <w:pPr>
        <w:numPr>
          <w:ilvl w:val="0"/>
          <w:numId w:val="8"/>
        </w:numPr>
        <w:tabs>
          <w:tab w:val="left" w:pos="6465"/>
        </w:tabs>
        <w:jc w:val="both"/>
        <w:rPr>
          <w:bCs/>
          <w:sz w:val="28"/>
          <w:szCs w:val="28"/>
          <w:lang w:val="en-IN"/>
        </w:rPr>
      </w:pPr>
      <w:r w:rsidRPr="00606382">
        <w:rPr>
          <w:bCs/>
          <w:sz w:val="28"/>
          <w:szCs w:val="28"/>
          <w:lang w:val="en-IN"/>
        </w:rPr>
        <w:t>Handle synonyms, grammar variations, and idiomatic expressions in textual inputs to ensure accurate image generation.</w:t>
      </w:r>
    </w:p>
    <w:p w14:paraId="397E335F" w14:textId="207EC894" w:rsidR="00606382" w:rsidRPr="00606382" w:rsidRDefault="00606382" w:rsidP="00606382">
      <w:pPr>
        <w:tabs>
          <w:tab w:val="left" w:pos="6465"/>
        </w:tabs>
        <w:jc w:val="both"/>
        <w:rPr>
          <w:rFonts w:ascii="Times New Roman" w:hAnsi="Times New Roman"/>
          <w:bCs/>
          <w:sz w:val="28"/>
          <w:szCs w:val="28"/>
          <w:u w:val="single"/>
          <w:lang w:val="en-IN"/>
        </w:rPr>
      </w:pPr>
      <w:r w:rsidRPr="00606382">
        <w:rPr>
          <w:rFonts w:ascii="Times New Roman" w:hAnsi="Times New Roman"/>
          <w:b/>
          <w:bCs/>
          <w:sz w:val="28"/>
          <w:szCs w:val="28"/>
          <w:u w:val="single"/>
          <w:lang w:val="en-IN"/>
        </w:rPr>
        <w:t>Image Generation:</w:t>
      </w:r>
    </w:p>
    <w:p w14:paraId="3985866C" w14:textId="3736F727" w:rsidR="00606382" w:rsidRPr="00606382" w:rsidRDefault="00606382" w:rsidP="007F1B0E">
      <w:pPr>
        <w:numPr>
          <w:ilvl w:val="0"/>
          <w:numId w:val="9"/>
        </w:numPr>
        <w:tabs>
          <w:tab w:val="left" w:pos="6465"/>
        </w:tabs>
        <w:jc w:val="both"/>
        <w:rPr>
          <w:bCs/>
          <w:sz w:val="28"/>
          <w:szCs w:val="28"/>
          <w:lang w:val="en-IN"/>
        </w:rPr>
      </w:pPr>
      <w:r w:rsidRPr="00606382">
        <w:rPr>
          <w:bCs/>
          <w:sz w:val="28"/>
          <w:szCs w:val="28"/>
          <w:lang w:val="en-IN"/>
        </w:rPr>
        <w:t>Process user input to generate an image using advanced text-to-image generation models (e.g., Stable Diffusio</w:t>
      </w:r>
      <w:r>
        <w:rPr>
          <w:bCs/>
          <w:sz w:val="28"/>
          <w:szCs w:val="28"/>
          <w:lang w:val="en-IN"/>
        </w:rPr>
        <w:t>n)</w:t>
      </w:r>
      <w:r w:rsidRPr="00606382">
        <w:rPr>
          <w:bCs/>
          <w:sz w:val="28"/>
          <w:szCs w:val="28"/>
          <w:lang w:val="en-IN"/>
        </w:rPr>
        <w:t>.</w:t>
      </w:r>
    </w:p>
    <w:p w14:paraId="5282BEF1" w14:textId="77777777" w:rsidR="00606382" w:rsidRPr="00606382" w:rsidRDefault="00606382" w:rsidP="007F1B0E">
      <w:pPr>
        <w:numPr>
          <w:ilvl w:val="0"/>
          <w:numId w:val="9"/>
        </w:numPr>
        <w:tabs>
          <w:tab w:val="left" w:pos="6465"/>
        </w:tabs>
        <w:jc w:val="both"/>
        <w:rPr>
          <w:bCs/>
          <w:sz w:val="28"/>
          <w:szCs w:val="28"/>
          <w:lang w:val="en-IN"/>
        </w:rPr>
      </w:pPr>
      <w:r w:rsidRPr="00606382">
        <w:rPr>
          <w:bCs/>
          <w:sz w:val="28"/>
          <w:szCs w:val="28"/>
          <w:lang w:val="en-IN"/>
        </w:rPr>
        <w:t>Allow for customization options, such as adjusting image dimensions, styles, or themes if required.</w:t>
      </w:r>
    </w:p>
    <w:p w14:paraId="7CE3F7FE" w14:textId="45AE1CA4" w:rsidR="00606382" w:rsidRPr="00606382" w:rsidRDefault="00606382" w:rsidP="00606382">
      <w:pPr>
        <w:tabs>
          <w:tab w:val="left" w:pos="6465"/>
        </w:tabs>
        <w:jc w:val="both"/>
        <w:rPr>
          <w:rFonts w:ascii="Times New Roman" w:hAnsi="Times New Roman"/>
          <w:bCs/>
          <w:sz w:val="28"/>
          <w:szCs w:val="28"/>
          <w:u w:val="single"/>
          <w:lang w:val="en-IN"/>
        </w:rPr>
      </w:pPr>
      <w:r w:rsidRPr="00606382">
        <w:rPr>
          <w:rFonts w:ascii="Times New Roman" w:hAnsi="Times New Roman"/>
          <w:b/>
          <w:bCs/>
          <w:sz w:val="28"/>
          <w:szCs w:val="28"/>
          <w:u w:val="single"/>
          <w:lang w:val="en-IN"/>
        </w:rPr>
        <w:t>Image Storage:</w:t>
      </w:r>
    </w:p>
    <w:p w14:paraId="50ADC050" w14:textId="77777777" w:rsidR="00606382" w:rsidRPr="00606382" w:rsidRDefault="00606382" w:rsidP="007F1B0E">
      <w:pPr>
        <w:numPr>
          <w:ilvl w:val="0"/>
          <w:numId w:val="10"/>
        </w:numPr>
        <w:tabs>
          <w:tab w:val="left" w:pos="6465"/>
        </w:tabs>
        <w:jc w:val="both"/>
        <w:rPr>
          <w:bCs/>
          <w:sz w:val="28"/>
          <w:szCs w:val="28"/>
          <w:lang w:val="en-IN"/>
        </w:rPr>
      </w:pPr>
      <w:r w:rsidRPr="00606382">
        <w:rPr>
          <w:bCs/>
          <w:sz w:val="28"/>
          <w:szCs w:val="28"/>
          <w:lang w:val="en-IN"/>
        </w:rPr>
        <w:t>Store generated images in an AWS S3 bucket with appropriate folder structures for user-specific or session-based organization.</w:t>
      </w:r>
    </w:p>
    <w:p w14:paraId="34B78C6A" w14:textId="77777777" w:rsidR="00606382" w:rsidRPr="00606382" w:rsidRDefault="00606382" w:rsidP="007F1B0E">
      <w:pPr>
        <w:numPr>
          <w:ilvl w:val="0"/>
          <w:numId w:val="10"/>
        </w:numPr>
        <w:tabs>
          <w:tab w:val="left" w:pos="6465"/>
        </w:tabs>
        <w:jc w:val="both"/>
        <w:rPr>
          <w:bCs/>
          <w:sz w:val="28"/>
          <w:szCs w:val="28"/>
          <w:lang w:val="en-IN"/>
        </w:rPr>
      </w:pPr>
      <w:r w:rsidRPr="00606382">
        <w:rPr>
          <w:bCs/>
          <w:sz w:val="28"/>
          <w:szCs w:val="28"/>
          <w:lang w:val="en-IN"/>
        </w:rPr>
        <w:t>Enable retrieval and display of stored images on the web interface.</w:t>
      </w:r>
    </w:p>
    <w:p w14:paraId="00927FB3" w14:textId="4E77B4B2" w:rsidR="00606382" w:rsidRPr="00606382" w:rsidRDefault="00606382" w:rsidP="00606382">
      <w:pPr>
        <w:tabs>
          <w:tab w:val="left" w:pos="6465"/>
        </w:tabs>
        <w:jc w:val="both"/>
        <w:rPr>
          <w:rFonts w:ascii="Times New Roman" w:hAnsi="Times New Roman"/>
          <w:bCs/>
          <w:sz w:val="28"/>
          <w:szCs w:val="28"/>
          <w:u w:val="single"/>
          <w:lang w:val="en-IN"/>
        </w:rPr>
      </w:pPr>
      <w:r w:rsidRPr="00606382">
        <w:rPr>
          <w:rFonts w:ascii="Times New Roman" w:hAnsi="Times New Roman"/>
          <w:b/>
          <w:bCs/>
          <w:sz w:val="28"/>
          <w:szCs w:val="28"/>
          <w:u w:val="single"/>
          <w:lang w:val="en-IN"/>
        </w:rPr>
        <w:t>Web Application Features:</w:t>
      </w:r>
    </w:p>
    <w:p w14:paraId="0F39AA8E" w14:textId="77777777" w:rsidR="00606382" w:rsidRPr="00606382" w:rsidRDefault="00606382" w:rsidP="007F1B0E">
      <w:pPr>
        <w:numPr>
          <w:ilvl w:val="0"/>
          <w:numId w:val="11"/>
        </w:numPr>
        <w:tabs>
          <w:tab w:val="left" w:pos="6465"/>
        </w:tabs>
        <w:jc w:val="both"/>
        <w:rPr>
          <w:bCs/>
          <w:sz w:val="28"/>
          <w:szCs w:val="28"/>
          <w:lang w:val="en-IN"/>
        </w:rPr>
      </w:pPr>
      <w:r w:rsidRPr="00606382">
        <w:rPr>
          <w:bCs/>
          <w:sz w:val="28"/>
          <w:szCs w:val="28"/>
          <w:lang w:val="en-IN"/>
        </w:rPr>
        <w:t>Provide a user-friendly interface built with Flask and HTML for text submission and image display.</w:t>
      </w:r>
    </w:p>
    <w:p w14:paraId="3250C9BA" w14:textId="77777777" w:rsidR="00606382" w:rsidRPr="00606382" w:rsidRDefault="00606382" w:rsidP="007F1B0E">
      <w:pPr>
        <w:numPr>
          <w:ilvl w:val="0"/>
          <w:numId w:val="11"/>
        </w:numPr>
        <w:tabs>
          <w:tab w:val="left" w:pos="6465"/>
        </w:tabs>
        <w:jc w:val="both"/>
        <w:rPr>
          <w:bCs/>
          <w:sz w:val="28"/>
          <w:szCs w:val="28"/>
          <w:lang w:val="en-IN"/>
        </w:rPr>
      </w:pPr>
      <w:r w:rsidRPr="00606382">
        <w:rPr>
          <w:bCs/>
          <w:sz w:val="28"/>
          <w:szCs w:val="28"/>
          <w:lang w:val="en-IN"/>
        </w:rPr>
        <w:t>Include navigation features like home, upload, and view gallery.</w:t>
      </w:r>
    </w:p>
    <w:p w14:paraId="6057B621" w14:textId="77777777" w:rsidR="00606382" w:rsidRPr="00606382" w:rsidRDefault="00606382" w:rsidP="007F1B0E">
      <w:pPr>
        <w:numPr>
          <w:ilvl w:val="0"/>
          <w:numId w:val="11"/>
        </w:numPr>
        <w:tabs>
          <w:tab w:val="left" w:pos="6465"/>
        </w:tabs>
        <w:jc w:val="both"/>
        <w:rPr>
          <w:bCs/>
          <w:sz w:val="28"/>
          <w:szCs w:val="28"/>
          <w:lang w:val="en-IN"/>
        </w:rPr>
      </w:pPr>
      <w:r w:rsidRPr="00606382">
        <w:rPr>
          <w:bCs/>
          <w:sz w:val="28"/>
          <w:szCs w:val="28"/>
          <w:lang w:val="en-IN"/>
        </w:rPr>
        <w:t>Display error messages for invalid inputs or system errors.</w:t>
      </w:r>
    </w:p>
    <w:p w14:paraId="1EE79DCA" w14:textId="77777777" w:rsidR="00606382" w:rsidRDefault="00606382" w:rsidP="00606382">
      <w:pPr>
        <w:tabs>
          <w:tab w:val="left" w:pos="6465"/>
        </w:tabs>
        <w:jc w:val="both"/>
        <w:rPr>
          <w:bCs/>
          <w:sz w:val="28"/>
          <w:szCs w:val="28"/>
          <w:lang w:val="en-IN"/>
        </w:rPr>
      </w:pPr>
    </w:p>
    <w:p w14:paraId="1FF2F21C" w14:textId="0BD5AA01" w:rsidR="00606382" w:rsidRPr="00606382" w:rsidRDefault="00606382" w:rsidP="00606382">
      <w:pPr>
        <w:tabs>
          <w:tab w:val="left" w:pos="6465"/>
        </w:tabs>
        <w:jc w:val="both"/>
        <w:rPr>
          <w:rFonts w:ascii="Times New Roman" w:hAnsi="Times New Roman"/>
          <w:bCs/>
          <w:sz w:val="28"/>
          <w:szCs w:val="28"/>
          <w:u w:val="single"/>
          <w:lang w:val="en-IN"/>
        </w:rPr>
      </w:pPr>
      <w:r w:rsidRPr="00606382">
        <w:rPr>
          <w:rFonts w:ascii="Times New Roman" w:hAnsi="Times New Roman"/>
          <w:b/>
          <w:bCs/>
          <w:sz w:val="28"/>
          <w:szCs w:val="28"/>
          <w:u w:val="single"/>
          <w:lang w:val="en-IN"/>
        </w:rPr>
        <w:t>User Feedback:</w:t>
      </w:r>
    </w:p>
    <w:p w14:paraId="463EDD5C" w14:textId="77777777" w:rsidR="00606382" w:rsidRPr="00606382" w:rsidRDefault="00606382" w:rsidP="007F1B0E">
      <w:pPr>
        <w:numPr>
          <w:ilvl w:val="0"/>
          <w:numId w:val="12"/>
        </w:numPr>
        <w:tabs>
          <w:tab w:val="left" w:pos="6465"/>
        </w:tabs>
        <w:jc w:val="both"/>
        <w:rPr>
          <w:bCs/>
          <w:sz w:val="28"/>
          <w:szCs w:val="28"/>
          <w:lang w:val="en-IN"/>
        </w:rPr>
      </w:pPr>
      <w:r w:rsidRPr="00606382">
        <w:rPr>
          <w:bCs/>
          <w:sz w:val="28"/>
          <w:szCs w:val="28"/>
          <w:lang w:val="en-IN"/>
        </w:rPr>
        <w:t>Allow users to download generated images.</w:t>
      </w:r>
    </w:p>
    <w:p w14:paraId="74BEED4F" w14:textId="77777777" w:rsidR="00606382" w:rsidRPr="00606382" w:rsidRDefault="00606382" w:rsidP="007F1B0E">
      <w:pPr>
        <w:numPr>
          <w:ilvl w:val="0"/>
          <w:numId w:val="12"/>
        </w:numPr>
        <w:tabs>
          <w:tab w:val="left" w:pos="6465"/>
        </w:tabs>
        <w:jc w:val="both"/>
        <w:rPr>
          <w:bCs/>
          <w:sz w:val="28"/>
          <w:szCs w:val="28"/>
          <w:lang w:val="en-IN"/>
        </w:rPr>
      </w:pPr>
      <w:r w:rsidRPr="00606382">
        <w:rPr>
          <w:bCs/>
          <w:sz w:val="28"/>
          <w:szCs w:val="28"/>
          <w:lang w:val="en-IN"/>
        </w:rPr>
        <w:t>Provide options for user feedback on image quality and application usability.</w:t>
      </w:r>
    </w:p>
    <w:p w14:paraId="5BA2D633" w14:textId="3E686412" w:rsidR="00606382" w:rsidRPr="00606382" w:rsidRDefault="00606382" w:rsidP="00606382">
      <w:pPr>
        <w:tabs>
          <w:tab w:val="left" w:pos="6465"/>
        </w:tabs>
        <w:jc w:val="both"/>
        <w:rPr>
          <w:rFonts w:ascii="Times New Roman" w:hAnsi="Times New Roman"/>
          <w:bCs/>
          <w:sz w:val="28"/>
          <w:szCs w:val="28"/>
          <w:u w:val="single"/>
          <w:lang w:val="en-IN"/>
        </w:rPr>
      </w:pPr>
      <w:r w:rsidRPr="00606382">
        <w:rPr>
          <w:rFonts w:ascii="Times New Roman" w:hAnsi="Times New Roman"/>
          <w:b/>
          <w:bCs/>
          <w:sz w:val="28"/>
          <w:szCs w:val="28"/>
          <w:u w:val="single"/>
          <w:lang w:val="en-IN"/>
        </w:rPr>
        <w:t>System Administration:</w:t>
      </w:r>
    </w:p>
    <w:p w14:paraId="11004EF4" w14:textId="77777777" w:rsidR="00606382" w:rsidRPr="00606382" w:rsidRDefault="00606382" w:rsidP="007F1B0E">
      <w:pPr>
        <w:numPr>
          <w:ilvl w:val="0"/>
          <w:numId w:val="13"/>
        </w:numPr>
        <w:tabs>
          <w:tab w:val="left" w:pos="6465"/>
        </w:tabs>
        <w:jc w:val="both"/>
        <w:rPr>
          <w:bCs/>
          <w:sz w:val="28"/>
          <w:szCs w:val="28"/>
          <w:lang w:val="en-IN"/>
        </w:rPr>
      </w:pPr>
      <w:r w:rsidRPr="00606382">
        <w:rPr>
          <w:bCs/>
          <w:sz w:val="28"/>
          <w:szCs w:val="28"/>
          <w:lang w:val="en-IN"/>
        </w:rPr>
        <w:t>Include a logging mechanism to track system performance, user interactions, and error reports.</w:t>
      </w:r>
    </w:p>
    <w:p w14:paraId="53E193BF" w14:textId="77777777" w:rsidR="00606382" w:rsidRPr="00606382" w:rsidRDefault="00606382" w:rsidP="007F1B0E">
      <w:pPr>
        <w:numPr>
          <w:ilvl w:val="0"/>
          <w:numId w:val="13"/>
        </w:numPr>
        <w:tabs>
          <w:tab w:val="left" w:pos="6465"/>
        </w:tabs>
        <w:jc w:val="both"/>
        <w:rPr>
          <w:bCs/>
          <w:sz w:val="28"/>
          <w:szCs w:val="28"/>
          <w:lang w:val="en-IN"/>
        </w:rPr>
      </w:pPr>
      <w:r w:rsidRPr="00606382">
        <w:rPr>
          <w:bCs/>
          <w:sz w:val="28"/>
          <w:szCs w:val="28"/>
          <w:lang w:val="en-IN"/>
        </w:rPr>
        <w:t>Enable admin-level access to manage user sessions, logs, and storage.</w:t>
      </w:r>
    </w:p>
    <w:p w14:paraId="05ABB2C0" w14:textId="573A8E51" w:rsidR="00606382" w:rsidRDefault="00606382" w:rsidP="00AC0BB3">
      <w:pPr>
        <w:tabs>
          <w:tab w:val="left" w:pos="6465"/>
        </w:tabs>
        <w:jc w:val="both"/>
        <w:rPr>
          <w:bCs/>
          <w:sz w:val="28"/>
          <w:szCs w:val="28"/>
        </w:rPr>
      </w:pPr>
      <w:r>
        <w:rPr>
          <w:bCs/>
          <w:sz w:val="28"/>
          <w:szCs w:val="28"/>
        </w:rPr>
        <w:t xml:space="preserve"> </w:t>
      </w:r>
    </w:p>
    <w:p w14:paraId="5400F86F" w14:textId="5A13B4D9" w:rsidR="00606382" w:rsidRDefault="00606382" w:rsidP="00606382">
      <w:pPr>
        <w:tabs>
          <w:tab w:val="left" w:pos="6465"/>
        </w:tabs>
        <w:rPr>
          <w:b/>
          <w:sz w:val="32"/>
          <w:szCs w:val="32"/>
          <w:u w:val="single"/>
        </w:rPr>
      </w:pPr>
      <w:r w:rsidRPr="00606382">
        <w:rPr>
          <w:b/>
          <w:sz w:val="32"/>
          <w:szCs w:val="32"/>
          <w:u w:val="single"/>
        </w:rPr>
        <w:t>Non-functional requirements.</w:t>
      </w:r>
    </w:p>
    <w:p w14:paraId="044AD5B5" w14:textId="2D4F588B" w:rsidR="00606382" w:rsidRPr="00606382" w:rsidRDefault="00606382" w:rsidP="00606382">
      <w:pPr>
        <w:tabs>
          <w:tab w:val="left" w:pos="6465"/>
        </w:tabs>
        <w:jc w:val="both"/>
        <w:rPr>
          <w:b/>
          <w:sz w:val="32"/>
          <w:szCs w:val="32"/>
          <w:u w:val="single"/>
          <w:lang w:val="en-IN"/>
        </w:rPr>
      </w:pPr>
      <w:r w:rsidRPr="00606382">
        <w:rPr>
          <w:b/>
          <w:bCs/>
          <w:sz w:val="32"/>
          <w:szCs w:val="32"/>
          <w:u w:val="single"/>
          <w:lang w:val="en-IN"/>
        </w:rPr>
        <w:t>Performance:</w:t>
      </w:r>
    </w:p>
    <w:p w14:paraId="45F520E6" w14:textId="77777777" w:rsidR="00606382" w:rsidRPr="00606382" w:rsidRDefault="00606382" w:rsidP="007F1B0E">
      <w:pPr>
        <w:numPr>
          <w:ilvl w:val="0"/>
          <w:numId w:val="14"/>
        </w:numPr>
        <w:tabs>
          <w:tab w:val="left" w:pos="6465"/>
        </w:tabs>
        <w:jc w:val="both"/>
        <w:rPr>
          <w:rFonts w:ascii="Times New Roman" w:hAnsi="Times New Roman"/>
          <w:bCs/>
          <w:sz w:val="28"/>
          <w:szCs w:val="28"/>
          <w:lang w:val="en-IN"/>
        </w:rPr>
      </w:pPr>
      <w:r w:rsidRPr="00606382">
        <w:rPr>
          <w:rFonts w:ascii="Times New Roman" w:hAnsi="Times New Roman"/>
          <w:bCs/>
          <w:sz w:val="28"/>
          <w:szCs w:val="28"/>
          <w:lang w:val="en-IN"/>
        </w:rPr>
        <w:t>Ensure real-time or near-real-time image generation, with a maximum processing time of 5 seconds per request under normal conditions.</w:t>
      </w:r>
    </w:p>
    <w:p w14:paraId="46F86668" w14:textId="52552B73" w:rsidR="00606382" w:rsidRPr="00606382" w:rsidRDefault="00606382" w:rsidP="00606382">
      <w:pPr>
        <w:tabs>
          <w:tab w:val="left" w:pos="6465"/>
        </w:tabs>
        <w:jc w:val="both"/>
        <w:rPr>
          <w:rFonts w:ascii="Times New Roman" w:hAnsi="Times New Roman"/>
          <w:bCs/>
          <w:sz w:val="28"/>
          <w:szCs w:val="28"/>
          <w:lang w:val="en-IN"/>
        </w:rPr>
      </w:pPr>
      <w:r w:rsidRPr="00606382">
        <w:rPr>
          <w:rFonts w:ascii="Times New Roman" w:hAnsi="Times New Roman"/>
          <w:b/>
          <w:sz w:val="28"/>
          <w:szCs w:val="28"/>
          <w:u w:val="single"/>
          <w:lang w:val="en-IN"/>
        </w:rPr>
        <w:t>Scalability</w:t>
      </w:r>
      <w:r w:rsidRPr="00606382">
        <w:rPr>
          <w:rFonts w:ascii="Times New Roman" w:hAnsi="Times New Roman"/>
          <w:bCs/>
          <w:sz w:val="28"/>
          <w:szCs w:val="28"/>
          <w:lang w:val="en-IN"/>
        </w:rPr>
        <w:t>:</w:t>
      </w:r>
    </w:p>
    <w:p w14:paraId="1B3F538E" w14:textId="77777777" w:rsidR="00606382" w:rsidRDefault="00606382" w:rsidP="007F1B0E">
      <w:pPr>
        <w:numPr>
          <w:ilvl w:val="0"/>
          <w:numId w:val="15"/>
        </w:numPr>
        <w:tabs>
          <w:tab w:val="left" w:pos="6465"/>
        </w:tabs>
        <w:jc w:val="both"/>
        <w:rPr>
          <w:rFonts w:ascii="Times New Roman" w:hAnsi="Times New Roman"/>
          <w:bCs/>
          <w:sz w:val="28"/>
          <w:szCs w:val="28"/>
          <w:lang w:val="en-IN"/>
        </w:rPr>
      </w:pPr>
      <w:r w:rsidRPr="00606382">
        <w:rPr>
          <w:rFonts w:ascii="Times New Roman" w:hAnsi="Times New Roman"/>
          <w:bCs/>
          <w:sz w:val="28"/>
          <w:szCs w:val="28"/>
          <w:lang w:val="en-IN"/>
        </w:rPr>
        <w:t>Design the system architecture to accommodate increased user traffic and storage demands by leveraging AWS’s auto-scaling features.</w:t>
      </w:r>
    </w:p>
    <w:p w14:paraId="644EA2AA" w14:textId="2BE56ACF" w:rsidR="00606382" w:rsidRPr="00606382" w:rsidRDefault="00606382" w:rsidP="00606382">
      <w:pPr>
        <w:tabs>
          <w:tab w:val="left" w:pos="6465"/>
        </w:tabs>
        <w:jc w:val="both"/>
        <w:rPr>
          <w:rFonts w:ascii="Times New Roman" w:hAnsi="Times New Roman"/>
          <w:b/>
          <w:sz w:val="28"/>
          <w:szCs w:val="28"/>
          <w:u w:val="single"/>
          <w:lang w:val="en-IN"/>
        </w:rPr>
      </w:pPr>
      <w:r w:rsidRPr="00606382">
        <w:rPr>
          <w:rFonts w:ascii="Times New Roman" w:hAnsi="Times New Roman"/>
          <w:b/>
          <w:sz w:val="28"/>
          <w:szCs w:val="28"/>
          <w:u w:val="single"/>
          <w:lang w:val="en-IN"/>
        </w:rPr>
        <w:t>Reliability:</w:t>
      </w:r>
    </w:p>
    <w:p w14:paraId="37C335C4" w14:textId="77777777" w:rsidR="00606382" w:rsidRPr="00606382" w:rsidRDefault="00606382" w:rsidP="007F1B0E">
      <w:pPr>
        <w:numPr>
          <w:ilvl w:val="0"/>
          <w:numId w:val="16"/>
        </w:numPr>
        <w:tabs>
          <w:tab w:val="left" w:pos="6465"/>
        </w:tabs>
        <w:jc w:val="both"/>
        <w:rPr>
          <w:rFonts w:ascii="Times New Roman" w:hAnsi="Times New Roman"/>
          <w:bCs/>
          <w:sz w:val="28"/>
          <w:szCs w:val="28"/>
          <w:lang w:val="en-IN"/>
        </w:rPr>
      </w:pPr>
      <w:r w:rsidRPr="00606382">
        <w:rPr>
          <w:rFonts w:ascii="Times New Roman" w:hAnsi="Times New Roman"/>
          <w:bCs/>
          <w:sz w:val="28"/>
          <w:szCs w:val="28"/>
          <w:lang w:val="en-IN"/>
        </w:rPr>
        <w:t>Achieve 99.9% uptime for the web application, ensuring continuous availability for users.</w:t>
      </w:r>
    </w:p>
    <w:p w14:paraId="5AC878E1" w14:textId="77777777" w:rsidR="00606382" w:rsidRDefault="00606382" w:rsidP="00606382">
      <w:pPr>
        <w:tabs>
          <w:tab w:val="left" w:pos="6465"/>
        </w:tabs>
        <w:jc w:val="both"/>
        <w:rPr>
          <w:rFonts w:ascii="Times New Roman" w:hAnsi="Times New Roman"/>
          <w:b/>
          <w:sz w:val="28"/>
          <w:szCs w:val="28"/>
          <w:u w:val="single"/>
          <w:lang w:val="en-IN"/>
        </w:rPr>
      </w:pPr>
    </w:p>
    <w:p w14:paraId="34FC3FA7" w14:textId="77777777" w:rsidR="00606382" w:rsidRDefault="00606382" w:rsidP="00606382">
      <w:pPr>
        <w:tabs>
          <w:tab w:val="left" w:pos="6465"/>
        </w:tabs>
        <w:jc w:val="both"/>
        <w:rPr>
          <w:rFonts w:ascii="Times New Roman" w:hAnsi="Times New Roman"/>
          <w:b/>
          <w:sz w:val="28"/>
          <w:szCs w:val="28"/>
          <w:u w:val="single"/>
          <w:lang w:val="en-IN"/>
        </w:rPr>
      </w:pPr>
    </w:p>
    <w:p w14:paraId="7EE33B21" w14:textId="77777777" w:rsidR="00606382" w:rsidRDefault="00606382" w:rsidP="00606382">
      <w:pPr>
        <w:tabs>
          <w:tab w:val="left" w:pos="6465"/>
        </w:tabs>
        <w:jc w:val="both"/>
        <w:rPr>
          <w:rFonts w:ascii="Times New Roman" w:hAnsi="Times New Roman"/>
          <w:b/>
          <w:sz w:val="28"/>
          <w:szCs w:val="28"/>
          <w:u w:val="single"/>
          <w:lang w:val="en-IN"/>
        </w:rPr>
      </w:pPr>
    </w:p>
    <w:p w14:paraId="02F6211F" w14:textId="77777777" w:rsidR="00606382" w:rsidRDefault="00606382" w:rsidP="00606382">
      <w:pPr>
        <w:tabs>
          <w:tab w:val="left" w:pos="6465"/>
        </w:tabs>
        <w:jc w:val="both"/>
        <w:rPr>
          <w:rFonts w:ascii="Times New Roman" w:hAnsi="Times New Roman"/>
          <w:b/>
          <w:sz w:val="28"/>
          <w:szCs w:val="28"/>
          <w:u w:val="single"/>
          <w:lang w:val="en-IN"/>
        </w:rPr>
      </w:pPr>
    </w:p>
    <w:p w14:paraId="357A6078" w14:textId="6E606456" w:rsidR="00606382" w:rsidRDefault="00606382" w:rsidP="00606382">
      <w:pPr>
        <w:tabs>
          <w:tab w:val="left" w:pos="6465"/>
        </w:tabs>
        <w:jc w:val="both"/>
        <w:rPr>
          <w:rFonts w:ascii="Times New Roman" w:hAnsi="Times New Roman"/>
          <w:b/>
          <w:sz w:val="28"/>
          <w:szCs w:val="28"/>
          <w:u w:val="single"/>
          <w:lang w:val="en-IN"/>
        </w:rPr>
      </w:pPr>
      <w:r w:rsidRPr="00606382">
        <w:rPr>
          <w:rFonts w:ascii="Times New Roman" w:hAnsi="Times New Roman"/>
          <w:b/>
          <w:sz w:val="28"/>
          <w:szCs w:val="28"/>
          <w:u w:val="single"/>
          <w:lang w:val="en-IN"/>
        </w:rPr>
        <w:t>Security</w:t>
      </w:r>
      <w:r>
        <w:rPr>
          <w:rFonts w:ascii="Times New Roman" w:hAnsi="Times New Roman"/>
          <w:b/>
          <w:sz w:val="28"/>
          <w:szCs w:val="28"/>
          <w:u w:val="single"/>
          <w:lang w:val="en-IN"/>
        </w:rPr>
        <w:t>:</w:t>
      </w:r>
    </w:p>
    <w:p w14:paraId="5820CAD4" w14:textId="2BD56B19" w:rsidR="00606382" w:rsidRPr="00B7351B" w:rsidRDefault="00606382" w:rsidP="00B7351B">
      <w:pPr>
        <w:pStyle w:val="ListParagraph"/>
        <w:numPr>
          <w:ilvl w:val="0"/>
          <w:numId w:val="109"/>
        </w:numPr>
        <w:tabs>
          <w:tab w:val="left" w:pos="6465"/>
        </w:tabs>
        <w:jc w:val="both"/>
        <w:rPr>
          <w:rFonts w:ascii="Times New Roman" w:hAnsi="Times New Roman"/>
          <w:b/>
          <w:sz w:val="28"/>
          <w:szCs w:val="28"/>
          <w:u w:val="single"/>
          <w:lang w:val="en-IN"/>
        </w:rPr>
      </w:pPr>
      <w:r w:rsidRPr="00B7351B">
        <w:rPr>
          <w:rFonts w:ascii="Times New Roman" w:hAnsi="Times New Roman"/>
          <w:bCs/>
          <w:sz w:val="28"/>
          <w:szCs w:val="28"/>
          <w:lang w:val="en-IN"/>
        </w:rPr>
        <w:t>Utilize AWS IAM policies to ensure secure access to S3 buckets and EC2 instances.</w:t>
      </w:r>
    </w:p>
    <w:p w14:paraId="7D120473" w14:textId="77777777" w:rsidR="00606382" w:rsidRPr="00606382" w:rsidRDefault="00606382" w:rsidP="007F1B0E">
      <w:pPr>
        <w:numPr>
          <w:ilvl w:val="0"/>
          <w:numId w:val="17"/>
        </w:numPr>
        <w:tabs>
          <w:tab w:val="left" w:pos="6465"/>
        </w:tabs>
        <w:jc w:val="both"/>
        <w:rPr>
          <w:rFonts w:ascii="Times New Roman" w:hAnsi="Times New Roman"/>
          <w:bCs/>
          <w:sz w:val="28"/>
          <w:szCs w:val="28"/>
          <w:lang w:val="en-IN"/>
        </w:rPr>
      </w:pPr>
      <w:r w:rsidRPr="00606382">
        <w:rPr>
          <w:rFonts w:ascii="Times New Roman" w:hAnsi="Times New Roman"/>
          <w:bCs/>
          <w:sz w:val="28"/>
          <w:szCs w:val="28"/>
          <w:lang w:val="en-IN"/>
        </w:rPr>
        <w:t>Encrypt stored images in S3 to protect sensitive data.</w:t>
      </w:r>
    </w:p>
    <w:p w14:paraId="37419D06" w14:textId="2B76866C" w:rsidR="00606382" w:rsidRPr="00606382" w:rsidRDefault="00606382" w:rsidP="00606382">
      <w:pPr>
        <w:tabs>
          <w:tab w:val="left" w:pos="6465"/>
        </w:tabs>
        <w:jc w:val="both"/>
        <w:rPr>
          <w:rFonts w:ascii="Times New Roman" w:hAnsi="Times New Roman"/>
          <w:b/>
          <w:sz w:val="28"/>
          <w:szCs w:val="28"/>
          <w:u w:val="single"/>
          <w:lang w:val="en-IN"/>
        </w:rPr>
      </w:pPr>
      <w:r w:rsidRPr="00606382">
        <w:rPr>
          <w:rFonts w:ascii="Times New Roman" w:hAnsi="Times New Roman"/>
          <w:b/>
          <w:sz w:val="28"/>
          <w:szCs w:val="28"/>
          <w:u w:val="single"/>
          <w:lang w:val="en-IN"/>
        </w:rPr>
        <w:t>Usability:</w:t>
      </w:r>
    </w:p>
    <w:p w14:paraId="6B31C2B9" w14:textId="77777777" w:rsidR="00606382" w:rsidRPr="00606382" w:rsidRDefault="00606382" w:rsidP="007F1B0E">
      <w:pPr>
        <w:numPr>
          <w:ilvl w:val="0"/>
          <w:numId w:val="18"/>
        </w:numPr>
        <w:tabs>
          <w:tab w:val="left" w:pos="6465"/>
        </w:tabs>
        <w:jc w:val="both"/>
        <w:rPr>
          <w:rFonts w:ascii="Times New Roman" w:hAnsi="Times New Roman"/>
          <w:bCs/>
          <w:sz w:val="28"/>
          <w:szCs w:val="28"/>
          <w:lang w:val="en-IN"/>
        </w:rPr>
      </w:pPr>
      <w:r w:rsidRPr="00606382">
        <w:rPr>
          <w:rFonts w:ascii="Times New Roman" w:hAnsi="Times New Roman"/>
          <w:bCs/>
          <w:sz w:val="28"/>
          <w:szCs w:val="28"/>
          <w:lang w:val="en-IN"/>
        </w:rPr>
        <w:t>Design the web interface with intuitive navigation and clear instructions for users.</w:t>
      </w:r>
    </w:p>
    <w:p w14:paraId="43C9D0CA" w14:textId="71E8EDC6" w:rsidR="00606382" w:rsidRPr="00606382" w:rsidRDefault="00606382" w:rsidP="00606382">
      <w:pPr>
        <w:tabs>
          <w:tab w:val="left" w:pos="6465"/>
        </w:tabs>
        <w:jc w:val="both"/>
        <w:rPr>
          <w:rFonts w:ascii="Times New Roman" w:hAnsi="Times New Roman"/>
          <w:b/>
          <w:sz w:val="28"/>
          <w:szCs w:val="28"/>
          <w:u w:val="single"/>
          <w:lang w:val="en-IN"/>
        </w:rPr>
      </w:pPr>
      <w:r w:rsidRPr="00606382">
        <w:rPr>
          <w:rFonts w:ascii="Times New Roman" w:hAnsi="Times New Roman"/>
          <w:b/>
          <w:sz w:val="28"/>
          <w:szCs w:val="28"/>
          <w:u w:val="single"/>
          <w:lang w:val="en-IN"/>
        </w:rPr>
        <w:t>Accessibility:</w:t>
      </w:r>
    </w:p>
    <w:p w14:paraId="305BABC7" w14:textId="77777777" w:rsidR="00606382" w:rsidRPr="00606382" w:rsidRDefault="00606382" w:rsidP="007F1B0E">
      <w:pPr>
        <w:numPr>
          <w:ilvl w:val="0"/>
          <w:numId w:val="19"/>
        </w:numPr>
        <w:tabs>
          <w:tab w:val="left" w:pos="6465"/>
        </w:tabs>
        <w:jc w:val="both"/>
        <w:rPr>
          <w:rFonts w:ascii="Times New Roman" w:hAnsi="Times New Roman"/>
          <w:bCs/>
          <w:sz w:val="28"/>
          <w:szCs w:val="28"/>
          <w:lang w:val="en-IN"/>
        </w:rPr>
      </w:pPr>
      <w:r w:rsidRPr="00606382">
        <w:rPr>
          <w:rFonts w:ascii="Times New Roman" w:hAnsi="Times New Roman"/>
          <w:bCs/>
          <w:sz w:val="28"/>
          <w:szCs w:val="28"/>
          <w:lang w:val="en-IN"/>
        </w:rPr>
        <w:t>Ensure the application meets web accessibility standards (e.g., WCAG 2.1) to cater to users with disabilities.</w:t>
      </w:r>
    </w:p>
    <w:p w14:paraId="060E2EA9" w14:textId="5C33E361" w:rsidR="00606382" w:rsidRPr="00606382" w:rsidRDefault="00606382" w:rsidP="00606382">
      <w:pPr>
        <w:tabs>
          <w:tab w:val="left" w:pos="6465"/>
        </w:tabs>
        <w:jc w:val="both"/>
        <w:rPr>
          <w:rFonts w:ascii="Times New Roman" w:hAnsi="Times New Roman"/>
          <w:b/>
          <w:sz w:val="28"/>
          <w:szCs w:val="28"/>
          <w:u w:val="single"/>
          <w:lang w:val="en-IN"/>
        </w:rPr>
      </w:pPr>
      <w:r w:rsidRPr="00606382">
        <w:rPr>
          <w:rFonts w:ascii="Times New Roman" w:hAnsi="Times New Roman"/>
          <w:b/>
          <w:sz w:val="28"/>
          <w:szCs w:val="28"/>
          <w:u w:val="single"/>
          <w:lang w:val="en-IN"/>
        </w:rPr>
        <w:t>Portability:</w:t>
      </w:r>
    </w:p>
    <w:p w14:paraId="6920C662" w14:textId="77777777" w:rsidR="00606382" w:rsidRPr="00606382" w:rsidRDefault="00606382" w:rsidP="007F1B0E">
      <w:pPr>
        <w:numPr>
          <w:ilvl w:val="0"/>
          <w:numId w:val="20"/>
        </w:numPr>
        <w:tabs>
          <w:tab w:val="left" w:pos="6465"/>
        </w:tabs>
        <w:jc w:val="both"/>
        <w:rPr>
          <w:rFonts w:ascii="Times New Roman" w:hAnsi="Times New Roman"/>
          <w:bCs/>
          <w:sz w:val="28"/>
          <w:szCs w:val="28"/>
          <w:lang w:val="en-IN"/>
        </w:rPr>
      </w:pPr>
      <w:r w:rsidRPr="00606382">
        <w:rPr>
          <w:rFonts w:ascii="Times New Roman" w:hAnsi="Times New Roman"/>
          <w:bCs/>
          <w:sz w:val="28"/>
          <w:szCs w:val="28"/>
          <w:lang w:val="en-IN"/>
        </w:rPr>
        <w:t>Deploy the application on AWS infrastructure but maintain portability to migrate to other cloud platforms if needed.</w:t>
      </w:r>
    </w:p>
    <w:p w14:paraId="29679843" w14:textId="143FCBFE" w:rsidR="00606382" w:rsidRPr="00606382" w:rsidRDefault="00606382" w:rsidP="00606382">
      <w:pPr>
        <w:tabs>
          <w:tab w:val="left" w:pos="6465"/>
        </w:tabs>
        <w:jc w:val="both"/>
        <w:rPr>
          <w:rFonts w:ascii="Times New Roman" w:hAnsi="Times New Roman"/>
          <w:b/>
          <w:sz w:val="28"/>
          <w:szCs w:val="28"/>
          <w:u w:val="single"/>
          <w:lang w:val="en-IN"/>
        </w:rPr>
      </w:pPr>
      <w:r w:rsidRPr="00606382">
        <w:rPr>
          <w:rFonts w:ascii="Times New Roman" w:hAnsi="Times New Roman"/>
          <w:b/>
          <w:sz w:val="28"/>
          <w:szCs w:val="28"/>
          <w:u w:val="single"/>
          <w:lang w:val="en-IN"/>
        </w:rPr>
        <w:t xml:space="preserve"> Compliance:</w:t>
      </w:r>
    </w:p>
    <w:p w14:paraId="06490315" w14:textId="77777777" w:rsidR="00606382" w:rsidRPr="00606382" w:rsidRDefault="00606382" w:rsidP="007F1B0E">
      <w:pPr>
        <w:numPr>
          <w:ilvl w:val="0"/>
          <w:numId w:val="21"/>
        </w:numPr>
        <w:tabs>
          <w:tab w:val="left" w:pos="6465"/>
        </w:tabs>
        <w:jc w:val="both"/>
        <w:rPr>
          <w:rFonts w:ascii="Times New Roman" w:hAnsi="Times New Roman"/>
          <w:bCs/>
          <w:sz w:val="28"/>
          <w:szCs w:val="28"/>
          <w:lang w:val="en-IN"/>
        </w:rPr>
      </w:pPr>
      <w:r w:rsidRPr="00606382">
        <w:rPr>
          <w:rFonts w:ascii="Times New Roman" w:hAnsi="Times New Roman"/>
          <w:bCs/>
          <w:sz w:val="28"/>
          <w:szCs w:val="28"/>
          <w:lang w:val="en-IN"/>
        </w:rPr>
        <w:t>Ensure compliance with data protection regulations like GDPR for international users.</w:t>
      </w:r>
    </w:p>
    <w:p w14:paraId="1F0B93F8" w14:textId="77777777" w:rsidR="00606382" w:rsidRPr="00606382" w:rsidRDefault="00606382" w:rsidP="00606382">
      <w:pPr>
        <w:tabs>
          <w:tab w:val="left" w:pos="6465"/>
        </w:tabs>
        <w:jc w:val="center"/>
        <w:rPr>
          <w:b/>
          <w:sz w:val="32"/>
          <w:szCs w:val="32"/>
          <w:u w:val="single"/>
        </w:rPr>
      </w:pPr>
    </w:p>
    <w:p w14:paraId="256C38B6" w14:textId="77777777" w:rsidR="00606382" w:rsidRDefault="00606382" w:rsidP="00AC0BB3">
      <w:pPr>
        <w:tabs>
          <w:tab w:val="left" w:pos="6465"/>
        </w:tabs>
        <w:jc w:val="both"/>
        <w:rPr>
          <w:bCs/>
          <w:sz w:val="28"/>
          <w:szCs w:val="28"/>
        </w:rPr>
      </w:pPr>
    </w:p>
    <w:p w14:paraId="77ACBD5A" w14:textId="77777777" w:rsidR="00606382" w:rsidRDefault="00606382" w:rsidP="00AC0BB3">
      <w:pPr>
        <w:tabs>
          <w:tab w:val="left" w:pos="6465"/>
        </w:tabs>
        <w:jc w:val="both"/>
        <w:rPr>
          <w:bCs/>
          <w:sz w:val="28"/>
          <w:szCs w:val="28"/>
        </w:rPr>
      </w:pPr>
    </w:p>
    <w:p w14:paraId="62CA4106" w14:textId="77777777" w:rsidR="00606382" w:rsidRDefault="00606382" w:rsidP="00AC0BB3">
      <w:pPr>
        <w:tabs>
          <w:tab w:val="left" w:pos="6465"/>
        </w:tabs>
        <w:jc w:val="both"/>
        <w:rPr>
          <w:bCs/>
          <w:sz w:val="28"/>
          <w:szCs w:val="28"/>
        </w:rPr>
      </w:pPr>
    </w:p>
    <w:p w14:paraId="5FAEC870" w14:textId="77777777" w:rsidR="00606382" w:rsidRDefault="00606382" w:rsidP="00AC0BB3">
      <w:pPr>
        <w:tabs>
          <w:tab w:val="left" w:pos="6465"/>
        </w:tabs>
        <w:jc w:val="both"/>
        <w:rPr>
          <w:bCs/>
          <w:sz w:val="28"/>
          <w:szCs w:val="28"/>
        </w:rPr>
      </w:pPr>
    </w:p>
    <w:p w14:paraId="3F38332B" w14:textId="77777777" w:rsidR="00606382" w:rsidRDefault="00606382" w:rsidP="00AC0BB3">
      <w:pPr>
        <w:tabs>
          <w:tab w:val="left" w:pos="6465"/>
        </w:tabs>
        <w:jc w:val="both"/>
        <w:rPr>
          <w:bCs/>
          <w:sz w:val="28"/>
          <w:szCs w:val="28"/>
        </w:rPr>
      </w:pPr>
    </w:p>
    <w:p w14:paraId="2A2EDBD7" w14:textId="77777777" w:rsidR="00606382" w:rsidRDefault="00606382" w:rsidP="00C63282">
      <w:pPr>
        <w:spacing w:before="100" w:beforeAutospacing="1" w:after="100" w:afterAutospacing="1" w:line="240" w:lineRule="auto"/>
        <w:jc w:val="both"/>
      </w:pPr>
    </w:p>
    <w:p w14:paraId="138F9A52" w14:textId="77777777" w:rsidR="00043E75" w:rsidRDefault="00043E75" w:rsidP="00606382">
      <w:pPr>
        <w:spacing w:before="100" w:beforeAutospacing="1" w:after="100" w:afterAutospacing="1" w:line="240" w:lineRule="auto"/>
        <w:jc w:val="center"/>
        <w:rPr>
          <w:rFonts w:ascii="Times New Roman" w:hAnsi="Times New Roman"/>
          <w:b/>
          <w:bCs/>
          <w:sz w:val="32"/>
          <w:szCs w:val="32"/>
          <w:u w:val="single"/>
        </w:rPr>
      </w:pPr>
    </w:p>
    <w:p w14:paraId="2CC35F1B" w14:textId="2DB4FE61" w:rsidR="00C03B40" w:rsidRDefault="007F1B0E" w:rsidP="00606382">
      <w:pPr>
        <w:spacing w:before="100" w:beforeAutospacing="1" w:after="100" w:afterAutospacing="1" w:line="240" w:lineRule="auto"/>
        <w:jc w:val="center"/>
        <w:rPr>
          <w:rFonts w:ascii="Times New Roman" w:hAnsi="Times New Roman"/>
          <w:b/>
          <w:bCs/>
          <w:sz w:val="32"/>
          <w:szCs w:val="32"/>
          <w:u w:val="single"/>
        </w:rPr>
      </w:pPr>
      <w:r>
        <w:rPr>
          <w:rFonts w:ascii="Times New Roman" w:hAnsi="Times New Roman"/>
          <w:b/>
          <w:bCs/>
          <w:sz w:val="32"/>
          <w:szCs w:val="32"/>
          <w:u w:val="single"/>
        </w:rPr>
        <w:t>2.</w:t>
      </w:r>
      <w:r w:rsidR="00C03B40" w:rsidRPr="00606382">
        <w:rPr>
          <w:rFonts w:ascii="Times New Roman" w:hAnsi="Times New Roman"/>
          <w:b/>
          <w:bCs/>
          <w:sz w:val="32"/>
          <w:szCs w:val="32"/>
          <w:u w:val="single"/>
        </w:rPr>
        <w:t>Literature Survey</w:t>
      </w:r>
    </w:p>
    <w:p w14:paraId="183E87AD" w14:textId="77777777" w:rsidR="00606382" w:rsidRPr="00606382" w:rsidRDefault="00606382" w:rsidP="001B129E">
      <w:pPr>
        <w:spacing w:before="100" w:beforeAutospacing="1" w:after="100" w:afterAutospacing="1" w:line="240" w:lineRule="auto"/>
        <w:jc w:val="both"/>
        <w:rPr>
          <w:rFonts w:ascii="Times New Roman" w:hAnsi="Times New Roman"/>
          <w:b/>
          <w:bCs/>
          <w:sz w:val="32"/>
          <w:szCs w:val="32"/>
          <w:u w:val="single"/>
        </w:rPr>
      </w:pPr>
    </w:p>
    <w:p w14:paraId="7C50788D" w14:textId="5269290E" w:rsidR="00C358F1" w:rsidRPr="00606382" w:rsidRDefault="00606382" w:rsidP="00606382">
      <w:pPr>
        <w:widowControl w:val="0"/>
        <w:autoSpaceDE w:val="0"/>
        <w:autoSpaceDN w:val="0"/>
        <w:adjustRightInd w:val="0"/>
        <w:spacing w:after="0"/>
        <w:rPr>
          <w:rFonts w:ascii="Times New Roman" w:hAnsi="Times New Roman"/>
          <w:sz w:val="28"/>
          <w:szCs w:val="28"/>
        </w:rPr>
      </w:pPr>
      <w:r w:rsidRPr="00606382">
        <w:rPr>
          <w:sz w:val="28"/>
          <w:szCs w:val="28"/>
        </w:rPr>
        <w:t>The literature survey examines existing technologies, methodologies, and systems related to text-to-image generation, multi-language support, and cloud-based application development. It provides insights into the evolution of the field, identifies gaps in existing solutions, and highlights the innovations introduced by this project.</w:t>
      </w:r>
    </w:p>
    <w:p w14:paraId="55865E05" w14:textId="77777777" w:rsidR="00606382" w:rsidRDefault="00606382" w:rsidP="00606382">
      <w:pPr>
        <w:widowControl w:val="0"/>
        <w:autoSpaceDE w:val="0"/>
        <w:autoSpaceDN w:val="0"/>
        <w:adjustRightInd w:val="0"/>
        <w:jc w:val="both"/>
        <w:rPr>
          <w:rFonts w:ascii="Times New Roman" w:hAnsi="Times New Roman"/>
          <w:sz w:val="28"/>
          <w:szCs w:val="28"/>
        </w:rPr>
      </w:pPr>
    </w:p>
    <w:p w14:paraId="6E21BE15" w14:textId="3304ADA5" w:rsidR="00606382" w:rsidRPr="00606382" w:rsidRDefault="00606382" w:rsidP="00606382">
      <w:pPr>
        <w:widowControl w:val="0"/>
        <w:autoSpaceDE w:val="0"/>
        <w:autoSpaceDN w:val="0"/>
        <w:adjustRightInd w:val="0"/>
        <w:jc w:val="both"/>
        <w:rPr>
          <w:rFonts w:ascii="Times New Roman" w:hAnsi="Times New Roman"/>
          <w:b/>
          <w:bCs/>
          <w:sz w:val="28"/>
          <w:szCs w:val="28"/>
          <w:lang w:val="en-IN"/>
        </w:rPr>
      </w:pPr>
      <w:r>
        <w:rPr>
          <w:rFonts w:ascii="Times New Roman" w:hAnsi="Times New Roman"/>
          <w:sz w:val="28"/>
          <w:szCs w:val="28"/>
        </w:rPr>
        <w:t>1.</w:t>
      </w:r>
      <w:r w:rsidR="00C358F1" w:rsidRPr="00606382">
        <w:rPr>
          <w:rFonts w:ascii="Times New Roman" w:hAnsi="Times New Roman"/>
          <w:sz w:val="28"/>
          <w:szCs w:val="28"/>
        </w:rPr>
        <w:t xml:space="preserve"> </w:t>
      </w:r>
      <w:r w:rsidRPr="00606382">
        <w:rPr>
          <w:rFonts w:ascii="Times New Roman" w:hAnsi="Times New Roman"/>
          <w:b/>
          <w:bCs/>
          <w:sz w:val="28"/>
          <w:szCs w:val="28"/>
          <w:lang w:val="en-IN"/>
        </w:rPr>
        <w:t>Text-to-Image Generation</w:t>
      </w:r>
    </w:p>
    <w:p w14:paraId="1F861C19" w14:textId="77777777" w:rsidR="00606382" w:rsidRPr="00606382" w:rsidRDefault="00606382" w:rsidP="00606382">
      <w:pPr>
        <w:widowControl w:val="0"/>
        <w:autoSpaceDE w:val="0"/>
        <w:autoSpaceDN w:val="0"/>
        <w:adjustRightInd w:val="0"/>
        <w:spacing w:after="0"/>
        <w:jc w:val="both"/>
        <w:rPr>
          <w:rFonts w:ascii="Times New Roman" w:hAnsi="Times New Roman"/>
          <w:sz w:val="28"/>
          <w:szCs w:val="28"/>
          <w:lang w:val="en-IN"/>
        </w:rPr>
      </w:pPr>
      <w:r w:rsidRPr="00606382">
        <w:rPr>
          <w:rFonts w:ascii="Times New Roman" w:hAnsi="Times New Roman"/>
          <w:sz w:val="28"/>
          <w:szCs w:val="28"/>
          <w:lang w:val="en-IN"/>
        </w:rPr>
        <w:t>Text-to-image generation has emerged as a significant area of research in artificial intelligence, particularly in the domain of generative models. Some key contributions include:</w:t>
      </w:r>
    </w:p>
    <w:p w14:paraId="13AB73DC" w14:textId="77777777" w:rsidR="00606382" w:rsidRPr="00606382" w:rsidRDefault="00606382" w:rsidP="00606382">
      <w:pPr>
        <w:widowControl w:val="0"/>
        <w:autoSpaceDE w:val="0"/>
        <w:autoSpaceDN w:val="0"/>
        <w:adjustRightInd w:val="0"/>
        <w:spacing w:after="0"/>
        <w:jc w:val="both"/>
        <w:rPr>
          <w:rFonts w:ascii="Times New Roman" w:hAnsi="Times New Roman"/>
          <w:sz w:val="28"/>
          <w:szCs w:val="28"/>
          <w:lang w:val="en-IN"/>
        </w:rPr>
      </w:pPr>
    </w:p>
    <w:p w14:paraId="56D78C15" w14:textId="31E7B178" w:rsidR="00606382" w:rsidRDefault="00606382" w:rsidP="00606382">
      <w:pPr>
        <w:widowControl w:val="0"/>
        <w:autoSpaceDE w:val="0"/>
        <w:autoSpaceDN w:val="0"/>
        <w:adjustRightInd w:val="0"/>
        <w:spacing w:after="0"/>
        <w:jc w:val="both"/>
        <w:rPr>
          <w:rFonts w:ascii="Times New Roman" w:hAnsi="Times New Roman"/>
          <w:sz w:val="28"/>
          <w:szCs w:val="28"/>
          <w:lang w:val="en-IN"/>
        </w:rPr>
      </w:pPr>
      <w:r w:rsidRPr="00606382">
        <w:rPr>
          <w:rFonts w:ascii="Times New Roman" w:hAnsi="Times New Roman"/>
          <w:b/>
          <w:bCs/>
          <w:sz w:val="28"/>
          <w:szCs w:val="28"/>
          <w:lang w:val="en-IN"/>
        </w:rPr>
        <w:t>Diffusion Models:</w:t>
      </w:r>
      <w:r w:rsidRPr="00606382">
        <w:rPr>
          <w:rFonts w:ascii="Times New Roman" w:hAnsi="Times New Roman"/>
          <w:sz w:val="28"/>
          <w:szCs w:val="28"/>
          <w:lang w:val="en-IN"/>
        </w:rPr>
        <w:t xml:space="preserve"> Recent advancements like DALL-E, Stable Diffusion, and Mid Journey leverage diffusion models to generate high-quality, semantically accurate images. These models use transformer-based architectures to encode textual prompts into visual representations effectively.</w:t>
      </w:r>
    </w:p>
    <w:p w14:paraId="52B14313" w14:textId="77777777" w:rsidR="00606382" w:rsidRPr="00606382" w:rsidRDefault="00606382" w:rsidP="00606382">
      <w:pPr>
        <w:widowControl w:val="0"/>
        <w:autoSpaceDE w:val="0"/>
        <w:autoSpaceDN w:val="0"/>
        <w:adjustRightInd w:val="0"/>
        <w:spacing w:after="0"/>
        <w:jc w:val="both"/>
        <w:rPr>
          <w:rFonts w:ascii="Times New Roman" w:hAnsi="Times New Roman"/>
          <w:sz w:val="28"/>
          <w:szCs w:val="28"/>
          <w:lang w:val="en-IN"/>
        </w:rPr>
      </w:pPr>
    </w:p>
    <w:p w14:paraId="2625ECDA" w14:textId="2F4AF741" w:rsidR="00606382" w:rsidRPr="00606382" w:rsidRDefault="00606382" w:rsidP="00606382">
      <w:pPr>
        <w:widowControl w:val="0"/>
        <w:autoSpaceDE w:val="0"/>
        <w:autoSpaceDN w:val="0"/>
        <w:adjustRightInd w:val="0"/>
        <w:spacing w:after="0"/>
        <w:jc w:val="both"/>
        <w:rPr>
          <w:rFonts w:ascii="Times New Roman" w:hAnsi="Times New Roman"/>
          <w:sz w:val="28"/>
          <w:szCs w:val="28"/>
          <w:lang w:val="en-IN"/>
        </w:rPr>
      </w:pPr>
      <w:r w:rsidRPr="00606382">
        <w:rPr>
          <w:rFonts w:ascii="Times New Roman" w:hAnsi="Times New Roman"/>
          <w:b/>
          <w:bCs/>
          <w:sz w:val="28"/>
          <w:szCs w:val="28"/>
          <w:lang w:val="en-IN"/>
        </w:rPr>
        <w:t>Challenges in Text-to-Image Systems:</w:t>
      </w:r>
    </w:p>
    <w:p w14:paraId="17FC3E44" w14:textId="77777777" w:rsidR="00606382" w:rsidRPr="00606382" w:rsidRDefault="00606382" w:rsidP="007F1B0E">
      <w:pPr>
        <w:widowControl w:val="0"/>
        <w:numPr>
          <w:ilvl w:val="0"/>
          <w:numId w:val="22"/>
        </w:numPr>
        <w:autoSpaceDE w:val="0"/>
        <w:autoSpaceDN w:val="0"/>
        <w:adjustRightInd w:val="0"/>
        <w:spacing w:after="0"/>
        <w:jc w:val="both"/>
        <w:rPr>
          <w:rFonts w:ascii="Times New Roman" w:hAnsi="Times New Roman"/>
          <w:sz w:val="28"/>
          <w:szCs w:val="28"/>
          <w:lang w:val="en-IN"/>
        </w:rPr>
      </w:pPr>
      <w:r w:rsidRPr="00606382">
        <w:rPr>
          <w:rFonts w:ascii="Times New Roman" w:hAnsi="Times New Roman"/>
          <w:sz w:val="28"/>
          <w:szCs w:val="28"/>
          <w:lang w:val="en-IN"/>
        </w:rPr>
        <w:t>Achieving semantic alignment between text and generated images.</w:t>
      </w:r>
    </w:p>
    <w:p w14:paraId="42ED6CBA" w14:textId="77777777" w:rsidR="00606382" w:rsidRPr="00606382" w:rsidRDefault="00606382" w:rsidP="007F1B0E">
      <w:pPr>
        <w:widowControl w:val="0"/>
        <w:numPr>
          <w:ilvl w:val="0"/>
          <w:numId w:val="22"/>
        </w:numPr>
        <w:autoSpaceDE w:val="0"/>
        <w:autoSpaceDN w:val="0"/>
        <w:adjustRightInd w:val="0"/>
        <w:spacing w:after="0"/>
        <w:jc w:val="both"/>
        <w:rPr>
          <w:rFonts w:ascii="Times New Roman" w:hAnsi="Times New Roman"/>
          <w:sz w:val="28"/>
          <w:szCs w:val="28"/>
          <w:lang w:val="en-IN"/>
        </w:rPr>
      </w:pPr>
      <w:r w:rsidRPr="00606382">
        <w:rPr>
          <w:rFonts w:ascii="Times New Roman" w:hAnsi="Times New Roman"/>
          <w:sz w:val="28"/>
          <w:szCs w:val="28"/>
          <w:lang w:val="en-IN"/>
        </w:rPr>
        <w:t>Processing complex or abstract text inputs.</w:t>
      </w:r>
    </w:p>
    <w:p w14:paraId="2970F3FD" w14:textId="77777777" w:rsidR="00606382" w:rsidRPr="00606382" w:rsidRDefault="00606382" w:rsidP="007F1B0E">
      <w:pPr>
        <w:widowControl w:val="0"/>
        <w:numPr>
          <w:ilvl w:val="0"/>
          <w:numId w:val="22"/>
        </w:numPr>
        <w:autoSpaceDE w:val="0"/>
        <w:autoSpaceDN w:val="0"/>
        <w:adjustRightInd w:val="0"/>
        <w:spacing w:after="0"/>
        <w:jc w:val="both"/>
        <w:rPr>
          <w:rFonts w:ascii="Times New Roman" w:hAnsi="Times New Roman"/>
          <w:sz w:val="28"/>
          <w:szCs w:val="28"/>
          <w:lang w:val="en-IN"/>
        </w:rPr>
      </w:pPr>
      <w:r w:rsidRPr="00606382">
        <w:rPr>
          <w:rFonts w:ascii="Times New Roman" w:hAnsi="Times New Roman"/>
          <w:sz w:val="28"/>
          <w:szCs w:val="28"/>
          <w:lang w:val="en-IN"/>
        </w:rPr>
        <w:t>Balancing image quality with computational efficiency.</w:t>
      </w:r>
    </w:p>
    <w:p w14:paraId="5952DAB1" w14:textId="77777777" w:rsidR="00606382" w:rsidRDefault="00606382" w:rsidP="00606382">
      <w:pPr>
        <w:widowControl w:val="0"/>
        <w:autoSpaceDE w:val="0"/>
        <w:autoSpaceDN w:val="0"/>
        <w:adjustRightInd w:val="0"/>
        <w:spacing w:after="0"/>
        <w:jc w:val="both"/>
        <w:rPr>
          <w:rFonts w:ascii="Times New Roman" w:hAnsi="Times New Roman"/>
          <w:sz w:val="24"/>
          <w:szCs w:val="24"/>
          <w:lang w:val="en-IN"/>
        </w:rPr>
      </w:pPr>
    </w:p>
    <w:p w14:paraId="426CBA8A" w14:textId="6F4586D7" w:rsidR="00606382" w:rsidRPr="00606382" w:rsidRDefault="00606382" w:rsidP="00606382">
      <w:pPr>
        <w:widowControl w:val="0"/>
        <w:autoSpaceDE w:val="0"/>
        <w:autoSpaceDN w:val="0"/>
        <w:adjustRightInd w:val="0"/>
        <w:spacing w:after="0"/>
        <w:jc w:val="both"/>
        <w:rPr>
          <w:rFonts w:ascii="Times New Roman" w:hAnsi="Times New Roman"/>
          <w:b/>
          <w:bCs/>
          <w:sz w:val="28"/>
          <w:szCs w:val="28"/>
          <w:lang w:val="en-IN"/>
        </w:rPr>
      </w:pPr>
      <w:r>
        <w:rPr>
          <w:rFonts w:ascii="Times New Roman" w:hAnsi="Times New Roman"/>
          <w:sz w:val="24"/>
          <w:szCs w:val="24"/>
          <w:lang w:val="en-IN"/>
        </w:rPr>
        <w:t>2.</w:t>
      </w:r>
      <w:r w:rsidRPr="00606382">
        <w:rPr>
          <w:rFonts w:ascii="Times New Roman" w:hAnsi="Times New Roman"/>
          <w:b/>
          <w:bCs/>
          <w:sz w:val="28"/>
          <w:szCs w:val="28"/>
          <w:lang w:val="en-IN"/>
        </w:rPr>
        <w:t>Multi-Language Support in NLP</w:t>
      </w:r>
    </w:p>
    <w:p w14:paraId="649144CC" w14:textId="77777777" w:rsidR="00606382" w:rsidRPr="00606382" w:rsidRDefault="00606382" w:rsidP="00606382">
      <w:pPr>
        <w:pStyle w:val="ListParagraph"/>
        <w:widowControl w:val="0"/>
        <w:autoSpaceDE w:val="0"/>
        <w:autoSpaceDN w:val="0"/>
        <w:adjustRightInd w:val="0"/>
        <w:spacing w:after="0"/>
        <w:ind w:left="420"/>
        <w:jc w:val="both"/>
        <w:rPr>
          <w:rFonts w:ascii="Times New Roman" w:hAnsi="Times New Roman"/>
          <w:b/>
          <w:bCs/>
          <w:sz w:val="28"/>
          <w:szCs w:val="28"/>
          <w:lang w:val="en-IN"/>
        </w:rPr>
      </w:pPr>
    </w:p>
    <w:p w14:paraId="603D1433" w14:textId="77777777" w:rsidR="00606382" w:rsidRDefault="00606382" w:rsidP="00606382">
      <w:pPr>
        <w:widowControl w:val="0"/>
        <w:autoSpaceDE w:val="0"/>
        <w:autoSpaceDN w:val="0"/>
        <w:adjustRightInd w:val="0"/>
        <w:spacing w:after="0"/>
        <w:jc w:val="both"/>
        <w:rPr>
          <w:rFonts w:ascii="Times New Roman" w:hAnsi="Times New Roman"/>
          <w:sz w:val="28"/>
          <w:szCs w:val="28"/>
          <w:lang w:val="en-IN"/>
        </w:rPr>
      </w:pPr>
      <w:r w:rsidRPr="00606382">
        <w:rPr>
          <w:rFonts w:ascii="Times New Roman" w:hAnsi="Times New Roman"/>
          <w:sz w:val="28"/>
          <w:szCs w:val="28"/>
          <w:lang w:val="en-IN"/>
        </w:rPr>
        <w:t>Handling multi-language inputs involves several challenges, including translation accuracy, syntactic differences, and semantic nuances. Key advancements include:</w:t>
      </w:r>
    </w:p>
    <w:p w14:paraId="71E435C2" w14:textId="77777777" w:rsidR="00606382" w:rsidRDefault="00606382" w:rsidP="00606382">
      <w:pPr>
        <w:widowControl w:val="0"/>
        <w:autoSpaceDE w:val="0"/>
        <w:autoSpaceDN w:val="0"/>
        <w:adjustRightInd w:val="0"/>
        <w:spacing w:after="0"/>
        <w:jc w:val="both"/>
        <w:rPr>
          <w:rFonts w:ascii="Times New Roman" w:hAnsi="Times New Roman"/>
          <w:b/>
          <w:bCs/>
          <w:sz w:val="28"/>
          <w:szCs w:val="28"/>
          <w:lang w:val="en-IN"/>
        </w:rPr>
      </w:pPr>
    </w:p>
    <w:p w14:paraId="223CE117" w14:textId="411586E1" w:rsidR="00606382" w:rsidRPr="00606382" w:rsidRDefault="00606382" w:rsidP="007F1B0E">
      <w:pPr>
        <w:pStyle w:val="ListParagraph"/>
        <w:widowControl w:val="0"/>
        <w:numPr>
          <w:ilvl w:val="0"/>
          <w:numId w:val="24"/>
        </w:numPr>
        <w:autoSpaceDE w:val="0"/>
        <w:autoSpaceDN w:val="0"/>
        <w:adjustRightInd w:val="0"/>
        <w:spacing w:after="0"/>
        <w:jc w:val="both"/>
        <w:rPr>
          <w:rFonts w:ascii="Times New Roman" w:hAnsi="Times New Roman"/>
          <w:sz w:val="28"/>
          <w:szCs w:val="28"/>
          <w:lang w:val="en-IN"/>
        </w:rPr>
      </w:pPr>
      <w:r w:rsidRPr="00606382">
        <w:rPr>
          <w:rFonts w:ascii="Times New Roman" w:hAnsi="Times New Roman"/>
          <w:b/>
          <w:bCs/>
          <w:sz w:val="28"/>
          <w:szCs w:val="28"/>
          <w:lang w:val="en-IN"/>
        </w:rPr>
        <w:t>Google Translate API:</w:t>
      </w:r>
      <w:r w:rsidRPr="00606382">
        <w:rPr>
          <w:rFonts w:ascii="Times New Roman" w:hAnsi="Times New Roman"/>
          <w:sz w:val="28"/>
          <w:szCs w:val="28"/>
          <w:lang w:val="en-IN"/>
        </w:rPr>
        <w:t xml:space="preserve"> Provides robust multi-language translation capabilities, enabling applications to process text in over 100 languages.</w:t>
      </w:r>
    </w:p>
    <w:p w14:paraId="2A5E8C7A" w14:textId="77777777" w:rsidR="00606382" w:rsidRDefault="00606382" w:rsidP="00606382">
      <w:pPr>
        <w:widowControl w:val="0"/>
        <w:autoSpaceDE w:val="0"/>
        <w:autoSpaceDN w:val="0"/>
        <w:adjustRightInd w:val="0"/>
        <w:spacing w:after="0"/>
        <w:jc w:val="both"/>
        <w:rPr>
          <w:rFonts w:ascii="Times New Roman" w:hAnsi="Times New Roman"/>
          <w:sz w:val="28"/>
          <w:szCs w:val="28"/>
          <w:lang w:val="en-IN"/>
        </w:rPr>
      </w:pPr>
    </w:p>
    <w:p w14:paraId="1493ECCD" w14:textId="5AEF5361" w:rsidR="00606382" w:rsidRDefault="00606382" w:rsidP="007F1B0E">
      <w:pPr>
        <w:pStyle w:val="ListParagraph"/>
        <w:widowControl w:val="0"/>
        <w:numPr>
          <w:ilvl w:val="0"/>
          <w:numId w:val="24"/>
        </w:numPr>
        <w:autoSpaceDE w:val="0"/>
        <w:autoSpaceDN w:val="0"/>
        <w:adjustRightInd w:val="0"/>
        <w:spacing w:after="0"/>
        <w:jc w:val="both"/>
        <w:rPr>
          <w:rFonts w:ascii="Times New Roman" w:hAnsi="Times New Roman"/>
          <w:sz w:val="28"/>
          <w:szCs w:val="28"/>
          <w:lang w:val="en-IN"/>
        </w:rPr>
      </w:pPr>
      <w:r w:rsidRPr="00606382">
        <w:rPr>
          <w:rFonts w:ascii="Times New Roman" w:hAnsi="Times New Roman"/>
          <w:b/>
          <w:bCs/>
          <w:sz w:val="28"/>
          <w:szCs w:val="28"/>
          <w:lang w:val="en-IN"/>
        </w:rPr>
        <w:t>Transformers (e.g., BERT, GPT):</w:t>
      </w:r>
      <w:r w:rsidRPr="00606382">
        <w:rPr>
          <w:rFonts w:ascii="Times New Roman" w:hAnsi="Times New Roman"/>
          <w:sz w:val="28"/>
          <w:szCs w:val="28"/>
          <w:lang w:val="en-IN"/>
        </w:rPr>
        <w:t xml:space="preserve"> Transformer-based architectures have significantly improved the understanding and generation of text across multiple languages.</w:t>
      </w:r>
    </w:p>
    <w:p w14:paraId="1291FED7" w14:textId="77777777" w:rsidR="00606382" w:rsidRPr="00606382" w:rsidRDefault="00606382" w:rsidP="00606382">
      <w:pPr>
        <w:pStyle w:val="ListParagraph"/>
        <w:jc w:val="both"/>
        <w:rPr>
          <w:rFonts w:ascii="Times New Roman" w:hAnsi="Times New Roman"/>
          <w:sz w:val="28"/>
          <w:szCs w:val="28"/>
          <w:lang w:val="en-IN"/>
        </w:rPr>
      </w:pPr>
    </w:p>
    <w:p w14:paraId="4534B85F" w14:textId="77777777" w:rsidR="00606382" w:rsidRPr="00606382" w:rsidRDefault="00606382" w:rsidP="00606382">
      <w:pPr>
        <w:pStyle w:val="ListParagraph"/>
        <w:widowControl w:val="0"/>
        <w:autoSpaceDE w:val="0"/>
        <w:autoSpaceDN w:val="0"/>
        <w:adjustRightInd w:val="0"/>
        <w:spacing w:after="0"/>
        <w:jc w:val="both"/>
        <w:rPr>
          <w:rFonts w:ascii="Times New Roman" w:hAnsi="Times New Roman"/>
          <w:sz w:val="28"/>
          <w:szCs w:val="28"/>
          <w:lang w:val="en-IN"/>
        </w:rPr>
      </w:pPr>
    </w:p>
    <w:p w14:paraId="09F025DB" w14:textId="77777777" w:rsidR="00606382" w:rsidRDefault="00606382" w:rsidP="007F1B0E">
      <w:pPr>
        <w:widowControl w:val="0"/>
        <w:numPr>
          <w:ilvl w:val="0"/>
          <w:numId w:val="23"/>
        </w:numPr>
        <w:autoSpaceDE w:val="0"/>
        <w:autoSpaceDN w:val="0"/>
        <w:adjustRightInd w:val="0"/>
        <w:spacing w:after="0"/>
        <w:jc w:val="both"/>
        <w:rPr>
          <w:rFonts w:ascii="Times New Roman" w:hAnsi="Times New Roman"/>
          <w:sz w:val="28"/>
          <w:szCs w:val="28"/>
          <w:lang w:val="en-IN"/>
        </w:rPr>
      </w:pPr>
      <w:r w:rsidRPr="00606382">
        <w:rPr>
          <w:rFonts w:ascii="Times New Roman" w:hAnsi="Times New Roman"/>
          <w:b/>
          <w:bCs/>
          <w:sz w:val="28"/>
          <w:szCs w:val="28"/>
          <w:lang w:val="en-IN"/>
        </w:rPr>
        <w:t>Multilingual NLP Models:</w:t>
      </w:r>
      <w:r w:rsidRPr="00606382">
        <w:rPr>
          <w:rFonts w:ascii="Times New Roman" w:hAnsi="Times New Roman"/>
          <w:sz w:val="28"/>
          <w:szCs w:val="28"/>
          <w:lang w:val="en-IN"/>
        </w:rPr>
        <w:t xml:space="preserve"> Models like mBERT and XLM-RoBERTa are designed for processing and understanding text in multiple languages with high accuracy.</w:t>
      </w:r>
    </w:p>
    <w:p w14:paraId="6FB82171" w14:textId="77777777" w:rsidR="00606382" w:rsidRDefault="00606382" w:rsidP="00606382">
      <w:pPr>
        <w:widowControl w:val="0"/>
        <w:autoSpaceDE w:val="0"/>
        <w:autoSpaceDN w:val="0"/>
        <w:adjustRightInd w:val="0"/>
        <w:spacing w:after="0"/>
        <w:jc w:val="both"/>
        <w:rPr>
          <w:rFonts w:ascii="Times New Roman" w:hAnsi="Times New Roman"/>
          <w:sz w:val="28"/>
          <w:szCs w:val="28"/>
          <w:lang w:val="en-IN"/>
        </w:rPr>
      </w:pPr>
    </w:p>
    <w:p w14:paraId="4E6CA300" w14:textId="0FE1A7EF" w:rsidR="00606382" w:rsidRDefault="00606382" w:rsidP="00606382">
      <w:pPr>
        <w:widowControl w:val="0"/>
        <w:autoSpaceDE w:val="0"/>
        <w:autoSpaceDN w:val="0"/>
        <w:adjustRightInd w:val="0"/>
        <w:spacing w:after="0"/>
        <w:jc w:val="both"/>
        <w:rPr>
          <w:rFonts w:ascii="Times New Roman" w:hAnsi="Times New Roman"/>
          <w:b/>
          <w:bCs/>
          <w:sz w:val="28"/>
          <w:szCs w:val="28"/>
          <w:lang w:val="en-IN"/>
        </w:rPr>
      </w:pPr>
      <w:r w:rsidRPr="00606382">
        <w:rPr>
          <w:rFonts w:ascii="Times New Roman" w:hAnsi="Times New Roman"/>
          <w:sz w:val="28"/>
          <w:szCs w:val="28"/>
          <w:lang w:val="en-IN"/>
        </w:rPr>
        <w:t>3</w:t>
      </w:r>
      <w:r>
        <w:rPr>
          <w:rFonts w:ascii="Times New Roman" w:hAnsi="Times New Roman"/>
          <w:b/>
          <w:bCs/>
          <w:sz w:val="28"/>
          <w:szCs w:val="28"/>
          <w:lang w:val="en-IN"/>
        </w:rPr>
        <w:t>.</w:t>
      </w:r>
      <w:r w:rsidRPr="00606382">
        <w:rPr>
          <w:rFonts w:ascii="Times New Roman" w:hAnsi="Times New Roman"/>
          <w:b/>
          <w:bCs/>
          <w:sz w:val="28"/>
          <w:szCs w:val="28"/>
          <w:lang w:val="en-IN"/>
        </w:rPr>
        <w:t>Cloud-Based Solutions</w:t>
      </w:r>
    </w:p>
    <w:p w14:paraId="5C2E6775" w14:textId="77777777" w:rsidR="00606382" w:rsidRPr="00606382" w:rsidRDefault="00606382" w:rsidP="00606382">
      <w:pPr>
        <w:widowControl w:val="0"/>
        <w:autoSpaceDE w:val="0"/>
        <w:autoSpaceDN w:val="0"/>
        <w:adjustRightInd w:val="0"/>
        <w:spacing w:after="0"/>
        <w:jc w:val="both"/>
        <w:rPr>
          <w:rFonts w:ascii="Times New Roman" w:hAnsi="Times New Roman"/>
          <w:b/>
          <w:bCs/>
          <w:sz w:val="28"/>
          <w:szCs w:val="28"/>
          <w:lang w:val="en-IN"/>
        </w:rPr>
      </w:pPr>
    </w:p>
    <w:p w14:paraId="38B615A3" w14:textId="77777777" w:rsidR="00606382" w:rsidRDefault="00606382" w:rsidP="00606382">
      <w:pPr>
        <w:widowControl w:val="0"/>
        <w:autoSpaceDE w:val="0"/>
        <w:autoSpaceDN w:val="0"/>
        <w:adjustRightInd w:val="0"/>
        <w:spacing w:after="0"/>
        <w:jc w:val="both"/>
        <w:rPr>
          <w:rFonts w:ascii="Times New Roman" w:hAnsi="Times New Roman"/>
          <w:sz w:val="28"/>
          <w:szCs w:val="28"/>
          <w:lang w:val="en-IN"/>
        </w:rPr>
      </w:pPr>
      <w:r w:rsidRPr="00606382">
        <w:rPr>
          <w:rFonts w:ascii="Times New Roman" w:hAnsi="Times New Roman"/>
          <w:sz w:val="28"/>
          <w:szCs w:val="28"/>
          <w:lang w:val="en-IN"/>
        </w:rPr>
        <w:t>Cloud platforms like AWS provide scalable and reliable infrastructure for deploying machine learning applications. Key AWS services relevant to this project include:</w:t>
      </w:r>
    </w:p>
    <w:p w14:paraId="75B03D8A" w14:textId="77777777" w:rsidR="00606382" w:rsidRPr="00606382" w:rsidRDefault="00606382" w:rsidP="00606382">
      <w:pPr>
        <w:widowControl w:val="0"/>
        <w:autoSpaceDE w:val="0"/>
        <w:autoSpaceDN w:val="0"/>
        <w:adjustRightInd w:val="0"/>
        <w:spacing w:after="0"/>
        <w:jc w:val="both"/>
        <w:rPr>
          <w:rFonts w:ascii="Times New Roman" w:hAnsi="Times New Roman"/>
          <w:sz w:val="28"/>
          <w:szCs w:val="28"/>
          <w:lang w:val="en-IN"/>
        </w:rPr>
      </w:pPr>
    </w:p>
    <w:p w14:paraId="3C68D180" w14:textId="77777777" w:rsidR="00606382" w:rsidRDefault="00606382" w:rsidP="007F1B0E">
      <w:pPr>
        <w:widowControl w:val="0"/>
        <w:numPr>
          <w:ilvl w:val="0"/>
          <w:numId w:val="25"/>
        </w:numPr>
        <w:autoSpaceDE w:val="0"/>
        <w:autoSpaceDN w:val="0"/>
        <w:adjustRightInd w:val="0"/>
        <w:spacing w:after="0"/>
        <w:jc w:val="both"/>
        <w:rPr>
          <w:rFonts w:ascii="Times New Roman" w:hAnsi="Times New Roman"/>
          <w:sz w:val="28"/>
          <w:szCs w:val="28"/>
          <w:lang w:val="en-IN"/>
        </w:rPr>
      </w:pPr>
      <w:r w:rsidRPr="00606382">
        <w:rPr>
          <w:rFonts w:ascii="Times New Roman" w:hAnsi="Times New Roman"/>
          <w:b/>
          <w:bCs/>
          <w:sz w:val="28"/>
          <w:szCs w:val="28"/>
          <w:lang w:val="en-IN"/>
        </w:rPr>
        <w:t>Amazon S3:</w:t>
      </w:r>
      <w:r w:rsidRPr="00606382">
        <w:rPr>
          <w:rFonts w:ascii="Times New Roman" w:hAnsi="Times New Roman"/>
          <w:sz w:val="28"/>
          <w:szCs w:val="28"/>
          <w:lang w:val="en-IN"/>
        </w:rPr>
        <w:t xml:space="preserve"> A highly scalable storage service ideal for storing generated images securely.</w:t>
      </w:r>
    </w:p>
    <w:p w14:paraId="7C8A5BE2" w14:textId="77777777" w:rsidR="00606382" w:rsidRPr="00606382" w:rsidRDefault="00606382" w:rsidP="00606382">
      <w:pPr>
        <w:widowControl w:val="0"/>
        <w:autoSpaceDE w:val="0"/>
        <w:autoSpaceDN w:val="0"/>
        <w:adjustRightInd w:val="0"/>
        <w:spacing w:after="0"/>
        <w:jc w:val="both"/>
        <w:rPr>
          <w:rFonts w:ascii="Times New Roman" w:hAnsi="Times New Roman"/>
          <w:sz w:val="28"/>
          <w:szCs w:val="28"/>
          <w:lang w:val="en-IN"/>
        </w:rPr>
      </w:pPr>
    </w:p>
    <w:p w14:paraId="1C39F9B0" w14:textId="77777777" w:rsidR="00606382" w:rsidRDefault="00606382" w:rsidP="007F1B0E">
      <w:pPr>
        <w:widowControl w:val="0"/>
        <w:numPr>
          <w:ilvl w:val="0"/>
          <w:numId w:val="25"/>
        </w:numPr>
        <w:autoSpaceDE w:val="0"/>
        <w:autoSpaceDN w:val="0"/>
        <w:adjustRightInd w:val="0"/>
        <w:spacing w:after="0"/>
        <w:jc w:val="both"/>
        <w:rPr>
          <w:rFonts w:ascii="Times New Roman" w:hAnsi="Times New Roman"/>
          <w:sz w:val="28"/>
          <w:szCs w:val="28"/>
          <w:lang w:val="en-IN"/>
        </w:rPr>
      </w:pPr>
      <w:r w:rsidRPr="00606382">
        <w:rPr>
          <w:rFonts w:ascii="Times New Roman" w:hAnsi="Times New Roman"/>
          <w:b/>
          <w:bCs/>
          <w:sz w:val="28"/>
          <w:szCs w:val="28"/>
          <w:lang w:val="en-IN"/>
        </w:rPr>
        <w:t>Amazon EC2:</w:t>
      </w:r>
      <w:r w:rsidRPr="00606382">
        <w:rPr>
          <w:rFonts w:ascii="Times New Roman" w:hAnsi="Times New Roman"/>
          <w:sz w:val="28"/>
          <w:szCs w:val="28"/>
          <w:lang w:val="en-IN"/>
        </w:rPr>
        <w:t xml:space="preserve"> Provides virtual servers to host applications and process user requests.</w:t>
      </w:r>
    </w:p>
    <w:p w14:paraId="433137AA" w14:textId="77777777" w:rsidR="00606382" w:rsidRPr="00606382" w:rsidRDefault="00606382" w:rsidP="00606382">
      <w:pPr>
        <w:widowControl w:val="0"/>
        <w:autoSpaceDE w:val="0"/>
        <w:autoSpaceDN w:val="0"/>
        <w:adjustRightInd w:val="0"/>
        <w:spacing w:after="0"/>
        <w:jc w:val="both"/>
        <w:rPr>
          <w:rFonts w:ascii="Times New Roman" w:hAnsi="Times New Roman"/>
          <w:sz w:val="28"/>
          <w:szCs w:val="28"/>
          <w:lang w:val="en-IN"/>
        </w:rPr>
      </w:pPr>
    </w:p>
    <w:p w14:paraId="772C94C6" w14:textId="77777777" w:rsidR="00606382" w:rsidRDefault="00606382" w:rsidP="007F1B0E">
      <w:pPr>
        <w:widowControl w:val="0"/>
        <w:numPr>
          <w:ilvl w:val="0"/>
          <w:numId w:val="25"/>
        </w:numPr>
        <w:autoSpaceDE w:val="0"/>
        <w:autoSpaceDN w:val="0"/>
        <w:adjustRightInd w:val="0"/>
        <w:spacing w:after="0"/>
        <w:jc w:val="both"/>
        <w:rPr>
          <w:rFonts w:ascii="Times New Roman" w:hAnsi="Times New Roman"/>
          <w:sz w:val="28"/>
          <w:szCs w:val="28"/>
          <w:lang w:val="en-IN"/>
        </w:rPr>
      </w:pPr>
      <w:r w:rsidRPr="00606382">
        <w:rPr>
          <w:rFonts w:ascii="Times New Roman" w:hAnsi="Times New Roman"/>
          <w:b/>
          <w:bCs/>
          <w:sz w:val="28"/>
          <w:szCs w:val="28"/>
          <w:lang w:val="en-IN"/>
        </w:rPr>
        <w:t>AWS IAM:</w:t>
      </w:r>
      <w:r w:rsidRPr="00606382">
        <w:rPr>
          <w:rFonts w:ascii="Times New Roman" w:hAnsi="Times New Roman"/>
          <w:sz w:val="28"/>
          <w:szCs w:val="28"/>
          <w:lang w:val="en-IN"/>
        </w:rPr>
        <w:t xml:space="preserve"> Ensures secure and granular access control to resources.</w:t>
      </w:r>
    </w:p>
    <w:p w14:paraId="6842C4BE" w14:textId="77777777" w:rsidR="00606382" w:rsidRPr="00606382" w:rsidRDefault="00606382" w:rsidP="00606382">
      <w:pPr>
        <w:widowControl w:val="0"/>
        <w:autoSpaceDE w:val="0"/>
        <w:autoSpaceDN w:val="0"/>
        <w:adjustRightInd w:val="0"/>
        <w:spacing w:after="0"/>
        <w:jc w:val="both"/>
        <w:rPr>
          <w:rFonts w:ascii="Times New Roman" w:hAnsi="Times New Roman"/>
          <w:sz w:val="28"/>
          <w:szCs w:val="28"/>
          <w:lang w:val="en-IN"/>
        </w:rPr>
      </w:pPr>
    </w:p>
    <w:p w14:paraId="045466D8" w14:textId="77777777" w:rsidR="00606382" w:rsidRPr="00606382" w:rsidRDefault="00606382" w:rsidP="007F1B0E">
      <w:pPr>
        <w:widowControl w:val="0"/>
        <w:numPr>
          <w:ilvl w:val="0"/>
          <w:numId w:val="25"/>
        </w:numPr>
        <w:autoSpaceDE w:val="0"/>
        <w:autoSpaceDN w:val="0"/>
        <w:adjustRightInd w:val="0"/>
        <w:spacing w:after="0"/>
        <w:jc w:val="both"/>
        <w:rPr>
          <w:rFonts w:ascii="Times New Roman" w:hAnsi="Times New Roman"/>
          <w:sz w:val="28"/>
          <w:szCs w:val="28"/>
          <w:lang w:val="en-IN"/>
        </w:rPr>
      </w:pPr>
      <w:r w:rsidRPr="00606382">
        <w:rPr>
          <w:rFonts w:ascii="Times New Roman" w:hAnsi="Times New Roman"/>
          <w:b/>
          <w:bCs/>
          <w:sz w:val="28"/>
          <w:szCs w:val="28"/>
          <w:lang w:val="en-IN"/>
        </w:rPr>
        <w:t>Amazon Translate:</w:t>
      </w:r>
      <w:r w:rsidRPr="00606382">
        <w:rPr>
          <w:rFonts w:ascii="Times New Roman" w:hAnsi="Times New Roman"/>
          <w:sz w:val="28"/>
          <w:szCs w:val="28"/>
          <w:lang w:val="en-IN"/>
        </w:rPr>
        <w:t xml:space="preserve"> Can be integrated for multi-language text processing if needed.</w:t>
      </w:r>
    </w:p>
    <w:p w14:paraId="2C11DA5D" w14:textId="77777777" w:rsidR="00606382" w:rsidRDefault="00606382" w:rsidP="00606382">
      <w:pPr>
        <w:widowControl w:val="0"/>
        <w:autoSpaceDE w:val="0"/>
        <w:autoSpaceDN w:val="0"/>
        <w:adjustRightInd w:val="0"/>
        <w:spacing w:after="0"/>
        <w:jc w:val="both"/>
        <w:rPr>
          <w:rFonts w:ascii="Times New Roman" w:hAnsi="Times New Roman"/>
          <w:sz w:val="28"/>
          <w:szCs w:val="28"/>
          <w:lang w:val="en-IN"/>
        </w:rPr>
      </w:pPr>
    </w:p>
    <w:p w14:paraId="58A79C64" w14:textId="42273556" w:rsidR="00606382" w:rsidRDefault="00606382" w:rsidP="00606382">
      <w:pPr>
        <w:widowControl w:val="0"/>
        <w:autoSpaceDE w:val="0"/>
        <w:autoSpaceDN w:val="0"/>
        <w:adjustRightInd w:val="0"/>
        <w:spacing w:after="0"/>
        <w:jc w:val="both"/>
        <w:rPr>
          <w:rFonts w:ascii="Times New Roman" w:hAnsi="Times New Roman"/>
          <w:b/>
          <w:bCs/>
          <w:sz w:val="28"/>
          <w:szCs w:val="28"/>
          <w:lang w:val="en-IN"/>
        </w:rPr>
      </w:pPr>
      <w:r>
        <w:rPr>
          <w:rFonts w:ascii="Times New Roman" w:hAnsi="Times New Roman"/>
          <w:sz w:val="28"/>
          <w:szCs w:val="28"/>
          <w:lang w:val="en-IN"/>
        </w:rPr>
        <w:t>4.</w:t>
      </w:r>
      <w:r w:rsidRPr="00606382">
        <w:rPr>
          <w:rFonts w:ascii="Times New Roman" w:hAnsi="Times New Roman"/>
          <w:b/>
          <w:bCs/>
          <w:sz w:val="28"/>
          <w:szCs w:val="28"/>
          <w:lang w:val="en-IN"/>
        </w:rPr>
        <w:t>Existing Solutions and Gaps</w:t>
      </w:r>
    </w:p>
    <w:p w14:paraId="6E1ECD53" w14:textId="77777777" w:rsidR="00606382" w:rsidRPr="00606382" w:rsidRDefault="00606382" w:rsidP="00606382">
      <w:pPr>
        <w:widowControl w:val="0"/>
        <w:autoSpaceDE w:val="0"/>
        <w:autoSpaceDN w:val="0"/>
        <w:adjustRightInd w:val="0"/>
        <w:spacing w:after="0"/>
        <w:jc w:val="both"/>
        <w:rPr>
          <w:rFonts w:ascii="Times New Roman" w:hAnsi="Times New Roman"/>
          <w:b/>
          <w:bCs/>
          <w:sz w:val="28"/>
          <w:szCs w:val="28"/>
          <w:lang w:val="en-IN"/>
        </w:rPr>
      </w:pPr>
    </w:p>
    <w:p w14:paraId="31278F95" w14:textId="77777777" w:rsidR="00606382" w:rsidRDefault="00606382" w:rsidP="00606382">
      <w:pPr>
        <w:widowControl w:val="0"/>
        <w:autoSpaceDE w:val="0"/>
        <w:autoSpaceDN w:val="0"/>
        <w:adjustRightInd w:val="0"/>
        <w:spacing w:after="0"/>
        <w:jc w:val="both"/>
        <w:rPr>
          <w:rFonts w:ascii="Times New Roman" w:hAnsi="Times New Roman"/>
          <w:sz w:val="28"/>
          <w:szCs w:val="28"/>
          <w:lang w:val="en-IN"/>
        </w:rPr>
      </w:pPr>
      <w:r w:rsidRPr="00606382">
        <w:rPr>
          <w:rFonts w:ascii="Times New Roman" w:hAnsi="Times New Roman"/>
          <w:sz w:val="28"/>
          <w:szCs w:val="28"/>
          <w:lang w:val="en-IN"/>
        </w:rPr>
        <w:t>Several text-to-image systems exist, but they often have the following limitations:</w:t>
      </w:r>
    </w:p>
    <w:p w14:paraId="3AFDA89E" w14:textId="77777777" w:rsidR="00606382" w:rsidRPr="00606382" w:rsidRDefault="00606382" w:rsidP="00606382">
      <w:pPr>
        <w:widowControl w:val="0"/>
        <w:autoSpaceDE w:val="0"/>
        <w:autoSpaceDN w:val="0"/>
        <w:adjustRightInd w:val="0"/>
        <w:spacing w:after="0"/>
        <w:jc w:val="both"/>
        <w:rPr>
          <w:rFonts w:ascii="Times New Roman" w:hAnsi="Times New Roman"/>
          <w:sz w:val="28"/>
          <w:szCs w:val="28"/>
          <w:lang w:val="en-IN"/>
        </w:rPr>
      </w:pPr>
    </w:p>
    <w:p w14:paraId="5217C30F" w14:textId="77777777" w:rsidR="00606382" w:rsidRDefault="00606382" w:rsidP="007F1B0E">
      <w:pPr>
        <w:widowControl w:val="0"/>
        <w:numPr>
          <w:ilvl w:val="0"/>
          <w:numId w:val="26"/>
        </w:numPr>
        <w:autoSpaceDE w:val="0"/>
        <w:autoSpaceDN w:val="0"/>
        <w:adjustRightInd w:val="0"/>
        <w:spacing w:after="0"/>
        <w:jc w:val="both"/>
        <w:rPr>
          <w:rFonts w:ascii="Times New Roman" w:hAnsi="Times New Roman"/>
          <w:sz w:val="28"/>
          <w:szCs w:val="28"/>
          <w:lang w:val="en-IN"/>
        </w:rPr>
      </w:pPr>
      <w:r w:rsidRPr="00606382">
        <w:rPr>
          <w:rFonts w:ascii="Times New Roman" w:hAnsi="Times New Roman"/>
          <w:sz w:val="28"/>
          <w:szCs w:val="28"/>
          <w:lang w:val="en-IN"/>
        </w:rPr>
        <w:t>Lack of support for multiple languages.</w:t>
      </w:r>
    </w:p>
    <w:p w14:paraId="29448A11" w14:textId="55C06CB8" w:rsidR="00606382" w:rsidRPr="00606382" w:rsidRDefault="00606382" w:rsidP="007F1B0E">
      <w:pPr>
        <w:widowControl w:val="0"/>
        <w:numPr>
          <w:ilvl w:val="0"/>
          <w:numId w:val="26"/>
        </w:numPr>
        <w:autoSpaceDE w:val="0"/>
        <w:autoSpaceDN w:val="0"/>
        <w:adjustRightInd w:val="0"/>
        <w:spacing w:after="0"/>
        <w:jc w:val="both"/>
        <w:rPr>
          <w:rFonts w:ascii="Times New Roman" w:hAnsi="Times New Roman"/>
          <w:sz w:val="28"/>
          <w:szCs w:val="28"/>
          <w:lang w:val="en-IN"/>
        </w:rPr>
      </w:pPr>
      <w:r w:rsidRPr="00606382">
        <w:rPr>
          <w:rFonts w:ascii="Times New Roman" w:hAnsi="Times New Roman"/>
          <w:sz w:val="28"/>
          <w:szCs w:val="28"/>
          <w:lang w:val="en-IN"/>
        </w:rPr>
        <w:t>Dependency on local hardware, limiting scalability and performance.</w:t>
      </w:r>
    </w:p>
    <w:p w14:paraId="457172BC" w14:textId="77777777" w:rsidR="00606382" w:rsidRPr="00606382" w:rsidRDefault="00606382" w:rsidP="007F1B0E">
      <w:pPr>
        <w:widowControl w:val="0"/>
        <w:numPr>
          <w:ilvl w:val="0"/>
          <w:numId w:val="26"/>
        </w:numPr>
        <w:autoSpaceDE w:val="0"/>
        <w:autoSpaceDN w:val="0"/>
        <w:adjustRightInd w:val="0"/>
        <w:spacing w:after="0"/>
        <w:jc w:val="both"/>
        <w:rPr>
          <w:rFonts w:ascii="Times New Roman" w:hAnsi="Times New Roman"/>
          <w:sz w:val="28"/>
          <w:szCs w:val="28"/>
          <w:lang w:val="en-IN"/>
        </w:rPr>
      </w:pPr>
      <w:r w:rsidRPr="00606382">
        <w:rPr>
          <w:rFonts w:ascii="Times New Roman" w:hAnsi="Times New Roman"/>
          <w:sz w:val="28"/>
          <w:szCs w:val="28"/>
          <w:lang w:val="en-IN"/>
        </w:rPr>
        <w:t>Complex user interfaces that make them inaccessible to non-technical users.</w:t>
      </w:r>
    </w:p>
    <w:p w14:paraId="2C4B77DB" w14:textId="77777777" w:rsidR="00606382" w:rsidRPr="00606382" w:rsidRDefault="00606382" w:rsidP="007F1B0E">
      <w:pPr>
        <w:widowControl w:val="0"/>
        <w:numPr>
          <w:ilvl w:val="0"/>
          <w:numId w:val="26"/>
        </w:numPr>
        <w:autoSpaceDE w:val="0"/>
        <w:autoSpaceDN w:val="0"/>
        <w:adjustRightInd w:val="0"/>
        <w:spacing w:after="0"/>
        <w:jc w:val="both"/>
        <w:rPr>
          <w:rFonts w:ascii="Times New Roman" w:hAnsi="Times New Roman"/>
          <w:sz w:val="28"/>
          <w:szCs w:val="28"/>
          <w:lang w:val="en-IN"/>
        </w:rPr>
      </w:pPr>
      <w:r w:rsidRPr="00606382">
        <w:rPr>
          <w:rFonts w:ascii="Times New Roman" w:hAnsi="Times New Roman"/>
          <w:sz w:val="28"/>
          <w:szCs w:val="28"/>
          <w:lang w:val="en-IN"/>
        </w:rPr>
        <w:t>Limited storage and retrieval capabilities for generated images.</w:t>
      </w:r>
    </w:p>
    <w:p w14:paraId="0B32A360" w14:textId="77777777" w:rsidR="00C358F1" w:rsidRPr="00C358F1" w:rsidRDefault="00C358F1" w:rsidP="00424108">
      <w:pPr>
        <w:widowControl w:val="0"/>
        <w:autoSpaceDE w:val="0"/>
        <w:autoSpaceDN w:val="0"/>
        <w:adjustRightInd w:val="0"/>
        <w:spacing w:after="0"/>
        <w:jc w:val="both"/>
        <w:rPr>
          <w:rFonts w:ascii="Times New Roman" w:hAnsi="Times New Roman"/>
          <w:sz w:val="24"/>
          <w:szCs w:val="24"/>
        </w:rPr>
      </w:pPr>
    </w:p>
    <w:p w14:paraId="53F428DE" w14:textId="23EF6BBF" w:rsidR="003651E6" w:rsidRPr="00C358F1" w:rsidRDefault="003651E6" w:rsidP="00424108">
      <w:pPr>
        <w:widowControl w:val="0"/>
        <w:autoSpaceDE w:val="0"/>
        <w:autoSpaceDN w:val="0"/>
        <w:adjustRightInd w:val="0"/>
        <w:spacing w:after="0"/>
        <w:jc w:val="both"/>
        <w:rPr>
          <w:rFonts w:ascii="Times New Roman" w:hAnsi="Times New Roman"/>
          <w:sz w:val="24"/>
          <w:szCs w:val="24"/>
        </w:rPr>
      </w:pPr>
    </w:p>
    <w:p w14:paraId="5578B38E" w14:textId="38C5B851" w:rsidR="00606382" w:rsidRPr="00606382" w:rsidRDefault="00606382" w:rsidP="00606382">
      <w:pPr>
        <w:tabs>
          <w:tab w:val="left" w:pos="6465"/>
        </w:tabs>
        <w:jc w:val="both"/>
        <w:rPr>
          <w:rFonts w:ascii="Times New Roman" w:hAnsi="Times New Roman"/>
          <w:sz w:val="28"/>
          <w:szCs w:val="28"/>
          <w:lang w:val="en-IN"/>
        </w:rPr>
      </w:pPr>
      <w:r>
        <w:rPr>
          <w:sz w:val="24"/>
          <w:szCs w:val="24"/>
          <w:lang w:val="en-IN"/>
        </w:rPr>
        <w:t>5.</w:t>
      </w:r>
      <w:r w:rsidRPr="00606382">
        <w:rPr>
          <w:sz w:val="24"/>
          <w:szCs w:val="24"/>
          <w:lang w:val="en-IN"/>
        </w:rPr>
        <w:t xml:space="preserve"> </w:t>
      </w:r>
      <w:r w:rsidRPr="00606382">
        <w:rPr>
          <w:rFonts w:ascii="Times New Roman" w:hAnsi="Times New Roman"/>
          <w:b/>
          <w:bCs/>
          <w:sz w:val="28"/>
          <w:szCs w:val="28"/>
          <w:lang w:val="en-IN"/>
        </w:rPr>
        <w:t>Innovations in This Project</w:t>
      </w:r>
    </w:p>
    <w:p w14:paraId="128D3278" w14:textId="77777777" w:rsidR="00606382" w:rsidRDefault="00606382" w:rsidP="00606382">
      <w:pPr>
        <w:tabs>
          <w:tab w:val="left" w:pos="6465"/>
        </w:tabs>
        <w:jc w:val="both"/>
        <w:rPr>
          <w:rFonts w:ascii="Times New Roman" w:hAnsi="Times New Roman"/>
          <w:sz w:val="28"/>
          <w:szCs w:val="28"/>
          <w:lang w:val="en-IN"/>
        </w:rPr>
      </w:pPr>
      <w:r w:rsidRPr="00606382">
        <w:rPr>
          <w:rFonts w:ascii="Times New Roman" w:hAnsi="Times New Roman"/>
          <w:sz w:val="28"/>
          <w:szCs w:val="28"/>
          <w:lang w:val="en-IN"/>
        </w:rPr>
        <w:t>This project addresses these gaps by:</w:t>
      </w:r>
    </w:p>
    <w:p w14:paraId="3789DAEA" w14:textId="77777777" w:rsidR="00606382" w:rsidRPr="00606382" w:rsidRDefault="00606382" w:rsidP="00606382">
      <w:pPr>
        <w:tabs>
          <w:tab w:val="left" w:pos="6465"/>
        </w:tabs>
        <w:jc w:val="both"/>
        <w:rPr>
          <w:rFonts w:ascii="Times New Roman" w:hAnsi="Times New Roman"/>
          <w:sz w:val="28"/>
          <w:szCs w:val="28"/>
          <w:lang w:val="en-IN"/>
        </w:rPr>
      </w:pPr>
    </w:p>
    <w:p w14:paraId="4DD5DDF0" w14:textId="77777777" w:rsidR="00606382" w:rsidRPr="00606382" w:rsidRDefault="00606382" w:rsidP="007F1B0E">
      <w:pPr>
        <w:numPr>
          <w:ilvl w:val="0"/>
          <w:numId w:val="27"/>
        </w:numPr>
        <w:tabs>
          <w:tab w:val="left" w:pos="6465"/>
        </w:tabs>
        <w:jc w:val="both"/>
        <w:rPr>
          <w:rFonts w:ascii="Times New Roman" w:hAnsi="Times New Roman"/>
          <w:sz w:val="28"/>
          <w:szCs w:val="28"/>
          <w:lang w:val="en-IN"/>
        </w:rPr>
      </w:pPr>
      <w:r w:rsidRPr="00606382">
        <w:rPr>
          <w:rFonts w:ascii="Times New Roman" w:hAnsi="Times New Roman"/>
          <w:sz w:val="28"/>
          <w:szCs w:val="28"/>
          <w:lang w:val="en-IN"/>
        </w:rPr>
        <w:t>Supporting multi-language text inputs through robust NLP techniques.</w:t>
      </w:r>
    </w:p>
    <w:p w14:paraId="20B030CF" w14:textId="77777777" w:rsidR="00606382" w:rsidRPr="00606382" w:rsidRDefault="00606382" w:rsidP="007F1B0E">
      <w:pPr>
        <w:numPr>
          <w:ilvl w:val="0"/>
          <w:numId w:val="27"/>
        </w:numPr>
        <w:tabs>
          <w:tab w:val="left" w:pos="6465"/>
        </w:tabs>
        <w:jc w:val="both"/>
        <w:rPr>
          <w:rFonts w:ascii="Times New Roman" w:hAnsi="Times New Roman"/>
          <w:sz w:val="28"/>
          <w:szCs w:val="28"/>
          <w:lang w:val="en-IN"/>
        </w:rPr>
      </w:pPr>
      <w:r w:rsidRPr="00606382">
        <w:rPr>
          <w:rFonts w:ascii="Times New Roman" w:hAnsi="Times New Roman"/>
          <w:sz w:val="28"/>
          <w:szCs w:val="28"/>
          <w:lang w:val="en-IN"/>
        </w:rPr>
        <w:t>Leveraging state-of-the-art text-to-image models for accurate and high-quality image generation.</w:t>
      </w:r>
    </w:p>
    <w:p w14:paraId="224D28E7" w14:textId="77777777" w:rsidR="00606382" w:rsidRPr="00606382" w:rsidRDefault="00606382" w:rsidP="007F1B0E">
      <w:pPr>
        <w:numPr>
          <w:ilvl w:val="0"/>
          <w:numId w:val="27"/>
        </w:numPr>
        <w:tabs>
          <w:tab w:val="left" w:pos="6465"/>
        </w:tabs>
        <w:jc w:val="both"/>
        <w:rPr>
          <w:rFonts w:ascii="Times New Roman" w:hAnsi="Times New Roman"/>
          <w:sz w:val="28"/>
          <w:szCs w:val="28"/>
          <w:lang w:val="en-IN"/>
        </w:rPr>
      </w:pPr>
      <w:r w:rsidRPr="00606382">
        <w:rPr>
          <w:rFonts w:ascii="Times New Roman" w:hAnsi="Times New Roman"/>
          <w:sz w:val="28"/>
          <w:szCs w:val="28"/>
          <w:lang w:val="en-IN"/>
        </w:rPr>
        <w:t>Using AWS cloud services for scalability, reliability, and secure storage.</w:t>
      </w:r>
    </w:p>
    <w:p w14:paraId="0526E623" w14:textId="77777777" w:rsidR="00606382" w:rsidRPr="00606382" w:rsidRDefault="00606382" w:rsidP="007F1B0E">
      <w:pPr>
        <w:numPr>
          <w:ilvl w:val="0"/>
          <w:numId w:val="27"/>
        </w:numPr>
        <w:tabs>
          <w:tab w:val="left" w:pos="6465"/>
        </w:tabs>
        <w:jc w:val="both"/>
        <w:rPr>
          <w:rFonts w:ascii="Times New Roman" w:hAnsi="Times New Roman"/>
          <w:sz w:val="28"/>
          <w:szCs w:val="28"/>
          <w:lang w:val="en-IN"/>
        </w:rPr>
      </w:pPr>
      <w:r w:rsidRPr="00606382">
        <w:rPr>
          <w:rFonts w:ascii="Times New Roman" w:hAnsi="Times New Roman"/>
          <w:sz w:val="28"/>
          <w:szCs w:val="28"/>
          <w:lang w:val="en-IN"/>
        </w:rPr>
        <w:t>Providing a simple, intuitive web interface for users, making the system accessible to a non-technical global audience.</w:t>
      </w:r>
    </w:p>
    <w:p w14:paraId="58D0C19C" w14:textId="77777777" w:rsidR="003651E6" w:rsidRDefault="003651E6" w:rsidP="00AF499B">
      <w:pPr>
        <w:tabs>
          <w:tab w:val="left" w:pos="6465"/>
        </w:tabs>
        <w:jc w:val="both"/>
        <w:rPr>
          <w:b/>
          <w:sz w:val="24"/>
          <w:szCs w:val="24"/>
        </w:rPr>
      </w:pPr>
    </w:p>
    <w:p w14:paraId="5BA06C44" w14:textId="77777777" w:rsidR="003651E6" w:rsidRDefault="003651E6" w:rsidP="00AF499B">
      <w:pPr>
        <w:tabs>
          <w:tab w:val="left" w:pos="6465"/>
        </w:tabs>
        <w:jc w:val="both"/>
        <w:rPr>
          <w:b/>
          <w:sz w:val="24"/>
          <w:szCs w:val="24"/>
        </w:rPr>
      </w:pPr>
    </w:p>
    <w:p w14:paraId="34664A70" w14:textId="77777777" w:rsidR="003651E6" w:rsidRDefault="003651E6" w:rsidP="00AF499B">
      <w:pPr>
        <w:tabs>
          <w:tab w:val="left" w:pos="6465"/>
        </w:tabs>
        <w:jc w:val="both"/>
        <w:rPr>
          <w:b/>
          <w:sz w:val="24"/>
          <w:szCs w:val="24"/>
        </w:rPr>
      </w:pPr>
    </w:p>
    <w:p w14:paraId="53428D71" w14:textId="77777777" w:rsidR="003651E6" w:rsidRDefault="003651E6" w:rsidP="00AF499B">
      <w:pPr>
        <w:tabs>
          <w:tab w:val="left" w:pos="6465"/>
        </w:tabs>
        <w:jc w:val="both"/>
        <w:rPr>
          <w:b/>
          <w:sz w:val="24"/>
          <w:szCs w:val="24"/>
        </w:rPr>
      </w:pPr>
    </w:p>
    <w:p w14:paraId="3B391153" w14:textId="77777777" w:rsidR="003651E6" w:rsidRDefault="003651E6" w:rsidP="00AF499B">
      <w:pPr>
        <w:tabs>
          <w:tab w:val="left" w:pos="6465"/>
        </w:tabs>
        <w:jc w:val="both"/>
        <w:rPr>
          <w:b/>
          <w:sz w:val="24"/>
          <w:szCs w:val="24"/>
        </w:rPr>
      </w:pPr>
    </w:p>
    <w:p w14:paraId="175A7EDD" w14:textId="77777777" w:rsidR="003651E6" w:rsidRDefault="003651E6" w:rsidP="00AF499B">
      <w:pPr>
        <w:tabs>
          <w:tab w:val="left" w:pos="6465"/>
        </w:tabs>
        <w:jc w:val="both"/>
        <w:rPr>
          <w:b/>
          <w:sz w:val="24"/>
          <w:szCs w:val="24"/>
        </w:rPr>
      </w:pPr>
    </w:p>
    <w:p w14:paraId="05C1925F" w14:textId="77777777" w:rsidR="003651E6" w:rsidRDefault="003651E6" w:rsidP="00AF499B">
      <w:pPr>
        <w:tabs>
          <w:tab w:val="left" w:pos="6465"/>
        </w:tabs>
        <w:jc w:val="both"/>
        <w:rPr>
          <w:b/>
          <w:sz w:val="24"/>
          <w:szCs w:val="24"/>
        </w:rPr>
      </w:pPr>
    </w:p>
    <w:p w14:paraId="6E18EED2" w14:textId="77777777" w:rsidR="003651E6" w:rsidRDefault="003651E6" w:rsidP="00AF499B">
      <w:pPr>
        <w:tabs>
          <w:tab w:val="left" w:pos="6465"/>
        </w:tabs>
        <w:jc w:val="both"/>
        <w:rPr>
          <w:b/>
          <w:sz w:val="24"/>
          <w:szCs w:val="24"/>
        </w:rPr>
      </w:pPr>
    </w:p>
    <w:p w14:paraId="2274EE22" w14:textId="77777777" w:rsidR="00C358F1" w:rsidRDefault="00C358F1" w:rsidP="00AF499B">
      <w:pPr>
        <w:tabs>
          <w:tab w:val="left" w:pos="6465"/>
        </w:tabs>
        <w:jc w:val="both"/>
        <w:rPr>
          <w:b/>
          <w:sz w:val="24"/>
          <w:szCs w:val="24"/>
        </w:rPr>
      </w:pPr>
    </w:p>
    <w:p w14:paraId="09F3A08D" w14:textId="77777777" w:rsidR="00C358F1" w:rsidRDefault="00C358F1" w:rsidP="00AF499B">
      <w:pPr>
        <w:tabs>
          <w:tab w:val="left" w:pos="6465"/>
        </w:tabs>
        <w:jc w:val="both"/>
        <w:rPr>
          <w:b/>
          <w:sz w:val="24"/>
          <w:szCs w:val="24"/>
        </w:rPr>
      </w:pPr>
    </w:p>
    <w:p w14:paraId="09DC427F" w14:textId="77777777" w:rsidR="00C358F1" w:rsidRDefault="00C358F1" w:rsidP="00AF499B">
      <w:pPr>
        <w:tabs>
          <w:tab w:val="left" w:pos="6465"/>
        </w:tabs>
        <w:jc w:val="both"/>
        <w:rPr>
          <w:b/>
          <w:sz w:val="24"/>
          <w:szCs w:val="24"/>
        </w:rPr>
      </w:pPr>
    </w:p>
    <w:p w14:paraId="431FE4D4" w14:textId="77777777" w:rsidR="00C358F1" w:rsidRDefault="00C358F1" w:rsidP="00AF499B">
      <w:pPr>
        <w:tabs>
          <w:tab w:val="left" w:pos="6465"/>
        </w:tabs>
        <w:jc w:val="both"/>
        <w:rPr>
          <w:b/>
          <w:sz w:val="24"/>
          <w:szCs w:val="24"/>
        </w:rPr>
      </w:pPr>
    </w:p>
    <w:p w14:paraId="76827E3A" w14:textId="77777777" w:rsidR="00C358F1" w:rsidRDefault="00C358F1" w:rsidP="00AF499B">
      <w:pPr>
        <w:tabs>
          <w:tab w:val="left" w:pos="6465"/>
        </w:tabs>
        <w:jc w:val="both"/>
        <w:rPr>
          <w:b/>
          <w:sz w:val="24"/>
          <w:szCs w:val="24"/>
        </w:rPr>
      </w:pPr>
    </w:p>
    <w:p w14:paraId="0D01E97A" w14:textId="77777777" w:rsidR="00C358F1" w:rsidRDefault="00C358F1" w:rsidP="00AF499B">
      <w:pPr>
        <w:tabs>
          <w:tab w:val="left" w:pos="6465"/>
        </w:tabs>
        <w:jc w:val="both"/>
        <w:rPr>
          <w:b/>
          <w:sz w:val="24"/>
          <w:szCs w:val="24"/>
        </w:rPr>
      </w:pPr>
    </w:p>
    <w:p w14:paraId="0627D8CB" w14:textId="77777777" w:rsidR="00C358F1" w:rsidRDefault="00C358F1" w:rsidP="00AF499B">
      <w:pPr>
        <w:tabs>
          <w:tab w:val="left" w:pos="6465"/>
        </w:tabs>
        <w:jc w:val="both"/>
        <w:rPr>
          <w:b/>
          <w:sz w:val="24"/>
          <w:szCs w:val="24"/>
        </w:rPr>
      </w:pPr>
    </w:p>
    <w:p w14:paraId="4D8EE3DA" w14:textId="77777777" w:rsidR="008E32AE" w:rsidRDefault="008E32AE" w:rsidP="00AF499B">
      <w:pPr>
        <w:tabs>
          <w:tab w:val="left" w:pos="6465"/>
        </w:tabs>
        <w:jc w:val="both"/>
        <w:rPr>
          <w:b/>
          <w:sz w:val="24"/>
          <w:szCs w:val="24"/>
        </w:rPr>
      </w:pPr>
    </w:p>
    <w:p w14:paraId="7C16F732" w14:textId="77777777" w:rsidR="003651E6" w:rsidRDefault="003651E6" w:rsidP="00AF499B">
      <w:pPr>
        <w:tabs>
          <w:tab w:val="left" w:pos="6465"/>
        </w:tabs>
        <w:jc w:val="both"/>
        <w:rPr>
          <w:b/>
          <w:sz w:val="24"/>
          <w:szCs w:val="24"/>
        </w:rPr>
      </w:pPr>
    </w:p>
    <w:p w14:paraId="3FCF9366" w14:textId="77777777" w:rsidR="007F1B0E" w:rsidRDefault="007F1B0E" w:rsidP="00606382">
      <w:pPr>
        <w:tabs>
          <w:tab w:val="left" w:pos="6465"/>
        </w:tabs>
        <w:jc w:val="center"/>
        <w:rPr>
          <w:rFonts w:ascii="Times New Roman" w:hAnsi="Times New Roman"/>
          <w:b/>
          <w:sz w:val="32"/>
          <w:szCs w:val="32"/>
          <w:u w:val="single"/>
        </w:rPr>
      </w:pPr>
    </w:p>
    <w:p w14:paraId="18164129" w14:textId="3D33C729" w:rsidR="003651E6" w:rsidRPr="00606382" w:rsidRDefault="00606382" w:rsidP="00606382">
      <w:pPr>
        <w:tabs>
          <w:tab w:val="left" w:pos="6465"/>
        </w:tabs>
        <w:jc w:val="center"/>
        <w:rPr>
          <w:rFonts w:ascii="Times New Roman" w:hAnsi="Times New Roman"/>
          <w:b/>
          <w:sz w:val="32"/>
          <w:szCs w:val="32"/>
          <w:u w:val="single"/>
        </w:rPr>
      </w:pPr>
      <w:r>
        <w:rPr>
          <w:rFonts w:ascii="Times New Roman" w:hAnsi="Times New Roman"/>
          <w:b/>
          <w:sz w:val="32"/>
          <w:szCs w:val="32"/>
          <w:u w:val="single"/>
        </w:rPr>
        <w:t>3</w:t>
      </w:r>
      <w:r w:rsidR="007F1B0E">
        <w:rPr>
          <w:rFonts w:ascii="Times New Roman" w:hAnsi="Times New Roman"/>
          <w:b/>
          <w:sz w:val="32"/>
          <w:szCs w:val="32"/>
          <w:u w:val="single"/>
        </w:rPr>
        <w:t>.</w:t>
      </w:r>
      <w:r w:rsidR="006B2488" w:rsidRPr="00606382">
        <w:rPr>
          <w:rFonts w:ascii="Times New Roman" w:hAnsi="Times New Roman"/>
          <w:b/>
          <w:sz w:val="32"/>
          <w:szCs w:val="32"/>
          <w:u w:val="single"/>
        </w:rPr>
        <w:t>System Analysis</w:t>
      </w:r>
    </w:p>
    <w:p w14:paraId="148326CB" w14:textId="77777777" w:rsidR="006B2488" w:rsidRPr="00606382" w:rsidRDefault="006B2488" w:rsidP="006B2488">
      <w:pPr>
        <w:tabs>
          <w:tab w:val="left" w:pos="6465"/>
        </w:tabs>
        <w:rPr>
          <w:rFonts w:ascii="Times New Roman" w:hAnsi="Times New Roman"/>
          <w:bCs/>
          <w:sz w:val="36"/>
          <w:szCs w:val="36"/>
        </w:rPr>
      </w:pPr>
    </w:p>
    <w:p w14:paraId="34E2B81D" w14:textId="77777777" w:rsidR="00606382" w:rsidRPr="00606382" w:rsidRDefault="009C2E41" w:rsidP="00606382">
      <w:pPr>
        <w:spacing w:line="240" w:lineRule="auto"/>
        <w:jc w:val="both"/>
        <w:rPr>
          <w:rFonts w:ascii="Times New Roman" w:hAnsi="Times New Roman"/>
          <w:sz w:val="28"/>
          <w:szCs w:val="28"/>
          <w:lang w:val="en-IN"/>
        </w:rPr>
      </w:pPr>
      <w:r w:rsidRPr="007F1B0E">
        <w:rPr>
          <w:rFonts w:ascii="Times New Roman" w:hAnsi="Times New Roman"/>
          <w:b/>
          <w:bCs/>
          <w:sz w:val="28"/>
          <w:szCs w:val="28"/>
          <w:u w:val="single"/>
        </w:rPr>
        <w:t>3.1</w:t>
      </w:r>
      <w:r w:rsidRPr="00606382">
        <w:rPr>
          <w:rFonts w:ascii="Times New Roman" w:hAnsi="Times New Roman"/>
          <w:b/>
          <w:bCs/>
          <w:sz w:val="28"/>
          <w:szCs w:val="28"/>
          <w:u w:val="single"/>
        </w:rPr>
        <w:t xml:space="preserve"> </w:t>
      </w:r>
      <w:r w:rsidR="00606382" w:rsidRPr="00606382">
        <w:rPr>
          <w:rFonts w:ascii="Times New Roman" w:hAnsi="Times New Roman"/>
          <w:b/>
          <w:bCs/>
          <w:sz w:val="28"/>
          <w:szCs w:val="28"/>
          <w:u w:val="single"/>
          <w:lang w:val="en-IN"/>
        </w:rPr>
        <w:t>Existing System</w:t>
      </w:r>
    </w:p>
    <w:p w14:paraId="78BE02A7" w14:textId="77777777" w:rsidR="00606382" w:rsidRPr="00606382" w:rsidRDefault="00606382" w:rsidP="00606382">
      <w:pPr>
        <w:spacing w:line="240" w:lineRule="auto"/>
        <w:jc w:val="both"/>
        <w:rPr>
          <w:rFonts w:ascii="Times New Roman" w:hAnsi="Times New Roman"/>
          <w:sz w:val="28"/>
          <w:szCs w:val="28"/>
          <w:lang w:val="en-IN"/>
        </w:rPr>
      </w:pPr>
      <w:r w:rsidRPr="00606382">
        <w:rPr>
          <w:rFonts w:ascii="Times New Roman" w:hAnsi="Times New Roman"/>
          <w:sz w:val="28"/>
          <w:szCs w:val="28"/>
          <w:lang w:val="en-IN"/>
        </w:rPr>
        <w:t>Currently, text-to-image generation systems are either limited in language support, scalability, or both. Many systems are single-language and focused on English, limiting their global reach. These systems also often rely on local hardware resources, which can hinder scalability and performance, especially for large numbers of concurrent users. Some notable existing systems include:</w:t>
      </w:r>
    </w:p>
    <w:p w14:paraId="2C78C3DE" w14:textId="77777777" w:rsidR="00606382" w:rsidRPr="00606382" w:rsidRDefault="00606382" w:rsidP="007F1B0E">
      <w:pPr>
        <w:pStyle w:val="ListParagraph"/>
        <w:numPr>
          <w:ilvl w:val="0"/>
          <w:numId w:val="28"/>
        </w:numPr>
        <w:spacing w:line="240" w:lineRule="auto"/>
        <w:jc w:val="both"/>
        <w:rPr>
          <w:rFonts w:ascii="Times New Roman" w:hAnsi="Times New Roman"/>
          <w:sz w:val="28"/>
          <w:szCs w:val="28"/>
          <w:lang w:val="en-IN"/>
        </w:rPr>
      </w:pPr>
      <w:r w:rsidRPr="00606382">
        <w:rPr>
          <w:rFonts w:ascii="Times New Roman" w:hAnsi="Times New Roman"/>
          <w:sz w:val="28"/>
          <w:szCs w:val="28"/>
          <w:lang w:val="en-IN"/>
        </w:rPr>
        <w:t>AttnGAN (Attention Generative Adversarial Networks): A widely recognized model that generates images from text using attention mechanisms, but it mainly supports English text and often requires significant computational resources.</w:t>
      </w:r>
    </w:p>
    <w:p w14:paraId="109CBF19" w14:textId="77777777" w:rsidR="00606382" w:rsidRPr="00606382" w:rsidRDefault="00606382" w:rsidP="00606382">
      <w:pPr>
        <w:pStyle w:val="ListParagraph"/>
        <w:spacing w:line="240" w:lineRule="auto"/>
        <w:jc w:val="both"/>
        <w:rPr>
          <w:rFonts w:ascii="Times New Roman" w:hAnsi="Times New Roman"/>
          <w:sz w:val="28"/>
          <w:szCs w:val="28"/>
          <w:lang w:val="en-IN"/>
        </w:rPr>
      </w:pPr>
    </w:p>
    <w:p w14:paraId="2FFEF796" w14:textId="77777777" w:rsidR="00606382" w:rsidRPr="00606382" w:rsidRDefault="00606382" w:rsidP="007F1B0E">
      <w:pPr>
        <w:pStyle w:val="ListParagraph"/>
        <w:numPr>
          <w:ilvl w:val="0"/>
          <w:numId w:val="28"/>
        </w:numPr>
        <w:spacing w:line="240" w:lineRule="auto"/>
        <w:jc w:val="both"/>
        <w:rPr>
          <w:rFonts w:ascii="Times New Roman" w:hAnsi="Times New Roman"/>
          <w:sz w:val="28"/>
          <w:szCs w:val="28"/>
          <w:lang w:val="en-IN"/>
        </w:rPr>
      </w:pPr>
      <w:r w:rsidRPr="00606382">
        <w:rPr>
          <w:rFonts w:ascii="Times New Roman" w:hAnsi="Times New Roman"/>
          <w:sz w:val="28"/>
          <w:szCs w:val="28"/>
          <w:lang w:val="en-IN"/>
        </w:rPr>
        <w:t>DALL-E: An advanced model developed by OpenAI capable of generating detailed images from text prompts, but it may not efficiently handle multi-language inputs and relies on high-performance infrastructure.</w:t>
      </w:r>
    </w:p>
    <w:p w14:paraId="782B246A" w14:textId="77777777" w:rsidR="00606382" w:rsidRPr="00606382" w:rsidRDefault="00606382" w:rsidP="00606382">
      <w:pPr>
        <w:pStyle w:val="ListParagraph"/>
        <w:spacing w:line="240" w:lineRule="auto"/>
        <w:jc w:val="both"/>
        <w:rPr>
          <w:lang w:val="en-IN"/>
        </w:rPr>
      </w:pPr>
    </w:p>
    <w:p w14:paraId="26647D64" w14:textId="77777777" w:rsidR="00606382" w:rsidRPr="00606382" w:rsidRDefault="00606382" w:rsidP="00606382">
      <w:pPr>
        <w:pStyle w:val="ListParagraph"/>
        <w:spacing w:line="240" w:lineRule="auto"/>
        <w:jc w:val="both"/>
        <w:rPr>
          <w:lang w:val="en-IN"/>
        </w:rPr>
      </w:pPr>
    </w:p>
    <w:p w14:paraId="636D0A76" w14:textId="77777777" w:rsidR="00606382" w:rsidRDefault="00606382" w:rsidP="007F1B0E">
      <w:pPr>
        <w:pStyle w:val="ListParagraph"/>
        <w:numPr>
          <w:ilvl w:val="0"/>
          <w:numId w:val="28"/>
        </w:numPr>
        <w:spacing w:line="240" w:lineRule="auto"/>
        <w:jc w:val="both"/>
        <w:rPr>
          <w:rFonts w:asciiTheme="majorHAnsi" w:eastAsiaTheme="majorEastAsia" w:hAnsiTheme="majorHAnsi" w:cstheme="majorBidi"/>
          <w:sz w:val="32"/>
          <w:szCs w:val="32"/>
          <w:lang w:val="en-IN"/>
        </w:rPr>
      </w:pPr>
      <w:r w:rsidRPr="00606382">
        <w:rPr>
          <w:rFonts w:ascii="Times New Roman" w:hAnsi="Times New Roman"/>
          <w:sz w:val="28"/>
          <w:szCs w:val="28"/>
          <w:lang w:val="en-IN"/>
        </w:rPr>
        <w:t>Image Generation APIs: Platforms like DeepAI and RunwayML offer image generation through simple API calls, but they do not provide built-in multi-language support or seamless cloud storage solutions</w:t>
      </w:r>
      <w:r w:rsidRPr="00606382">
        <w:rPr>
          <w:rFonts w:asciiTheme="majorHAnsi" w:eastAsiaTheme="majorEastAsia" w:hAnsiTheme="majorHAnsi" w:cstheme="majorBidi"/>
          <w:sz w:val="32"/>
          <w:szCs w:val="32"/>
          <w:lang w:val="en-IN"/>
        </w:rPr>
        <w:t>.</w:t>
      </w:r>
    </w:p>
    <w:p w14:paraId="13ABF457" w14:textId="77777777" w:rsidR="00606382" w:rsidRPr="00606382" w:rsidRDefault="00606382" w:rsidP="00606382">
      <w:pPr>
        <w:pStyle w:val="ListParagraph"/>
        <w:rPr>
          <w:rFonts w:asciiTheme="majorHAnsi" w:eastAsiaTheme="majorEastAsia" w:hAnsiTheme="majorHAnsi" w:cstheme="majorBidi"/>
          <w:sz w:val="32"/>
          <w:szCs w:val="32"/>
          <w:lang w:val="en-IN"/>
        </w:rPr>
      </w:pPr>
    </w:p>
    <w:p w14:paraId="7297B298" w14:textId="77777777" w:rsidR="00606382" w:rsidRPr="007F1B0E" w:rsidRDefault="009C2E41" w:rsidP="00606382">
      <w:pPr>
        <w:spacing w:line="240" w:lineRule="auto"/>
        <w:jc w:val="both"/>
        <w:rPr>
          <w:rFonts w:ascii="Times New Roman" w:hAnsi="Times New Roman"/>
          <w:b/>
          <w:bCs/>
          <w:sz w:val="28"/>
          <w:szCs w:val="28"/>
          <w:u w:val="single"/>
          <w:lang w:val="en-IN"/>
        </w:rPr>
      </w:pPr>
      <w:r w:rsidRPr="007F1B0E">
        <w:rPr>
          <w:rFonts w:ascii="Times New Roman" w:hAnsi="Times New Roman"/>
          <w:b/>
          <w:bCs/>
          <w:sz w:val="28"/>
          <w:szCs w:val="28"/>
          <w:u w:val="single"/>
        </w:rPr>
        <w:t xml:space="preserve">3.2 </w:t>
      </w:r>
      <w:r w:rsidR="00606382" w:rsidRPr="007F1B0E">
        <w:rPr>
          <w:rFonts w:ascii="Times New Roman" w:hAnsi="Times New Roman"/>
          <w:b/>
          <w:bCs/>
          <w:sz w:val="28"/>
          <w:szCs w:val="28"/>
          <w:u w:val="single"/>
          <w:lang w:val="en-IN"/>
        </w:rPr>
        <w:t>Limitations of the Existing System</w:t>
      </w:r>
    </w:p>
    <w:p w14:paraId="40AB5E3D" w14:textId="77777777" w:rsidR="00606382" w:rsidRDefault="00606382" w:rsidP="00606382">
      <w:pPr>
        <w:spacing w:line="240" w:lineRule="auto"/>
        <w:jc w:val="both"/>
        <w:rPr>
          <w:rFonts w:ascii="Times New Roman" w:hAnsi="Times New Roman"/>
          <w:sz w:val="28"/>
          <w:szCs w:val="28"/>
          <w:lang w:val="en-IN"/>
        </w:rPr>
      </w:pPr>
      <w:r w:rsidRPr="00606382">
        <w:rPr>
          <w:rFonts w:ascii="Times New Roman" w:hAnsi="Times New Roman"/>
          <w:sz w:val="28"/>
          <w:szCs w:val="28"/>
          <w:lang w:val="en-IN"/>
        </w:rPr>
        <w:t>The main limitations of the existing systems are:</w:t>
      </w:r>
    </w:p>
    <w:p w14:paraId="42C477E3" w14:textId="77777777" w:rsidR="00606382" w:rsidRPr="00606382" w:rsidRDefault="00606382" w:rsidP="00606382">
      <w:pPr>
        <w:spacing w:line="240" w:lineRule="auto"/>
        <w:jc w:val="both"/>
        <w:rPr>
          <w:rFonts w:ascii="Times New Roman" w:hAnsi="Times New Roman"/>
          <w:sz w:val="28"/>
          <w:szCs w:val="28"/>
          <w:lang w:val="en-IN"/>
        </w:rPr>
      </w:pPr>
    </w:p>
    <w:p w14:paraId="094B2F18" w14:textId="77777777" w:rsidR="00606382" w:rsidRPr="00606382" w:rsidRDefault="00606382" w:rsidP="007F1B0E">
      <w:pPr>
        <w:numPr>
          <w:ilvl w:val="0"/>
          <w:numId w:val="29"/>
        </w:numPr>
        <w:spacing w:line="240" w:lineRule="auto"/>
        <w:jc w:val="both"/>
        <w:rPr>
          <w:rFonts w:ascii="Times New Roman" w:hAnsi="Times New Roman"/>
          <w:sz w:val="28"/>
          <w:szCs w:val="28"/>
          <w:lang w:val="en-IN"/>
        </w:rPr>
      </w:pPr>
      <w:r w:rsidRPr="00606382">
        <w:rPr>
          <w:rFonts w:ascii="Times New Roman" w:hAnsi="Times New Roman"/>
          <w:b/>
          <w:bCs/>
          <w:sz w:val="28"/>
          <w:szCs w:val="28"/>
          <w:lang w:val="en-IN"/>
        </w:rPr>
        <w:t>Lack of Multi-Language Support:</w:t>
      </w:r>
      <w:r w:rsidRPr="00606382">
        <w:rPr>
          <w:rFonts w:ascii="Times New Roman" w:hAnsi="Times New Roman"/>
          <w:sz w:val="28"/>
          <w:szCs w:val="28"/>
          <w:lang w:val="en-IN"/>
        </w:rPr>
        <w:t xml:space="preserve"> Most current systems are designed for English input and may struggle with non-Latin scripts or languages with complex sentence structures.</w:t>
      </w:r>
    </w:p>
    <w:p w14:paraId="245A5289" w14:textId="77777777" w:rsidR="00606382" w:rsidRPr="00606382" w:rsidRDefault="00606382" w:rsidP="007F1B0E">
      <w:pPr>
        <w:numPr>
          <w:ilvl w:val="0"/>
          <w:numId w:val="29"/>
        </w:numPr>
        <w:spacing w:line="240" w:lineRule="auto"/>
        <w:jc w:val="both"/>
        <w:rPr>
          <w:rFonts w:ascii="Times New Roman" w:hAnsi="Times New Roman"/>
          <w:sz w:val="28"/>
          <w:szCs w:val="28"/>
          <w:lang w:val="en-IN"/>
        </w:rPr>
      </w:pPr>
      <w:r w:rsidRPr="00606382">
        <w:rPr>
          <w:rFonts w:ascii="Times New Roman" w:hAnsi="Times New Roman"/>
          <w:b/>
          <w:bCs/>
          <w:sz w:val="28"/>
          <w:szCs w:val="28"/>
          <w:lang w:val="en-IN"/>
        </w:rPr>
        <w:t>Scalability Issues:</w:t>
      </w:r>
      <w:r w:rsidRPr="00606382">
        <w:rPr>
          <w:rFonts w:ascii="Times New Roman" w:hAnsi="Times New Roman"/>
          <w:sz w:val="28"/>
          <w:szCs w:val="28"/>
          <w:lang w:val="en-IN"/>
        </w:rPr>
        <w:t xml:space="preserve"> Many existing systems are not designed to scale efficiently, especially when handling a large number of simultaneous users or requests.</w:t>
      </w:r>
    </w:p>
    <w:p w14:paraId="381D08B1" w14:textId="77777777" w:rsidR="00606382" w:rsidRPr="00606382" w:rsidRDefault="00606382" w:rsidP="007F1B0E">
      <w:pPr>
        <w:numPr>
          <w:ilvl w:val="0"/>
          <w:numId w:val="29"/>
        </w:numPr>
        <w:spacing w:line="240" w:lineRule="auto"/>
        <w:jc w:val="both"/>
        <w:rPr>
          <w:rFonts w:ascii="Times New Roman" w:hAnsi="Times New Roman"/>
          <w:sz w:val="28"/>
          <w:szCs w:val="28"/>
          <w:lang w:val="en-IN"/>
        </w:rPr>
      </w:pPr>
      <w:r w:rsidRPr="00606382">
        <w:rPr>
          <w:rFonts w:ascii="Times New Roman" w:hAnsi="Times New Roman"/>
          <w:b/>
          <w:bCs/>
          <w:sz w:val="28"/>
          <w:szCs w:val="28"/>
          <w:lang w:val="en-IN"/>
        </w:rPr>
        <w:t>High Computational Costs:</w:t>
      </w:r>
      <w:r w:rsidRPr="00606382">
        <w:rPr>
          <w:rFonts w:ascii="Times New Roman" w:hAnsi="Times New Roman"/>
          <w:sz w:val="28"/>
          <w:szCs w:val="28"/>
          <w:lang w:val="en-IN"/>
        </w:rPr>
        <w:t xml:space="preserve"> High-performance models like DALL-E or GAN-based systems require significant hardware resources, such as GPUs, which may not be feasible for all users, especially in a commercial setting.</w:t>
      </w:r>
    </w:p>
    <w:p w14:paraId="4CE34D9C" w14:textId="77777777" w:rsidR="00606382" w:rsidRPr="00606382" w:rsidRDefault="00606382" w:rsidP="007F1B0E">
      <w:pPr>
        <w:numPr>
          <w:ilvl w:val="0"/>
          <w:numId w:val="29"/>
        </w:numPr>
        <w:spacing w:line="240" w:lineRule="auto"/>
        <w:jc w:val="both"/>
        <w:rPr>
          <w:rFonts w:ascii="Times New Roman" w:hAnsi="Times New Roman"/>
          <w:sz w:val="28"/>
          <w:szCs w:val="28"/>
          <w:lang w:val="en-IN"/>
        </w:rPr>
      </w:pPr>
      <w:r w:rsidRPr="00606382">
        <w:rPr>
          <w:rFonts w:ascii="Times New Roman" w:hAnsi="Times New Roman"/>
          <w:b/>
          <w:bCs/>
          <w:sz w:val="28"/>
          <w:szCs w:val="28"/>
          <w:lang w:val="en-IN"/>
        </w:rPr>
        <w:t>Limited Accessibility:</w:t>
      </w:r>
      <w:r w:rsidRPr="00606382">
        <w:rPr>
          <w:rFonts w:ascii="Times New Roman" w:hAnsi="Times New Roman"/>
          <w:sz w:val="28"/>
          <w:szCs w:val="28"/>
          <w:lang w:val="en-IN"/>
        </w:rPr>
        <w:t xml:space="preserve"> Many text-to-image generation systems require technical knowledge to set up and use, creating a barrier for non-technical users.</w:t>
      </w:r>
    </w:p>
    <w:p w14:paraId="4725354F" w14:textId="77777777" w:rsidR="00606382" w:rsidRPr="00606382" w:rsidRDefault="00606382" w:rsidP="007F1B0E">
      <w:pPr>
        <w:numPr>
          <w:ilvl w:val="0"/>
          <w:numId w:val="29"/>
        </w:numPr>
        <w:spacing w:line="240" w:lineRule="auto"/>
        <w:jc w:val="both"/>
        <w:rPr>
          <w:rFonts w:ascii="Times New Roman" w:hAnsi="Times New Roman"/>
          <w:sz w:val="28"/>
          <w:szCs w:val="28"/>
          <w:lang w:val="en-IN"/>
        </w:rPr>
      </w:pPr>
      <w:r w:rsidRPr="00606382">
        <w:rPr>
          <w:rFonts w:ascii="Times New Roman" w:hAnsi="Times New Roman"/>
          <w:b/>
          <w:bCs/>
          <w:sz w:val="28"/>
          <w:szCs w:val="28"/>
          <w:lang w:val="en-IN"/>
        </w:rPr>
        <w:t>Inconsistent Image Quality:</w:t>
      </w:r>
      <w:r w:rsidRPr="00606382">
        <w:rPr>
          <w:rFonts w:ascii="Times New Roman" w:hAnsi="Times New Roman"/>
          <w:sz w:val="28"/>
          <w:szCs w:val="28"/>
          <w:lang w:val="en-IN"/>
        </w:rPr>
        <w:t xml:space="preserve"> While some systems generate high-quality images, others may produce low-resolution or poorly aligned images based on the input text.</w:t>
      </w:r>
    </w:p>
    <w:p w14:paraId="797AF728" w14:textId="77777777" w:rsidR="00606382" w:rsidRDefault="00606382" w:rsidP="00606382">
      <w:pPr>
        <w:spacing w:line="240" w:lineRule="auto"/>
        <w:jc w:val="both"/>
        <w:rPr>
          <w:sz w:val="28"/>
          <w:szCs w:val="28"/>
          <w:lang w:val="en-IN"/>
        </w:rPr>
      </w:pPr>
      <w:r w:rsidRPr="00606382">
        <w:rPr>
          <w:rFonts w:ascii="Times New Roman" w:hAnsi="Times New Roman"/>
          <w:sz w:val="28"/>
          <w:szCs w:val="28"/>
          <w:lang w:val="en-IN"/>
        </w:rPr>
        <w:t>These limitations highlight the need for a more scalable, accessible, and inclusive text-to-image generation system</w:t>
      </w:r>
      <w:r w:rsidRPr="00606382">
        <w:rPr>
          <w:sz w:val="28"/>
          <w:szCs w:val="28"/>
          <w:lang w:val="en-IN"/>
        </w:rPr>
        <w:t>.</w:t>
      </w:r>
    </w:p>
    <w:p w14:paraId="0902A93B" w14:textId="468581DE" w:rsidR="00606382" w:rsidRPr="00606382" w:rsidRDefault="00606382" w:rsidP="00606382">
      <w:pPr>
        <w:spacing w:line="240" w:lineRule="auto"/>
        <w:jc w:val="both"/>
        <w:rPr>
          <w:lang w:val="en-IN"/>
        </w:rPr>
      </w:pPr>
    </w:p>
    <w:p w14:paraId="01DCF1D6" w14:textId="77777777" w:rsidR="00606382" w:rsidRPr="007F1B0E" w:rsidRDefault="009C2E41" w:rsidP="00606382">
      <w:pPr>
        <w:spacing w:line="240" w:lineRule="auto"/>
        <w:jc w:val="both"/>
        <w:rPr>
          <w:b/>
          <w:bCs/>
          <w:sz w:val="28"/>
          <w:szCs w:val="28"/>
          <w:u w:val="single"/>
          <w:lang w:val="en-IN"/>
        </w:rPr>
      </w:pPr>
      <w:r w:rsidRPr="007F1B0E">
        <w:rPr>
          <w:b/>
          <w:bCs/>
          <w:sz w:val="28"/>
          <w:szCs w:val="28"/>
          <w:u w:val="single"/>
        </w:rPr>
        <w:t xml:space="preserve">3.3 </w:t>
      </w:r>
      <w:r w:rsidR="00606382" w:rsidRPr="007F1B0E">
        <w:rPr>
          <w:b/>
          <w:bCs/>
          <w:sz w:val="28"/>
          <w:szCs w:val="28"/>
          <w:u w:val="single"/>
          <w:lang w:val="en-IN"/>
        </w:rPr>
        <w:t>Proposed System</w:t>
      </w:r>
    </w:p>
    <w:p w14:paraId="14365478" w14:textId="77777777" w:rsidR="00606382" w:rsidRPr="00606382" w:rsidRDefault="00606382" w:rsidP="00606382">
      <w:pPr>
        <w:spacing w:line="240" w:lineRule="auto"/>
        <w:jc w:val="both"/>
        <w:rPr>
          <w:rFonts w:ascii="Times New Roman" w:hAnsi="Times New Roman"/>
          <w:sz w:val="28"/>
          <w:szCs w:val="28"/>
          <w:lang w:val="en-IN"/>
        </w:rPr>
      </w:pPr>
      <w:r w:rsidRPr="00606382">
        <w:rPr>
          <w:rFonts w:ascii="Times New Roman" w:hAnsi="Times New Roman"/>
          <w:sz w:val="28"/>
          <w:szCs w:val="28"/>
          <w:lang w:val="en-IN"/>
        </w:rPr>
        <w:t>The proposed system is designed to overcome the limitations of the existing systems by providing a multi-language, scalable, and user-friendly platform for generating images from text descriptions. Key features of the proposed system include:</w:t>
      </w:r>
    </w:p>
    <w:p w14:paraId="03533C24" w14:textId="77777777" w:rsidR="00606382" w:rsidRPr="00606382" w:rsidRDefault="00606382" w:rsidP="007F1B0E">
      <w:pPr>
        <w:numPr>
          <w:ilvl w:val="0"/>
          <w:numId w:val="30"/>
        </w:numPr>
        <w:spacing w:line="240" w:lineRule="auto"/>
        <w:jc w:val="both"/>
        <w:rPr>
          <w:rFonts w:ascii="Times New Roman" w:hAnsi="Times New Roman"/>
          <w:sz w:val="28"/>
          <w:szCs w:val="28"/>
          <w:lang w:val="en-IN"/>
        </w:rPr>
      </w:pPr>
      <w:r w:rsidRPr="00606382">
        <w:rPr>
          <w:rFonts w:ascii="Times New Roman" w:hAnsi="Times New Roman"/>
          <w:b/>
          <w:bCs/>
          <w:sz w:val="28"/>
          <w:szCs w:val="28"/>
          <w:lang w:val="en-IN"/>
        </w:rPr>
        <w:t>Multi-Language Support:</w:t>
      </w:r>
      <w:r w:rsidRPr="00606382">
        <w:rPr>
          <w:rFonts w:ascii="Times New Roman" w:hAnsi="Times New Roman"/>
          <w:sz w:val="28"/>
          <w:szCs w:val="28"/>
          <w:lang w:val="en-IN"/>
        </w:rPr>
        <w:t xml:space="preserve"> The system will handle text input in multiple languages, using advanced NLP techniques to process and translate non-English text into a format suitable for image generation.</w:t>
      </w:r>
    </w:p>
    <w:p w14:paraId="2B36F291" w14:textId="77777777" w:rsidR="00606382" w:rsidRPr="00606382" w:rsidRDefault="00606382" w:rsidP="007F1B0E">
      <w:pPr>
        <w:numPr>
          <w:ilvl w:val="0"/>
          <w:numId w:val="30"/>
        </w:numPr>
        <w:spacing w:line="240" w:lineRule="auto"/>
        <w:jc w:val="both"/>
        <w:rPr>
          <w:rFonts w:ascii="Times New Roman" w:hAnsi="Times New Roman"/>
          <w:sz w:val="28"/>
          <w:szCs w:val="28"/>
          <w:lang w:val="en-IN"/>
        </w:rPr>
      </w:pPr>
      <w:r w:rsidRPr="00606382">
        <w:rPr>
          <w:rFonts w:ascii="Times New Roman" w:hAnsi="Times New Roman"/>
          <w:b/>
          <w:bCs/>
          <w:sz w:val="28"/>
          <w:szCs w:val="28"/>
          <w:lang w:val="en-IN"/>
        </w:rPr>
        <w:t>Cloud-Based Infrastructure:</w:t>
      </w:r>
      <w:r w:rsidRPr="00606382">
        <w:rPr>
          <w:rFonts w:ascii="Times New Roman" w:hAnsi="Times New Roman"/>
          <w:sz w:val="28"/>
          <w:szCs w:val="28"/>
          <w:lang w:val="en-IN"/>
        </w:rPr>
        <w:t xml:space="preserve"> By leveraging AWS cloud services (e.g., EC2, S3), the system ensures scalability, security, and easy access from anywhere, without the need for local hardware.</w:t>
      </w:r>
    </w:p>
    <w:p w14:paraId="76047513" w14:textId="77777777" w:rsidR="00606382" w:rsidRPr="00606382" w:rsidRDefault="00606382" w:rsidP="007F1B0E">
      <w:pPr>
        <w:numPr>
          <w:ilvl w:val="0"/>
          <w:numId w:val="30"/>
        </w:numPr>
        <w:spacing w:line="240" w:lineRule="auto"/>
        <w:jc w:val="both"/>
        <w:rPr>
          <w:rFonts w:ascii="Times New Roman" w:hAnsi="Times New Roman"/>
          <w:sz w:val="28"/>
          <w:szCs w:val="28"/>
          <w:lang w:val="en-IN"/>
        </w:rPr>
      </w:pPr>
      <w:r w:rsidRPr="00606382">
        <w:rPr>
          <w:rFonts w:ascii="Times New Roman" w:hAnsi="Times New Roman"/>
          <w:b/>
          <w:bCs/>
          <w:sz w:val="28"/>
          <w:szCs w:val="28"/>
          <w:lang w:val="en-IN"/>
        </w:rPr>
        <w:t>Text-to-Image Generation:</w:t>
      </w:r>
      <w:r w:rsidRPr="00606382">
        <w:rPr>
          <w:rFonts w:ascii="Times New Roman" w:hAnsi="Times New Roman"/>
          <w:sz w:val="28"/>
          <w:szCs w:val="28"/>
          <w:lang w:val="en-IN"/>
        </w:rPr>
        <w:t xml:space="preserve"> Utilizing advanced machine learning models (e.g., Stable Diffusion), the system will generate high-quality images based on user inputs.</w:t>
      </w:r>
    </w:p>
    <w:p w14:paraId="240C46ED" w14:textId="77777777" w:rsidR="00606382" w:rsidRPr="00606382" w:rsidRDefault="00606382" w:rsidP="007F1B0E">
      <w:pPr>
        <w:numPr>
          <w:ilvl w:val="0"/>
          <w:numId w:val="30"/>
        </w:numPr>
        <w:spacing w:line="240" w:lineRule="auto"/>
        <w:jc w:val="both"/>
        <w:rPr>
          <w:rFonts w:ascii="Times New Roman" w:hAnsi="Times New Roman"/>
          <w:sz w:val="28"/>
          <w:szCs w:val="28"/>
          <w:lang w:val="en-IN"/>
        </w:rPr>
      </w:pPr>
      <w:r w:rsidRPr="00606382">
        <w:rPr>
          <w:rFonts w:ascii="Times New Roman" w:hAnsi="Times New Roman"/>
          <w:b/>
          <w:bCs/>
          <w:sz w:val="28"/>
          <w:szCs w:val="28"/>
          <w:lang w:val="en-IN"/>
        </w:rPr>
        <w:t>User-Friendly Interface:</w:t>
      </w:r>
      <w:r w:rsidRPr="00606382">
        <w:rPr>
          <w:rFonts w:ascii="Times New Roman" w:hAnsi="Times New Roman"/>
          <w:sz w:val="28"/>
          <w:szCs w:val="28"/>
          <w:lang w:val="en-IN"/>
        </w:rPr>
        <w:t xml:space="preserve"> The system will have an intuitive web interface built with Flask and HTML, ensuring that users, regardless of their technical expertise, can generate images easily.</w:t>
      </w:r>
    </w:p>
    <w:p w14:paraId="0609B0AB" w14:textId="77777777" w:rsidR="00606382" w:rsidRPr="00606382" w:rsidRDefault="00606382" w:rsidP="007F1B0E">
      <w:pPr>
        <w:numPr>
          <w:ilvl w:val="0"/>
          <w:numId w:val="30"/>
        </w:numPr>
        <w:spacing w:line="240" w:lineRule="auto"/>
        <w:jc w:val="both"/>
        <w:rPr>
          <w:rFonts w:ascii="Times New Roman" w:hAnsi="Times New Roman"/>
          <w:sz w:val="28"/>
          <w:szCs w:val="28"/>
          <w:lang w:val="en-IN"/>
        </w:rPr>
      </w:pPr>
      <w:r w:rsidRPr="00606382">
        <w:rPr>
          <w:rFonts w:ascii="Times New Roman" w:hAnsi="Times New Roman"/>
          <w:b/>
          <w:bCs/>
          <w:sz w:val="28"/>
          <w:szCs w:val="28"/>
          <w:lang w:val="en-IN"/>
        </w:rPr>
        <w:t>Secure and Scalable Image Storage:</w:t>
      </w:r>
      <w:r w:rsidRPr="00606382">
        <w:rPr>
          <w:rFonts w:ascii="Times New Roman" w:hAnsi="Times New Roman"/>
          <w:sz w:val="28"/>
          <w:szCs w:val="28"/>
          <w:lang w:val="en-IN"/>
        </w:rPr>
        <w:t xml:space="preserve"> Generated images will be stored in AWS S3 buckets, offering high availability, secure access, and scalability for growing storage needs.</w:t>
      </w:r>
    </w:p>
    <w:p w14:paraId="20E6DA8B" w14:textId="77777777" w:rsidR="00606382" w:rsidRDefault="00606382" w:rsidP="00606382"/>
    <w:p w14:paraId="03AE9EF7" w14:textId="77777777" w:rsidR="007F1B0E" w:rsidRDefault="007F1B0E" w:rsidP="00606382">
      <w:pPr>
        <w:spacing w:line="240" w:lineRule="auto"/>
        <w:jc w:val="both"/>
        <w:rPr>
          <w:rFonts w:ascii="Times New Roman" w:hAnsi="Times New Roman"/>
          <w:b/>
          <w:bCs/>
          <w:sz w:val="28"/>
          <w:szCs w:val="28"/>
          <w:u w:val="single"/>
        </w:rPr>
      </w:pPr>
    </w:p>
    <w:p w14:paraId="0C174290" w14:textId="77777777" w:rsidR="007F1B0E" w:rsidRDefault="007F1B0E" w:rsidP="00606382">
      <w:pPr>
        <w:spacing w:line="240" w:lineRule="auto"/>
        <w:jc w:val="both"/>
        <w:rPr>
          <w:rFonts w:ascii="Times New Roman" w:hAnsi="Times New Roman"/>
          <w:b/>
          <w:bCs/>
          <w:sz w:val="28"/>
          <w:szCs w:val="28"/>
          <w:u w:val="single"/>
        </w:rPr>
      </w:pPr>
    </w:p>
    <w:p w14:paraId="73EC6226" w14:textId="77777777" w:rsidR="007F1B0E" w:rsidRDefault="007F1B0E" w:rsidP="00606382">
      <w:pPr>
        <w:spacing w:line="240" w:lineRule="auto"/>
        <w:jc w:val="both"/>
        <w:rPr>
          <w:rFonts w:ascii="Times New Roman" w:hAnsi="Times New Roman"/>
          <w:b/>
          <w:bCs/>
          <w:sz w:val="28"/>
          <w:szCs w:val="28"/>
          <w:u w:val="single"/>
        </w:rPr>
      </w:pPr>
    </w:p>
    <w:p w14:paraId="6E73DF16" w14:textId="7361399E" w:rsidR="00606382" w:rsidRPr="007F1B0E" w:rsidRDefault="009C2E41" w:rsidP="00606382">
      <w:pPr>
        <w:spacing w:line="240" w:lineRule="auto"/>
        <w:jc w:val="both"/>
        <w:rPr>
          <w:rFonts w:ascii="Times New Roman" w:hAnsi="Times New Roman"/>
          <w:b/>
          <w:bCs/>
          <w:sz w:val="28"/>
          <w:szCs w:val="28"/>
          <w:u w:val="single"/>
          <w:lang w:val="en-IN"/>
        </w:rPr>
      </w:pPr>
      <w:r w:rsidRPr="007F1B0E">
        <w:rPr>
          <w:rFonts w:ascii="Times New Roman" w:hAnsi="Times New Roman"/>
          <w:b/>
          <w:bCs/>
          <w:sz w:val="28"/>
          <w:szCs w:val="28"/>
          <w:u w:val="single"/>
        </w:rPr>
        <w:t xml:space="preserve">3.4 </w:t>
      </w:r>
      <w:r w:rsidR="00606382" w:rsidRPr="007F1B0E">
        <w:rPr>
          <w:rFonts w:ascii="Times New Roman" w:hAnsi="Times New Roman"/>
          <w:b/>
          <w:bCs/>
          <w:sz w:val="28"/>
          <w:szCs w:val="28"/>
          <w:u w:val="single"/>
          <w:lang w:val="en-IN"/>
        </w:rPr>
        <w:t>Advantages of the Proposed System</w:t>
      </w:r>
    </w:p>
    <w:p w14:paraId="6E425257" w14:textId="77777777" w:rsidR="00606382" w:rsidRPr="00606382" w:rsidRDefault="00606382" w:rsidP="00606382">
      <w:pPr>
        <w:spacing w:line="240" w:lineRule="auto"/>
        <w:jc w:val="both"/>
        <w:rPr>
          <w:rFonts w:ascii="Times New Roman" w:hAnsi="Times New Roman"/>
          <w:sz w:val="28"/>
          <w:szCs w:val="28"/>
          <w:lang w:val="en-IN"/>
        </w:rPr>
      </w:pPr>
      <w:r w:rsidRPr="00606382">
        <w:rPr>
          <w:rFonts w:ascii="Times New Roman" w:hAnsi="Times New Roman"/>
          <w:sz w:val="28"/>
          <w:szCs w:val="28"/>
          <w:lang w:val="en-IN"/>
        </w:rPr>
        <w:t>The proposed system provides several advantages over existing systems:</w:t>
      </w:r>
    </w:p>
    <w:p w14:paraId="015DBD7C" w14:textId="77777777" w:rsidR="00606382" w:rsidRPr="00606382" w:rsidRDefault="00606382" w:rsidP="007F1B0E">
      <w:pPr>
        <w:numPr>
          <w:ilvl w:val="0"/>
          <w:numId w:val="31"/>
        </w:numPr>
        <w:spacing w:line="240" w:lineRule="auto"/>
        <w:jc w:val="both"/>
        <w:rPr>
          <w:rFonts w:ascii="Times New Roman" w:hAnsi="Times New Roman"/>
          <w:sz w:val="28"/>
          <w:szCs w:val="28"/>
          <w:lang w:val="en-IN"/>
        </w:rPr>
      </w:pPr>
      <w:r w:rsidRPr="00606382">
        <w:rPr>
          <w:rFonts w:ascii="Times New Roman" w:hAnsi="Times New Roman"/>
          <w:b/>
          <w:bCs/>
          <w:sz w:val="28"/>
          <w:szCs w:val="28"/>
          <w:lang w:val="en-IN"/>
        </w:rPr>
        <w:t>Global Accessibility:</w:t>
      </w:r>
      <w:r w:rsidRPr="00606382">
        <w:rPr>
          <w:rFonts w:ascii="Times New Roman" w:hAnsi="Times New Roman"/>
          <w:sz w:val="28"/>
          <w:szCs w:val="28"/>
          <w:lang w:val="en-IN"/>
        </w:rPr>
        <w:t xml:space="preserve"> Multi-language support ensures that users from different linguistic backgrounds can easily generate images without language barriers.</w:t>
      </w:r>
    </w:p>
    <w:p w14:paraId="043AE47D" w14:textId="77777777" w:rsidR="00606382" w:rsidRPr="00606382" w:rsidRDefault="00606382" w:rsidP="007F1B0E">
      <w:pPr>
        <w:numPr>
          <w:ilvl w:val="0"/>
          <w:numId w:val="31"/>
        </w:numPr>
        <w:spacing w:line="240" w:lineRule="auto"/>
        <w:jc w:val="both"/>
        <w:rPr>
          <w:rFonts w:ascii="Times New Roman" w:hAnsi="Times New Roman"/>
          <w:sz w:val="28"/>
          <w:szCs w:val="28"/>
          <w:lang w:val="en-IN"/>
        </w:rPr>
      </w:pPr>
      <w:r w:rsidRPr="00606382">
        <w:rPr>
          <w:rFonts w:ascii="Times New Roman" w:hAnsi="Times New Roman"/>
          <w:b/>
          <w:bCs/>
          <w:sz w:val="28"/>
          <w:szCs w:val="28"/>
          <w:lang w:val="en-IN"/>
        </w:rPr>
        <w:t>Scalability and Reliability:</w:t>
      </w:r>
      <w:r w:rsidRPr="00606382">
        <w:rPr>
          <w:rFonts w:ascii="Times New Roman" w:hAnsi="Times New Roman"/>
          <w:sz w:val="28"/>
          <w:szCs w:val="28"/>
          <w:lang w:val="en-IN"/>
        </w:rPr>
        <w:t xml:space="preserve"> By leveraging AWS infrastructure, the system can scale automatically to handle increased traffic and demand, ensuring consistent performance under high loads.</w:t>
      </w:r>
    </w:p>
    <w:p w14:paraId="625C49DB" w14:textId="77777777" w:rsidR="00606382" w:rsidRPr="00606382" w:rsidRDefault="00606382" w:rsidP="007F1B0E">
      <w:pPr>
        <w:numPr>
          <w:ilvl w:val="0"/>
          <w:numId w:val="31"/>
        </w:numPr>
        <w:spacing w:line="240" w:lineRule="auto"/>
        <w:jc w:val="both"/>
        <w:rPr>
          <w:rFonts w:ascii="Times New Roman" w:hAnsi="Times New Roman"/>
          <w:sz w:val="28"/>
          <w:szCs w:val="28"/>
          <w:lang w:val="en-IN"/>
        </w:rPr>
      </w:pPr>
      <w:r w:rsidRPr="00606382">
        <w:rPr>
          <w:rFonts w:ascii="Times New Roman" w:hAnsi="Times New Roman"/>
          <w:b/>
          <w:bCs/>
          <w:sz w:val="28"/>
          <w:szCs w:val="28"/>
          <w:lang w:val="en-IN"/>
        </w:rPr>
        <w:t>Cost-Effectiveness:</w:t>
      </w:r>
      <w:r w:rsidRPr="00606382">
        <w:rPr>
          <w:rFonts w:ascii="Times New Roman" w:hAnsi="Times New Roman"/>
          <w:sz w:val="28"/>
          <w:szCs w:val="28"/>
          <w:lang w:val="en-IN"/>
        </w:rPr>
        <w:t xml:space="preserve"> The system reduces the need for high-performance local hardware, as it relies on cloud resources, lowering the upfront costs for users.</w:t>
      </w:r>
    </w:p>
    <w:p w14:paraId="098A2F9C" w14:textId="77777777" w:rsidR="00606382" w:rsidRPr="00606382" w:rsidRDefault="00606382" w:rsidP="007F1B0E">
      <w:pPr>
        <w:numPr>
          <w:ilvl w:val="0"/>
          <w:numId w:val="31"/>
        </w:numPr>
        <w:spacing w:line="240" w:lineRule="auto"/>
        <w:jc w:val="both"/>
        <w:rPr>
          <w:rFonts w:ascii="Times New Roman" w:hAnsi="Times New Roman"/>
          <w:sz w:val="28"/>
          <w:szCs w:val="28"/>
          <w:lang w:val="en-IN"/>
        </w:rPr>
      </w:pPr>
      <w:r w:rsidRPr="00606382">
        <w:rPr>
          <w:rFonts w:ascii="Times New Roman" w:hAnsi="Times New Roman"/>
          <w:b/>
          <w:bCs/>
          <w:sz w:val="28"/>
          <w:szCs w:val="28"/>
          <w:lang w:val="en-IN"/>
        </w:rPr>
        <w:t>Security:</w:t>
      </w:r>
      <w:r w:rsidRPr="00606382">
        <w:rPr>
          <w:rFonts w:ascii="Times New Roman" w:hAnsi="Times New Roman"/>
          <w:sz w:val="28"/>
          <w:szCs w:val="28"/>
          <w:lang w:val="en-IN"/>
        </w:rPr>
        <w:t xml:space="preserve"> AWS S3 ensures that all generated images are securely stored, with access control policies in place to protect user data.</w:t>
      </w:r>
    </w:p>
    <w:p w14:paraId="15512E1E" w14:textId="77777777" w:rsidR="00606382" w:rsidRPr="00606382" w:rsidRDefault="00606382" w:rsidP="007F1B0E">
      <w:pPr>
        <w:numPr>
          <w:ilvl w:val="0"/>
          <w:numId w:val="31"/>
        </w:numPr>
        <w:spacing w:line="240" w:lineRule="auto"/>
        <w:jc w:val="both"/>
        <w:rPr>
          <w:rFonts w:ascii="Times New Roman" w:hAnsi="Times New Roman"/>
          <w:sz w:val="28"/>
          <w:szCs w:val="28"/>
          <w:lang w:val="en-IN"/>
        </w:rPr>
      </w:pPr>
      <w:r w:rsidRPr="00606382">
        <w:rPr>
          <w:rFonts w:ascii="Times New Roman" w:hAnsi="Times New Roman"/>
          <w:b/>
          <w:bCs/>
          <w:sz w:val="28"/>
          <w:szCs w:val="28"/>
          <w:lang w:val="en-IN"/>
        </w:rPr>
        <w:t>Ease of Use:</w:t>
      </w:r>
      <w:r w:rsidRPr="00606382">
        <w:rPr>
          <w:rFonts w:ascii="Times New Roman" w:hAnsi="Times New Roman"/>
          <w:sz w:val="28"/>
          <w:szCs w:val="28"/>
          <w:lang w:val="en-IN"/>
        </w:rPr>
        <w:t xml:space="preserve"> With an intuitive Flask-based web interface, users without technical expertise can easily interact with the system and generate images from text prompts.</w:t>
      </w:r>
    </w:p>
    <w:p w14:paraId="66630272" w14:textId="77777777" w:rsidR="00606382" w:rsidRDefault="00606382" w:rsidP="007F1B0E">
      <w:pPr>
        <w:numPr>
          <w:ilvl w:val="0"/>
          <w:numId w:val="31"/>
        </w:numPr>
        <w:spacing w:line="240" w:lineRule="auto"/>
        <w:jc w:val="both"/>
        <w:rPr>
          <w:rFonts w:ascii="Times New Roman" w:hAnsi="Times New Roman"/>
          <w:sz w:val="28"/>
          <w:szCs w:val="28"/>
          <w:lang w:val="en-IN"/>
        </w:rPr>
      </w:pPr>
      <w:r w:rsidRPr="00606382">
        <w:rPr>
          <w:rFonts w:ascii="Times New Roman" w:hAnsi="Times New Roman"/>
          <w:b/>
          <w:bCs/>
          <w:sz w:val="28"/>
          <w:szCs w:val="28"/>
          <w:lang w:val="en-IN"/>
        </w:rPr>
        <w:t>Faster Image Generation:</w:t>
      </w:r>
      <w:r w:rsidRPr="00606382">
        <w:rPr>
          <w:rFonts w:ascii="Times New Roman" w:hAnsi="Times New Roman"/>
          <w:sz w:val="28"/>
          <w:szCs w:val="28"/>
          <w:lang w:val="en-IN"/>
        </w:rPr>
        <w:t xml:space="preserve"> The integration of state-of-the-art image generation models allows for faster, more accurate image creation.</w:t>
      </w:r>
    </w:p>
    <w:p w14:paraId="5C939581" w14:textId="77777777" w:rsidR="00606382" w:rsidRPr="00606382" w:rsidRDefault="00606382" w:rsidP="00606382">
      <w:pPr>
        <w:spacing w:line="240" w:lineRule="auto"/>
        <w:ind w:left="720"/>
        <w:jc w:val="both"/>
        <w:rPr>
          <w:rFonts w:ascii="Times New Roman" w:hAnsi="Times New Roman"/>
          <w:sz w:val="28"/>
          <w:szCs w:val="28"/>
          <w:lang w:val="en-IN"/>
        </w:rPr>
      </w:pPr>
    </w:p>
    <w:p w14:paraId="33E8D9AA" w14:textId="61D1E46E" w:rsidR="00C43897" w:rsidRPr="007F1B0E" w:rsidRDefault="00C43897" w:rsidP="00606382">
      <w:pPr>
        <w:rPr>
          <w:b/>
          <w:u w:val="single"/>
        </w:rPr>
      </w:pPr>
      <w:r w:rsidRPr="007F1B0E">
        <w:rPr>
          <w:rFonts w:ascii="Times New Roman" w:hAnsi="Times New Roman"/>
          <w:b/>
          <w:sz w:val="28"/>
          <w:szCs w:val="28"/>
          <w:u w:val="single"/>
        </w:rPr>
        <w:t xml:space="preserve">3.3 Feasibility Study </w:t>
      </w:r>
    </w:p>
    <w:p w14:paraId="107E2214" w14:textId="77777777" w:rsidR="00606382" w:rsidRPr="00606382" w:rsidRDefault="00606382" w:rsidP="00606382">
      <w:pPr>
        <w:spacing w:line="240" w:lineRule="auto"/>
        <w:jc w:val="both"/>
        <w:rPr>
          <w:rFonts w:ascii="Times New Roman" w:hAnsi="Times New Roman"/>
          <w:sz w:val="28"/>
          <w:szCs w:val="28"/>
          <w:lang w:val="en-IN"/>
        </w:rPr>
      </w:pPr>
      <w:r w:rsidRPr="00606382">
        <w:rPr>
          <w:rFonts w:ascii="Times New Roman" w:hAnsi="Times New Roman"/>
          <w:sz w:val="28"/>
          <w:szCs w:val="28"/>
          <w:lang w:val="en-IN"/>
        </w:rPr>
        <w:t>A feasibility study is essential to assess whether the proposed system is practical and achievable. It involves evaluating the technical, economic, and operational aspects of the system.</w:t>
      </w:r>
    </w:p>
    <w:p w14:paraId="34B94334" w14:textId="3F19EBA9" w:rsidR="00606382" w:rsidRPr="00606382" w:rsidRDefault="00606382" w:rsidP="00606382">
      <w:pPr>
        <w:spacing w:line="240" w:lineRule="auto"/>
        <w:jc w:val="both"/>
        <w:rPr>
          <w:rFonts w:ascii="Times New Roman" w:hAnsi="Times New Roman"/>
          <w:b/>
          <w:bCs/>
          <w:sz w:val="28"/>
          <w:szCs w:val="28"/>
          <w:u w:val="single"/>
          <w:lang w:val="en-IN"/>
        </w:rPr>
      </w:pPr>
      <w:r w:rsidRPr="00606382">
        <w:rPr>
          <w:rFonts w:ascii="Times New Roman" w:hAnsi="Times New Roman"/>
          <w:b/>
          <w:bCs/>
          <w:sz w:val="28"/>
          <w:szCs w:val="28"/>
          <w:u w:val="single"/>
          <w:lang w:val="en-IN"/>
        </w:rPr>
        <w:t>Technical Feasibility</w:t>
      </w:r>
      <w:r>
        <w:rPr>
          <w:rFonts w:ascii="Times New Roman" w:hAnsi="Times New Roman"/>
          <w:b/>
          <w:bCs/>
          <w:sz w:val="28"/>
          <w:szCs w:val="28"/>
          <w:u w:val="single"/>
          <w:lang w:val="en-IN"/>
        </w:rPr>
        <w:t>:</w:t>
      </w:r>
    </w:p>
    <w:p w14:paraId="4253FF1A" w14:textId="77777777" w:rsidR="00606382" w:rsidRPr="00606382" w:rsidRDefault="00606382" w:rsidP="00606382">
      <w:pPr>
        <w:spacing w:line="240" w:lineRule="auto"/>
        <w:jc w:val="both"/>
        <w:rPr>
          <w:rFonts w:ascii="Times New Roman" w:hAnsi="Times New Roman"/>
          <w:sz w:val="28"/>
          <w:szCs w:val="28"/>
          <w:lang w:val="en-IN"/>
        </w:rPr>
      </w:pPr>
      <w:r w:rsidRPr="00606382">
        <w:rPr>
          <w:rFonts w:ascii="Times New Roman" w:hAnsi="Times New Roman"/>
          <w:sz w:val="28"/>
          <w:szCs w:val="28"/>
          <w:lang w:val="en-IN"/>
        </w:rPr>
        <w:t>The technical feasibility of the proposed system is high, as it leverages existing technologies and frameworks that are well-documented and widely used in the industry:</w:t>
      </w:r>
    </w:p>
    <w:p w14:paraId="2B6E60CA" w14:textId="77777777" w:rsidR="00606382" w:rsidRPr="00606382" w:rsidRDefault="00606382" w:rsidP="007F1B0E">
      <w:pPr>
        <w:pStyle w:val="ListParagraph"/>
        <w:numPr>
          <w:ilvl w:val="0"/>
          <w:numId w:val="33"/>
        </w:numPr>
        <w:spacing w:line="240" w:lineRule="auto"/>
        <w:jc w:val="both"/>
        <w:rPr>
          <w:rFonts w:ascii="Times New Roman" w:hAnsi="Times New Roman"/>
          <w:sz w:val="28"/>
          <w:szCs w:val="28"/>
          <w:lang w:val="en-IN"/>
        </w:rPr>
      </w:pPr>
      <w:r w:rsidRPr="00606382">
        <w:rPr>
          <w:rFonts w:ascii="Times New Roman" w:hAnsi="Times New Roman"/>
          <w:b/>
          <w:bCs/>
          <w:sz w:val="28"/>
          <w:szCs w:val="28"/>
          <w:lang w:val="en-IN"/>
        </w:rPr>
        <w:t xml:space="preserve">Cloud Infrastructure: </w:t>
      </w:r>
      <w:r w:rsidRPr="00606382">
        <w:rPr>
          <w:rFonts w:ascii="Times New Roman" w:hAnsi="Times New Roman"/>
          <w:sz w:val="28"/>
          <w:szCs w:val="28"/>
          <w:lang w:val="en-IN"/>
        </w:rPr>
        <w:t>AWS provides reliable and scalable cloud services, which are essential for hosting the system and handling large amounts of user data. EC2 instances can be easily scaled to accommodate increased traffic, and S3 offers secure storage for the generated images.</w:t>
      </w:r>
    </w:p>
    <w:p w14:paraId="4483DEC7" w14:textId="7E1549E7" w:rsidR="00606382" w:rsidRPr="00606382" w:rsidRDefault="00606382" w:rsidP="007F1B0E">
      <w:pPr>
        <w:pStyle w:val="ListParagraph"/>
        <w:numPr>
          <w:ilvl w:val="0"/>
          <w:numId w:val="33"/>
        </w:numPr>
        <w:spacing w:line="240" w:lineRule="auto"/>
        <w:jc w:val="both"/>
        <w:rPr>
          <w:rFonts w:ascii="Times New Roman" w:hAnsi="Times New Roman"/>
          <w:sz w:val="28"/>
          <w:szCs w:val="28"/>
          <w:lang w:val="en-IN"/>
        </w:rPr>
      </w:pPr>
      <w:r w:rsidRPr="00606382">
        <w:rPr>
          <w:rFonts w:ascii="Times New Roman" w:hAnsi="Times New Roman"/>
          <w:b/>
          <w:bCs/>
          <w:sz w:val="28"/>
          <w:szCs w:val="28"/>
          <w:lang w:val="en-IN"/>
        </w:rPr>
        <w:t xml:space="preserve">Machine Learning Models: </w:t>
      </w:r>
      <w:r w:rsidRPr="00606382">
        <w:rPr>
          <w:rFonts w:ascii="Times New Roman" w:hAnsi="Times New Roman"/>
          <w:sz w:val="28"/>
          <w:szCs w:val="28"/>
          <w:lang w:val="en-IN"/>
        </w:rPr>
        <w:t>The text-to-image generation models (e.g., Stable Diffusion) have been extensively tested and proven to generate high-quality images, and integrating them with the Flask backend is straightforward.</w:t>
      </w:r>
    </w:p>
    <w:p w14:paraId="12065761" w14:textId="77777777" w:rsidR="00606382" w:rsidRPr="00606382" w:rsidRDefault="00606382" w:rsidP="007F1B0E">
      <w:pPr>
        <w:pStyle w:val="ListParagraph"/>
        <w:numPr>
          <w:ilvl w:val="0"/>
          <w:numId w:val="33"/>
        </w:numPr>
        <w:spacing w:line="240" w:lineRule="auto"/>
        <w:jc w:val="both"/>
        <w:rPr>
          <w:rFonts w:ascii="Times New Roman" w:hAnsi="Times New Roman"/>
          <w:sz w:val="28"/>
          <w:szCs w:val="28"/>
          <w:lang w:val="en-IN"/>
        </w:rPr>
      </w:pPr>
      <w:r w:rsidRPr="00606382">
        <w:rPr>
          <w:rFonts w:ascii="Times New Roman" w:hAnsi="Times New Roman"/>
          <w:b/>
          <w:bCs/>
          <w:sz w:val="28"/>
          <w:szCs w:val="28"/>
          <w:lang w:val="en-IN"/>
        </w:rPr>
        <w:t>NLP for Multi-Language Support:</w:t>
      </w:r>
      <w:r w:rsidRPr="00606382">
        <w:rPr>
          <w:rFonts w:ascii="Times New Roman" w:hAnsi="Times New Roman"/>
          <w:sz w:val="28"/>
          <w:szCs w:val="28"/>
          <w:lang w:val="en-IN"/>
        </w:rPr>
        <w:t xml:space="preserve"> The use of NLP models and translation services, such as Google Translate or AWS Translate, ensures accurate translation and processing of text inputs in multiple languages.</w:t>
      </w:r>
    </w:p>
    <w:p w14:paraId="1852EAF9" w14:textId="77777777" w:rsidR="00606382" w:rsidRPr="00606382" w:rsidRDefault="00606382" w:rsidP="007F1B0E">
      <w:pPr>
        <w:pStyle w:val="ListParagraph"/>
        <w:numPr>
          <w:ilvl w:val="0"/>
          <w:numId w:val="33"/>
        </w:numPr>
        <w:spacing w:line="240" w:lineRule="auto"/>
        <w:jc w:val="both"/>
        <w:rPr>
          <w:rFonts w:ascii="Times New Roman" w:hAnsi="Times New Roman"/>
          <w:sz w:val="28"/>
          <w:szCs w:val="28"/>
          <w:lang w:val="en-IN"/>
        </w:rPr>
      </w:pPr>
      <w:r w:rsidRPr="00606382">
        <w:rPr>
          <w:rFonts w:ascii="Times New Roman" w:hAnsi="Times New Roman"/>
          <w:b/>
          <w:bCs/>
          <w:sz w:val="28"/>
          <w:szCs w:val="28"/>
          <w:lang w:val="en-IN"/>
        </w:rPr>
        <w:t>Web Development:</w:t>
      </w:r>
      <w:r w:rsidRPr="00606382">
        <w:rPr>
          <w:rFonts w:ascii="Times New Roman" w:hAnsi="Times New Roman"/>
          <w:sz w:val="28"/>
          <w:szCs w:val="28"/>
          <w:lang w:val="en-IN"/>
        </w:rPr>
        <w:t xml:space="preserve"> Flask is a lightweight web framework ideal for building scalable web applications. It is easy to integrate with Python-based machine learning models and APIs for generating images.</w:t>
      </w:r>
    </w:p>
    <w:p w14:paraId="4B4074BB" w14:textId="77777777" w:rsidR="00606382" w:rsidRPr="00606382" w:rsidRDefault="00606382" w:rsidP="00606382">
      <w:pPr>
        <w:spacing w:line="240" w:lineRule="auto"/>
        <w:jc w:val="both"/>
        <w:rPr>
          <w:rFonts w:ascii="Times New Roman" w:hAnsi="Times New Roman"/>
          <w:sz w:val="28"/>
          <w:szCs w:val="28"/>
          <w:lang w:val="en-IN"/>
        </w:rPr>
      </w:pPr>
    </w:p>
    <w:p w14:paraId="3E61188F" w14:textId="02E72C3E" w:rsidR="00511679" w:rsidRPr="00606382" w:rsidRDefault="00511679" w:rsidP="00606382">
      <w:pPr>
        <w:spacing w:line="240" w:lineRule="auto"/>
        <w:jc w:val="both"/>
        <w:rPr>
          <w:rFonts w:ascii="Times New Roman" w:hAnsi="Times New Roman"/>
          <w:b/>
          <w:bCs/>
          <w:sz w:val="27"/>
          <w:szCs w:val="27"/>
          <w:u w:val="single"/>
        </w:rPr>
      </w:pPr>
      <w:r w:rsidRPr="00606382">
        <w:rPr>
          <w:rFonts w:ascii="Times New Roman" w:hAnsi="Times New Roman"/>
          <w:b/>
          <w:bCs/>
          <w:sz w:val="27"/>
          <w:szCs w:val="27"/>
          <w:u w:val="single"/>
        </w:rPr>
        <w:t>Economical Feasibility</w:t>
      </w:r>
      <w:r w:rsidR="00606382" w:rsidRPr="00606382">
        <w:rPr>
          <w:rFonts w:ascii="Times New Roman" w:hAnsi="Times New Roman"/>
          <w:b/>
          <w:bCs/>
          <w:sz w:val="27"/>
          <w:szCs w:val="27"/>
          <w:u w:val="single"/>
        </w:rPr>
        <w:t>:</w:t>
      </w:r>
    </w:p>
    <w:p w14:paraId="0B881103" w14:textId="77777777" w:rsidR="00606382" w:rsidRPr="00606382" w:rsidRDefault="00606382" w:rsidP="00606382">
      <w:pPr>
        <w:spacing w:line="240" w:lineRule="auto"/>
        <w:jc w:val="both"/>
        <w:rPr>
          <w:rFonts w:ascii="Times New Roman" w:hAnsi="Times New Roman"/>
          <w:sz w:val="28"/>
          <w:szCs w:val="28"/>
          <w:lang w:val="en-IN"/>
        </w:rPr>
      </w:pPr>
      <w:r w:rsidRPr="00606382">
        <w:rPr>
          <w:rFonts w:ascii="Times New Roman" w:hAnsi="Times New Roman"/>
          <w:sz w:val="28"/>
          <w:szCs w:val="28"/>
          <w:lang w:val="en-IN"/>
        </w:rPr>
        <w:t>The economic feasibility of the proposed system is also favorable:</w:t>
      </w:r>
    </w:p>
    <w:p w14:paraId="7E0147E0" w14:textId="77777777" w:rsidR="00606382" w:rsidRPr="00606382" w:rsidRDefault="00606382" w:rsidP="007F1B0E">
      <w:pPr>
        <w:pStyle w:val="ListParagraph"/>
        <w:numPr>
          <w:ilvl w:val="0"/>
          <w:numId w:val="32"/>
        </w:numPr>
        <w:spacing w:line="240" w:lineRule="auto"/>
        <w:jc w:val="both"/>
        <w:rPr>
          <w:rFonts w:ascii="Times New Roman" w:hAnsi="Times New Roman"/>
          <w:sz w:val="28"/>
          <w:szCs w:val="28"/>
          <w:lang w:val="en-IN"/>
        </w:rPr>
      </w:pPr>
      <w:r w:rsidRPr="00606382">
        <w:rPr>
          <w:rFonts w:ascii="Times New Roman" w:hAnsi="Times New Roman"/>
          <w:b/>
          <w:bCs/>
          <w:sz w:val="28"/>
          <w:szCs w:val="28"/>
          <w:lang w:val="en-IN"/>
        </w:rPr>
        <w:t>Cost of Cloud Resources:</w:t>
      </w:r>
      <w:r w:rsidRPr="00606382">
        <w:rPr>
          <w:rFonts w:ascii="Times New Roman" w:hAnsi="Times New Roman"/>
          <w:sz w:val="28"/>
          <w:szCs w:val="28"/>
          <w:lang w:val="en-IN"/>
        </w:rPr>
        <w:t xml:space="preserve"> Using AWS services such as EC2 and S3 provides a cost-effective solution, as costs scale with usage. The system only incurs costs based on usage (pay-as-you-go model), which reduces upfront investment.</w:t>
      </w:r>
    </w:p>
    <w:p w14:paraId="122F4787" w14:textId="77777777" w:rsidR="00606382" w:rsidRPr="00606382" w:rsidRDefault="00606382" w:rsidP="007F1B0E">
      <w:pPr>
        <w:pStyle w:val="ListParagraph"/>
        <w:numPr>
          <w:ilvl w:val="0"/>
          <w:numId w:val="32"/>
        </w:numPr>
        <w:spacing w:line="240" w:lineRule="auto"/>
        <w:jc w:val="both"/>
        <w:rPr>
          <w:rFonts w:ascii="Times New Roman" w:hAnsi="Times New Roman"/>
          <w:sz w:val="28"/>
          <w:szCs w:val="28"/>
          <w:lang w:val="en-IN"/>
        </w:rPr>
      </w:pPr>
      <w:r w:rsidRPr="00606382">
        <w:rPr>
          <w:rFonts w:ascii="Times New Roman" w:hAnsi="Times New Roman"/>
          <w:b/>
          <w:bCs/>
          <w:sz w:val="28"/>
          <w:szCs w:val="28"/>
          <w:lang w:val="en-IN"/>
        </w:rPr>
        <w:t>Reduced Hardware Costs:</w:t>
      </w:r>
      <w:r w:rsidRPr="00606382">
        <w:rPr>
          <w:rFonts w:ascii="Times New Roman" w:hAnsi="Times New Roman"/>
          <w:sz w:val="28"/>
          <w:szCs w:val="28"/>
          <w:lang w:val="en-IN"/>
        </w:rPr>
        <w:t xml:space="preserve"> Since the system relies on cloud computing resources rather than requiring local GPU hardware, users and developers do not need to invest in expensive hardware setups.</w:t>
      </w:r>
    </w:p>
    <w:p w14:paraId="3AD7AFEE" w14:textId="183C3EF2" w:rsidR="00606382" w:rsidRDefault="00606382" w:rsidP="007F1B0E">
      <w:pPr>
        <w:pStyle w:val="ListParagraph"/>
        <w:numPr>
          <w:ilvl w:val="0"/>
          <w:numId w:val="32"/>
        </w:numPr>
        <w:spacing w:line="240" w:lineRule="auto"/>
        <w:jc w:val="both"/>
        <w:rPr>
          <w:rFonts w:ascii="Times New Roman" w:hAnsi="Times New Roman"/>
          <w:sz w:val="28"/>
          <w:szCs w:val="28"/>
          <w:lang w:val="en-IN"/>
        </w:rPr>
      </w:pPr>
      <w:r w:rsidRPr="00606382">
        <w:rPr>
          <w:rFonts w:ascii="Times New Roman" w:hAnsi="Times New Roman"/>
          <w:b/>
          <w:bCs/>
          <w:sz w:val="28"/>
          <w:szCs w:val="28"/>
          <w:lang w:val="en-IN"/>
        </w:rPr>
        <w:t>Revenue Potential:</w:t>
      </w:r>
      <w:r w:rsidRPr="00606382">
        <w:rPr>
          <w:rFonts w:ascii="Times New Roman" w:hAnsi="Times New Roman"/>
          <w:sz w:val="28"/>
          <w:szCs w:val="28"/>
          <w:lang w:val="en-IN"/>
        </w:rPr>
        <w:t xml:space="preserve"> The system could generate revenue through paid API access, premium features, or subscription-based models. By supporting global users and offering easy integration with other services, it has the potential to capture a large audience, especially in industries like marketing, content creation, and education.</w:t>
      </w:r>
    </w:p>
    <w:p w14:paraId="0D3B9D1C" w14:textId="77777777" w:rsidR="00606382" w:rsidRDefault="00606382" w:rsidP="00606382">
      <w:pPr>
        <w:pStyle w:val="ListParagraph"/>
        <w:spacing w:line="240" w:lineRule="auto"/>
        <w:jc w:val="both"/>
        <w:rPr>
          <w:rFonts w:ascii="Times New Roman" w:hAnsi="Times New Roman"/>
          <w:b/>
          <w:bCs/>
          <w:sz w:val="28"/>
          <w:szCs w:val="28"/>
          <w:lang w:val="en-IN"/>
        </w:rPr>
      </w:pPr>
    </w:p>
    <w:p w14:paraId="04E42885" w14:textId="171B06F9" w:rsidR="00606382" w:rsidRPr="00606382" w:rsidRDefault="00606382" w:rsidP="00606382">
      <w:pPr>
        <w:spacing w:line="240" w:lineRule="auto"/>
        <w:rPr>
          <w:rFonts w:ascii="Times New Roman" w:hAnsi="Times New Roman"/>
          <w:b/>
          <w:bCs/>
          <w:sz w:val="28"/>
          <w:szCs w:val="28"/>
          <w:u w:val="single"/>
          <w:lang w:val="en-IN"/>
        </w:rPr>
      </w:pPr>
      <w:r w:rsidRPr="00606382">
        <w:rPr>
          <w:rFonts w:ascii="Times New Roman" w:hAnsi="Times New Roman"/>
          <w:b/>
          <w:bCs/>
          <w:sz w:val="28"/>
          <w:szCs w:val="28"/>
          <w:u w:val="single"/>
          <w:lang w:val="en-IN"/>
        </w:rPr>
        <w:t>Operational Feasibility:</w:t>
      </w:r>
    </w:p>
    <w:p w14:paraId="35F7CD5F" w14:textId="77777777" w:rsidR="00606382" w:rsidRPr="00606382" w:rsidRDefault="00606382" w:rsidP="00606382">
      <w:pPr>
        <w:spacing w:line="240" w:lineRule="auto"/>
        <w:rPr>
          <w:rFonts w:ascii="Times New Roman" w:hAnsi="Times New Roman"/>
          <w:sz w:val="28"/>
          <w:szCs w:val="28"/>
          <w:lang w:val="en-IN"/>
        </w:rPr>
      </w:pPr>
      <w:r w:rsidRPr="00606382">
        <w:rPr>
          <w:rFonts w:ascii="Times New Roman" w:hAnsi="Times New Roman"/>
          <w:sz w:val="28"/>
          <w:szCs w:val="28"/>
          <w:lang w:val="en-IN"/>
        </w:rPr>
        <w:t>Operational feasibility refers to whether the proposed system can be effectively used and maintained:</w:t>
      </w:r>
    </w:p>
    <w:p w14:paraId="7E8E7D4A" w14:textId="77777777" w:rsidR="00606382" w:rsidRPr="00606382" w:rsidRDefault="00606382" w:rsidP="00606382">
      <w:pPr>
        <w:rPr>
          <w:rFonts w:ascii="Times New Roman" w:hAnsi="Times New Roman"/>
          <w:sz w:val="28"/>
          <w:szCs w:val="28"/>
          <w:lang w:val="en-IN"/>
        </w:rPr>
      </w:pPr>
      <w:r w:rsidRPr="00606382">
        <w:rPr>
          <w:rFonts w:ascii="Times New Roman" w:hAnsi="Times New Roman"/>
          <w:b/>
          <w:bCs/>
          <w:sz w:val="28"/>
          <w:szCs w:val="28"/>
          <w:lang w:val="en-IN"/>
        </w:rPr>
        <w:t>Ease of Use:</w:t>
      </w:r>
      <w:r w:rsidRPr="00606382">
        <w:rPr>
          <w:rFonts w:ascii="Times New Roman" w:hAnsi="Times New Roman"/>
          <w:sz w:val="28"/>
          <w:szCs w:val="28"/>
          <w:lang w:val="en-IN"/>
        </w:rPr>
        <w:t xml:space="preserve"> The web interface is designed to be intuitive and user-friendly, which ensures that non-technical users can generate images with ease. Minimal training or technical support will be required.</w:t>
      </w:r>
    </w:p>
    <w:p w14:paraId="3B698089" w14:textId="77777777" w:rsidR="00606382" w:rsidRPr="00606382" w:rsidRDefault="00606382" w:rsidP="00606382">
      <w:pPr>
        <w:jc w:val="both"/>
        <w:rPr>
          <w:rFonts w:ascii="Times New Roman" w:hAnsi="Times New Roman"/>
          <w:sz w:val="28"/>
          <w:szCs w:val="28"/>
          <w:lang w:val="en-IN"/>
        </w:rPr>
      </w:pPr>
      <w:r w:rsidRPr="00606382">
        <w:rPr>
          <w:rFonts w:ascii="Times New Roman" w:hAnsi="Times New Roman"/>
          <w:b/>
          <w:bCs/>
          <w:sz w:val="28"/>
          <w:szCs w:val="28"/>
          <w:lang w:val="en-IN"/>
        </w:rPr>
        <w:t>Maintenance:</w:t>
      </w:r>
      <w:r w:rsidRPr="00606382">
        <w:rPr>
          <w:rFonts w:ascii="Times New Roman" w:hAnsi="Times New Roman"/>
          <w:sz w:val="28"/>
          <w:szCs w:val="28"/>
          <w:lang w:val="en-IN"/>
        </w:rPr>
        <w:t xml:space="preserve"> The system is built on well-established technologies (Flask, AWS, Python), making it easy to maintain and update. Regular updates to machine learning models and system optimizations can be handled without significant disruptions.</w:t>
      </w:r>
    </w:p>
    <w:p w14:paraId="5974DCF6" w14:textId="77777777" w:rsidR="00606382" w:rsidRPr="00606382" w:rsidRDefault="00606382" w:rsidP="00606382">
      <w:pPr>
        <w:jc w:val="both"/>
        <w:rPr>
          <w:rFonts w:ascii="Times New Roman" w:hAnsi="Times New Roman"/>
          <w:sz w:val="28"/>
          <w:szCs w:val="28"/>
          <w:lang w:val="en-IN"/>
        </w:rPr>
      </w:pPr>
      <w:r w:rsidRPr="00606382">
        <w:rPr>
          <w:rFonts w:ascii="Times New Roman" w:hAnsi="Times New Roman"/>
          <w:b/>
          <w:bCs/>
          <w:sz w:val="28"/>
          <w:szCs w:val="28"/>
          <w:lang w:val="en-IN"/>
        </w:rPr>
        <w:t>Support:</w:t>
      </w:r>
      <w:r w:rsidRPr="00606382">
        <w:rPr>
          <w:rFonts w:ascii="Times New Roman" w:hAnsi="Times New Roman"/>
          <w:sz w:val="28"/>
          <w:szCs w:val="28"/>
          <w:lang w:val="en-IN"/>
        </w:rPr>
        <w:t xml:space="preserve"> The system relies on robust cloud infrastructure, meaning that issues related to downtime, data loss, or scaling can be managed efficiently through AWS support and monitoring services.</w:t>
      </w:r>
    </w:p>
    <w:p w14:paraId="734DB75C" w14:textId="77777777" w:rsidR="00606382" w:rsidRPr="00606382" w:rsidRDefault="00606382" w:rsidP="00606382">
      <w:pPr>
        <w:jc w:val="both"/>
        <w:rPr>
          <w:rFonts w:ascii="Times New Roman" w:hAnsi="Times New Roman"/>
          <w:sz w:val="28"/>
          <w:szCs w:val="28"/>
          <w:lang w:val="en-IN"/>
        </w:rPr>
      </w:pPr>
      <w:r w:rsidRPr="00606382">
        <w:rPr>
          <w:rFonts w:ascii="Times New Roman" w:hAnsi="Times New Roman"/>
          <w:b/>
          <w:bCs/>
          <w:sz w:val="28"/>
          <w:szCs w:val="28"/>
          <w:lang w:val="en-IN"/>
        </w:rPr>
        <w:t>Global Accessibility:</w:t>
      </w:r>
      <w:r w:rsidRPr="00606382">
        <w:rPr>
          <w:rFonts w:ascii="Times New Roman" w:hAnsi="Times New Roman"/>
          <w:sz w:val="28"/>
          <w:szCs w:val="28"/>
          <w:lang w:val="en-IN"/>
        </w:rPr>
        <w:t xml:space="preserve"> Since the system is cloud-based, it is accessible from anywhere in the world, which improves its operational reach.</w:t>
      </w:r>
    </w:p>
    <w:p w14:paraId="07803724" w14:textId="77777777" w:rsidR="00606382" w:rsidRPr="00606382" w:rsidRDefault="00606382" w:rsidP="00606382">
      <w:pPr>
        <w:jc w:val="both"/>
        <w:rPr>
          <w:rFonts w:ascii="Times New Roman" w:hAnsi="Times New Roman"/>
          <w:sz w:val="28"/>
          <w:szCs w:val="28"/>
          <w:lang w:val="en-IN"/>
        </w:rPr>
      </w:pPr>
      <w:r w:rsidRPr="00606382">
        <w:rPr>
          <w:rFonts w:ascii="Times New Roman" w:hAnsi="Times New Roman"/>
          <w:sz w:val="28"/>
          <w:szCs w:val="28"/>
          <w:lang w:val="en-IN"/>
        </w:rPr>
        <w:t>Overall, the operational feasibility of the system is high, as it aligns with industry standards and provides a solution that can be easily maintained and operated on a global scale.</w:t>
      </w:r>
    </w:p>
    <w:p w14:paraId="629F0AC9" w14:textId="77777777" w:rsidR="00606382" w:rsidRDefault="00606382" w:rsidP="00606382">
      <w:pPr>
        <w:spacing w:before="100" w:beforeAutospacing="1" w:after="100" w:afterAutospacing="1" w:line="240" w:lineRule="auto"/>
        <w:jc w:val="both"/>
        <w:rPr>
          <w:rFonts w:ascii="Times New Roman" w:eastAsiaTheme="majorEastAsia" w:hAnsi="Times New Roman"/>
          <w:b/>
          <w:bCs/>
          <w:sz w:val="28"/>
          <w:szCs w:val="28"/>
          <w:u w:val="single"/>
          <w:lang w:val="en-IN"/>
        </w:rPr>
      </w:pPr>
    </w:p>
    <w:p w14:paraId="2F135F75" w14:textId="77777777" w:rsidR="00606382" w:rsidRDefault="00606382" w:rsidP="00606382">
      <w:pPr>
        <w:spacing w:before="100" w:beforeAutospacing="1" w:after="100" w:afterAutospacing="1" w:line="240" w:lineRule="auto"/>
        <w:jc w:val="both"/>
        <w:rPr>
          <w:rFonts w:ascii="Times New Roman" w:eastAsiaTheme="majorEastAsia" w:hAnsi="Times New Roman"/>
          <w:b/>
          <w:bCs/>
          <w:sz w:val="28"/>
          <w:szCs w:val="28"/>
          <w:u w:val="single"/>
          <w:lang w:val="en-IN"/>
        </w:rPr>
      </w:pPr>
    </w:p>
    <w:p w14:paraId="1C3ED030" w14:textId="77777777" w:rsidR="00606382" w:rsidRDefault="00606382" w:rsidP="00606382">
      <w:pPr>
        <w:spacing w:before="100" w:beforeAutospacing="1" w:after="100" w:afterAutospacing="1" w:line="240" w:lineRule="auto"/>
        <w:jc w:val="both"/>
        <w:rPr>
          <w:rFonts w:ascii="Times New Roman" w:eastAsiaTheme="majorEastAsia" w:hAnsi="Times New Roman"/>
          <w:b/>
          <w:bCs/>
          <w:sz w:val="28"/>
          <w:szCs w:val="28"/>
          <w:u w:val="single"/>
          <w:lang w:val="en-IN"/>
        </w:rPr>
      </w:pPr>
    </w:p>
    <w:p w14:paraId="21D56A2C" w14:textId="77777777" w:rsidR="00606382" w:rsidRDefault="00606382" w:rsidP="00606382">
      <w:pPr>
        <w:spacing w:before="100" w:beforeAutospacing="1" w:after="100" w:afterAutospacing="1" w:line="240" w:lineRule="auto"/>
        <w:jc w:val="both"/>
        <w:rPr>
          <w:rFonts w:ascii="Times New Roman" w:eastAsiaTheme="majorEastAsia" w:hAnsi="Times New Roman"/>
          <w:b/>
          <w:bCs/>
          <w:sz w:val="28"/>
          <w:szCs w:val="28"/>
          <w:u w:val="single"/>
          <w:lang w:val="en-IN"/>
        </w:rPr>
      </w:pPr>
    </w:p>
    <w:p w14:paraId="0930DEB3" w14:textId="77777777" w:rsidR="00606382" w:rsidRDefault="00606382" w:rsidP="00606382">
      <w:pPr>
        <w:spacing w:before="100" w:beforeAutospacing="1" w:after="100" w:afterAutospacing="1" w:line="240" w:lineRule="auto"/>
        <w:jc w:val="both"/>
        <w:rPr>
          <w:rFonts w:ascii="Times New Roman" w:eastAsiaTheme="majorEastAsia" w:hAnsi="Times New Roman"/>
          <w:b/>
          <w:bCs/>
          <w:sz w:val="28"/>
          <w:szCs w:val="28"/>
          <w:u w:val="single"/>
          <w:lang w:val="en-IN"/>
        </w:rPr>
      </w:pPr>
    </w:p>
    <w:p w14:paraId="4447FB2A" w14:textId="77777777" w:rsidR="00606382" w:rsidRDefault="00606382" w:rsidP="00606382">
      <w:pPr>
        <w:spacing w:before="100" w:beforeAutospacing="1" w:after="100" w:afterAutospacing="1" w:line="240" w:lineRule="auto"/>
        <w:jc w:val="both"/>
        <w:rPr>
          <w:rFonts w:ascii="Times New Roman" w:eastAsiaTheme="majorEastAsia" w:hAnsi="Times New Roman"/>
          <w:b/>
          <w:bCs/>
          <w:sz w:val="28"/>
          <w:szCs w:val="28"/>
          <w:u w:val="single"/>
          <w:lang w:val="en-IN"/>
        </w:rPr>
      </w:pPr>
    </w:p>
    <w:p w14:paraId="4D8FBDAD" w14:textId="77777777" w:rsidR="00606382" w:rsidRDefault="00606382" w:rsidP="00606382">
      <w:pPr>
        <w:spacing w:before="100" w:beforeAutospacing="1" w:after="100" w:afterAutospacing="1" w:line="240" w:lineRule="auto"/>
        <w:jc w:val="both"/>
        <w:rPr>
          <w:rFonts w:ascii="Times New Roman" w:eastAsiaTheme="majorEastAsia" w:hAnsi="Times New Roman"/>
          <w:b/>
          <w:bCs/>
          <w:sz w:val="28"/>
          <w:szCs w:val="28"/>
          <w:u w:val="single"/>
          <w:lang w:val="en-IN"/>
        </w:rPr>
      </w:pPr>
    </w:p>
    <w:p w14:paraId="4352CA19" w14:textId="77777777" w:rsidR="00606382" w:rsidRDefault="00606382" w:rsidP="00606382">
      <w:pPr>
        <w:spacing w:before="100" w:beforeAutospacing="1" w:after="100" w:afterAutospacing="1" w:line="240" w:lineRule="auto"/>
        <w:jc w:val="both"/>
        <w:rPr>
          <w:rFonts w:ascii="Times New Roman" w:eastAsiaTheme="majorEastAsia" w:hAnsi="Times New Roman"/>
          <w:b/>
          <w:bCs/>
          <w:sz w:val="28"/>
          <w:szCs w:val="28"/>
          <w:u w:val="single"/>
          <w:lang w:val="en-IN"/>
        </w:rPr>
      </w:pPr>
    </w:p>
    <w:p w14:paraId="17B9239C" w14:textId="77777777" w:rsidR="00606382" w:rsidRDefault="00606382" w:rsidP="00606382">
      <w:pPr>
        <w:spacing w:before="100" w:beforeAutospacing="1" w:after="100" w:afterAutospacing="1" w:line="240" w:lineRule="auto"/>
        <w:jc w:val="both"/>
        <w:rPr>
          <w:rFonts w:ascii="Times New Roman" w:eastAsiaTheme="majorEastAsia" w:hAnsi="Times New Roman"/>
          <w:b/>
          <w:bCs/>
          <w:sz w:val="28"/>
          <w:szCs w:val="28"/>
          <w:u w:val="single"/>
          <w:lang w:val="en-IN"/>
        </w:rPr>
      </w:pPr>
    </w:p>
    <w:p w14:paraId="3D482EC3" w14:textId="77777777" w:rsidR="00606382" w:rsidRDefault="00606382" w:rsidP="00606382">
      <w:pPr>
        <w:spacing w:before="100" w:beforeAutospacing="1" w:after="100" w:afterAutospacing="1" w:line="240" w:lineRule="auto"/>
        <w:jc w:val="both"/>
        <w:rPr>
          <w:rFonts w:ascii="Times New Roman" w:eastAsiaTheme="majorEastAsia" w:hAnsi="Times New Roman"/>
          <w:b/>
          <w:bCs/>
          <w:sz w:val="28"/>
          <w:szCs w:val="28"/>
          <w:u w:val="single"/>
          <w:lang w:val="en-IN"/>
        </w:rPr>
      </w:pPr>
    </w:p>
    <w:p w14:paraId="72DA2014" w14:textId="77777777" w:rsidR="00606382" w:rsidRDefault="00606382" w:rsidP="00606382">
      <w:pPr>
        <w:spacing w:before="100" w:beforeAutospacing="1" w:after="100" w:afterAutospacing="1" w:line="240" w:lineRule="auto"/>
        <w:jc w:val="both"/>
        <w:rPr>
          <w:rFonts w:ascii="Times New Roman" w:eastAsiaTheme="majorEastAsia" w:hAnsi="Times New Roman"/>
          <w:b/>
          <w:bCs/>
          <w:sz w:val="28"/>
          <w:szCs w:val="28"/>
          <w:u w:val="single"/>
          <w:lang w:val="en-IN"/>
        </w:rPr>
      </w:pPr>
    </w:p>
    <w:p w14:paraId="62F41B12" w14:textId="77777777" w:rsidR="00606382" w:rsidRDefault="00606382" w:rsidP="00606382">
      <w:pPr>
        <w:spacing w:before="100" w:beforeAutospacing="1" w:after="100" w:afterAutospacing="1" w:line="240" w:lineRule="auto"/>
        <w:jc w:val="both"/>
        <w:rPr>
          <w:rFonts w:ascii="Times New Roman" w:eastAsiaTheme="majorEastAsia" w:hAnsi="Times New Roman"/>
          <w:b/>
          <w:bCs/>
          <w:sz w:val="28"/>
          <w:szCs w:val="28"/>
          <w:u w:val="single"/>
          <w:lang w:val="en-IN"/>
        </w:rPr>
      </w:pPr>
    </w:p>
    <w:p w14:paraId="53831093" w14:textId="77777777" w:rsidR="007F1B0E" w:rsidRDefault="007F1B0E" w:rsidP="007F1B0E">
      <w:pPr>
        <w:spacing w:before="100" w:beforeAutospacing="1" w:after="100" w:afterAutospacing="1" w:line="240" w:lineRule="auto"/>
        <w:rPr>
          <w:rFonts w:ascii="Times New Roman" w:eastAsiaTheme="majorEastAsia" w:hAnsi="Times New Roman"/>
          <w:b/>
          <w:bCs/>
          <w:sz w:val="28"/>
          <w:szCs w:val="28"/>
          <w:u w:val="single"/>
          <w:lang w:val="en-IN"/>
        </w:rPr>
      </w:pPr>
    </w:p>
    <w:p w14:paraId="6AB9B3DB" w14:textId="77777777" w:rsidR="007F1B0E" w:rsidRDefault="007F1B0E" w:rsidP="007F1B0E">
      <w:pPr>
        <w:spacing w:before="100" w:beforeAutospacing="1" w:after="100" w:afterAutospacing="1" w:line="240" w:lineRule="auto"/>
        <w:rPr>
          <w:rFonts w:ascii="Times New Roman" w:eastAsiaTheme="majorEastAsia" w:hAnsi="Times New Roman"/>
          <w:b/>
          <w:bCs/>
          <w:sz w:val="28"/>
          <w:szCs w:val="28"/>
          <w:u w:val="single"/>
          <w:lang w:val="en-IN"/>
        </w:rPr>
      </w:pPr>
    </w:p>
    <w:p w14:paraId="358DD345" w14:textId="77777777" w:rsidR="007F1B0E" w:rsidRDefault="007F1B0E" w:rsidP="007F1B0E">
      <w:pPr>
        <w:spacing w:before="100" w:beforeAutospacing="1" w:after="100" w:afterAutospacing="1" w:line="240" w:lineRule="auto"/>
        <w:rPr>
          <w:rFonts w:ascii="Times New Roman" w:eastAsiaTheme="majorEastAsia" w:hAnsi="Times New Roman"/>
          <w:b/>
          <w:bCs/>
          <w:sz w:val="28"/>
          <w:szCs w:val="28"/>
          <w:u w:val="single"/>
          <w:lang w:val="en-IN"/>
        </w:rPr>
      </w:pPr>
    </w:p>
    <w:p w14:paraId="0EEC92D7" w14:textId="77777777" w:rsidR="007F1B0E" w:rsidRDefault="007F1B0E" w:rsidP="007F1B0E">
      <w:pPr>
        <w:spacing w:before="100" w:beforeAutospacing="1" w:after="100" w:afterAutospacing="1" w:line="240" w:lineRule="auto"/>
        <w:rPr>
          <w:rFonts w:ascii="Times New Roman" w:eastAsiaTheme="majorEastAsia" w:hAnsi="Times New Roman"/>
          <w:b/>
          <w:bCs/>
          <w:sz w:val="28"/>
          <w:szCs w:val="28"/>
          <w:u w:val="single"/>
          <w:lang w:val="en-IN"/>
        </w:rPr>
      </w:pPr>
    </w:p>
    <w:p w14:paraId="5D696759" w14:textId="1CEEC447" w:rsidR="00606382" w:rsidRDefault="00606382" w:rsidP="007F1B0E">
      <w:pPr>
        <w:spacing w:before="100" w:beforeAutospacing="1" w:after="100" w:afterAutospacing="1" w:line="240" w:lineRule="auto"/>
        <w:jc w:val="center"/>
        <w:rPr>
          <w:rFonts w:ascii="Times New Roman" w:hAnsi="Times New Roman"/>
          <w:b/>
          <w:bCs/>
          <w:sz w:val="32"/>
          <w:szCs w:val="32"/>
          <w:u w:val="single"/>
        </w:rPr>
      </w:pPr>
      <w:r w:rsidRPr="00606382">
        <w:rPr>
          <w:rFonts w:ascii="Times New Roman" w:hAnsi="Times New Roman"/>
          <w:b/>
          <w:bCs/>
          <w:sz w:val="32"/>
          <w:szCs w:val="32"/>
          <w:u w:val="single"/>
        </w:rPr>
        <w:t xml:space="preserve">4. </w:t>
      </w:r>
      <w:r w:rsidR="007F1B0E">
        <w:rPr>
          <w:rFonts w:ascii="Times New Roman" w:hAnsi="Times New Roman"/>
          <w:b/>
          <w:bCs/>
          <w:sz w:val="32"/>
          <w:szCs w:val="32"/>
          <w:u w:val="single"/>
        </w:rPr>
        <w:t>System design and development</w:t>
      </w:r>
    </w:p>
    <w:p w14:paraId="3EECCB77" w14:textId="77777777" w:rsidR="00606382" w:rsidRPr="00606382" w:rsidRDefault="00606382" w:rsidP="00606382">
      <w:pPr>
        <w:spacing w:before="100" w:beforeAutospacing="1" w:after="100" w:afterAutospacing="1" w:line="240" w:lineRule="auto"/>
        <w:jc w:val="center"/>
        <w:rPr>
          <w:rFonts w:ascii="Times New Roman" w:hAnsi="Times New Roman"/>
          <w:b/>
          <w:bCs/>
          <w:sz w:val="32"/>
          <w:szCs w:val="32"/>
          <w:u w:val="single"/>
        </w:rPr>
      </w:pPr>
    </w:p>
    <w:p w14:paraId="1BE5A119" w14:textId="2FAE9E8B" w:rsidR="00606382" w:rsidRDefault="00606382" w:rsidP="00606382">
      <w:pPr>
        <w:spacing w:before="100" w:beforeAutospacing="1" w:after="100" w:afterAutospacing="1" w:line="240" w:lineRule="auto"/>
        <w:rPr>
          <w:rFonts w:ascii="Times New Roman" w:hAnsi="Times New Roman"/>
          <w:b/>
          <w:bCs/>
          <w:sz w:val="28"/>
          <w:szCs w:val="28"/>
          <w:u w:val="single"/>
        </w:rPr>
      </w:pPr>
      <w:r>
        <w:rPr>
          <w:rFonts w:ascii="Times New Roman" w:hAnsi="Times New Roman"/>
          <w:b/>
          <w:bCs/>
          <w:sz w:val="28"/>
          <w:szCs w:val="28"/>
          <w:u w:val="single"/>
        </w:rPr>
        <w:t>4.1High level diagram (architecture)</w:t>
      </w:r>
    </w:p>
    <w:p w14:paraId="377EBC96" w14:textId="5CA13D1A" w:rsidR="00606382" w:rsidRDefault="00606382" w:rsidP="00606382">
      <w:pPr>
        <w:spacing w:before="100" w:beforeAutospacing="1" w:after="100" w:afterAutospacing="1" w:line="240" w:lineRule="auto"/>
        <w:jc w:val="both"/>
        <w:rPr>
          <w:rFonts w:ascii="Times New Roman" w:hAnsi="Times New Roman"/>
          <w:b/>
          <w:bCs/>
          <w:sz w:val="28"/>
          <w:szCs w:val="28"/>
          <w:u w:val="single"/>
        </w:rPr>
      </w:pPr>
      <w:r w:rsidRPr="00606382">
        <w:rPr>
          <w:rFonts w:ascii="Times New Roman" w:hAnsi="Times New Roman"/>
          <w:b/>
          <w:bCs/>
          <w:noProof/>
          <w:sz w:val="28"/>
          <w:szCs w:val="28"/>
          <w:u w:val="single"/>
        </w:rPr>
        <w:drawing>
          <wp:inline distT="0" distB="0" distL="0" distR="0" wp14:anchorId="30B1F2DA" wp14:editId="63967665">
            <wp:extent cx="5943600" cy="3326130"/>
            <wp:effectExtent l="0" t="0" r="0" b="7620"/>
            <wp:docPr id="178729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91957" name=""/>
                    <pic:cNvPicPr/>
                  </pic:nvPicPr>
                  <pic:blipFill>
                    <a:blip r:embed="rId11"/>
                    <a:stretch>
                      <a:fillRect/>
                    </a:stretch>
                  </pic:blipFill>
                  <pic:spPr>
                    <a:xfrm>
                      <a:off x="0" y="0"/>
                      <a:ext cx="5943600" cy="3326130"/>
                    </a:xfrm>
                    <a:prstGeom prst="rect">
                      <a:avLst/>
                    </a:prstGeom>
                  </pic:spPr>
                </pic:pic>
              </a:graphicData>
            </a:graphic>
          </wp:inline>
        </w:drawing>
      </w:r>
    </w:p>
    <w:p w14:paraId="0C10E8FE" w14:textId="77777777" w:rsidR="00606382" w:rsidRDefault="00606382" w:rsidP="00606382">
      <w:pPr>
        <w:spacing w:before="100" w:beforeAutospacing="1" w:after="100" w:afterAutospacing="1" w:line="240" w:lineRule="auto"/>
        <w:jc w:val="both"/>
        <w:rPr>
          <w:rFonts w:ascii="Times New Roman" w:hAnsi="Times New Roman"/>
          <w:b/>
          <w:bCs/>
          <w:sz w:val="28"/>
          <w:szCs w:val="28"/>
          <w:u w:val="single"/>
        </w:rPr>
      </w:pPr>
    </w:p>
    <w:p w14:paraId="480941A2" w14:textId="5847BEA3"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The high-level architecture outlines the system's overall structure, describing its key components, interactions, and the flow of data. This architecture is designed for scalability, efficiency, and ease of use, leveraging cloud infrastructure and advanced machine learning techniques. Below is the detailed description of the high-level architecture</w:t>
      </w:r>
    </w:p>
    <w:p w14:paraId="19086035" w14:textId="50E3E393" w:rsidR="00606382" w:rsidRPr="00606382" w:rsidRDefault="00606382" w:rsidP="007F1B0E">
      <w:pPr>
        <w:pStyle w:val="ListParagraph"/>
        <w:numPr>
          <w:ilvl w:val="0"/>
          <w:numId w:val="32"/>
        </w:numPr>
        <w:spacing w:before="100" w:beforeAutospacing="1" w:after="100" w:afterAutospacing="1"/>
        <w:jc w:val="both"/>
        <w:rPr>
          <w:rFonts w:ascii="Times New Roman" w:hAnsi="Times New Roman"/>
          <w:sz w:val="28"/>
          <w:szCs w:val="28"/>
          <w:lang w:val="en-IN"/>
        </w:rPr>
      </w:pPr>
      <w:r w:rsidRPr="00606382">
        <w:rPr>
          <w:rFonts w:ascii="Times New Roman" w:hAnsi="Times New Roman"/>
          <w:sz w:val="28"/>
          <w:szCs w:val="28"/>
          <w:lang w:val="en-IN"/>
        </w:rPr>
        <w:t>Users input text in multiple languages via a browser-based UI.</w:t>
      </w:r>
    </w:p>
    <w:p w14:paraId="715F9F40" w14:textId="1B3988BB" w:rsidR="00606382" w:rsidRPr="00606382" w:rsidRDefault="00606382" w:rsidP="007F1B0E">
      <w:pPr>
        <w:pStyle w:val="ListParagraph"/>
        <w:numPr>
          <w:ilvl w:val="0"/>
          <w:numId w:val="32"/>
        </w:numPr>
        <w:spacing w:before="100" w:beforeAutospacing="1" w:after="100" w:afterAutospacing="1"/>
        <w:jc w:val="both"/>
        <w:rPr>
          <w:rFonts w:ascii="Times New Roman" w:hAnsi="Times New Roman"/>
          <w:sz w:val="28"/>
          <w:szCs w:val="28"/>
          <w:lang w:val="en-IN"/>
        </w:rPr>
      </w:pPr>
      <w:r w:rsidRPr="00606382">
        <w:rPr>
          <w:rFonts w:ascii="Times New Roman" w:hAnsi="Times New Roman"/>
          <w:sz w:val="28"/>
          <w:szCs w:val="28"/>
          <w:lang w:val="en-IN"/>
        </w:rPr>
        <w:t>Technologies: HTML, CSS, JavaScript.</w:t>
      </w:r>
    </w:p>
    <w:p w14:paraId="5BCAB64F" w14:textId="43CA70A9" w:rsidR="00606382" w:rsidRPr="00606382" w:rsidRDefault="00606382" w:rsidP="007F1B0E">
      <w:pPr>
        <w:pStyle w:val="ListParagraph"/>
        <w:numPr>
          <w:ilvl w:val="0"/>
          <w:numId w:val="45"/>
        </w:numPr>
        <w:spacing w:before="100" w:beforeAutospacing="1" w:after="100" w:afterAutospacing="1"/>
        <w:jc w:val="both"/>
        <w:rPr>
          <w:rFonts w:ascii="Times New Roman" w:hAnsi="Times New Roman"/>
          <w:sz w:val="28"/>
          <w:szCs w:val="28"/>
        </w:rPr>
      </w:pPr>
      <w:r w:rsidRPr="00606382">
        <w:rPr>
          <w:rFonts w:ascii="Times New Roman" w:hAnsi="Times New Roman"/>
          <w:sz w:val="28"/>
          <w:szCs w:val="28"/>
          <w:lang w:val="en-IN"/>
        </w:rPr>
        <w:t>Key Actions: Accept text input, validate it, and send it to the backend.</w:t>
      </w:r>
    </w:p>
    <w:p w14:paraId="3463C2C5" w14:textId="670234FF" w:rsidR="00606382" w:rsidRPr="00606382" w:rsidRDefault="00606382" w:rsidP="007F1B0E">
      <w:pPr>
        <w:numPr>
          <w:ilvl w:val="0"/>
          <w:numId w:val="46"/>
        </w:numPr>
        <w:spacing w:before="100" w:beforeAutospacing="1" w:after="100" w:afterAutospacing="1"/>
        <w:jc w:val="both"/>
        <w:rPr>
          <w:rFonts w:ascii="Times New Roman" w:hAnsi="Times New Roman"/>
          <w:sz w:val="28"/>
          <w:szCs w:val="28"/>
          <w:lang w:val="en-IN"/>
        </w:rPr>
      </w:pPr>
      <w:r w:rsidRPr="00606382">
        <w:rPr>
          <w:rFonts w:ascii="Times New Roman" w:hAnsi="Times New Roman"/>
          <w:sz w:val="28"/>
          <w:szCs w:val="28"/>
          <w:lang w:val="en-IN"/>
        </w:rPr>
        <w:t>Backend Flask app handles API requests.</w:t>
      </w:r>
    </w:p>
    <w:p w14:paraId="7233DB33" w14:textId="77777777" w:rsidR="00606382" w:rsidRPr="00606382" w:rsidRDefault="00606382" w:rsidP="007F1B0E">
      <w:pPr>
        <w:numPr>
          <w:ilvl w:val="0"/>
          <w:numId w:val="46"/>
        </w:numPr>
        <w:spacing w:before="100" w:beforeAutospacing="1" w:after="100" w:afterAutospacing="1"/>
        <w:jc w:val="both"/>
        <w:rPr>
          <w:rFonts w:ascii="Times New Roman" w:hAnsi="Times New Roman"/>
          <w:sz w:val="28"/>
          <w:szCs w:val="28"/>
          <w:lang w:val="en-IN"/>
        </w:rPr>
      </w:pPr>
      <w:r w:rsidRPr="00606382">
        <w:rPr>
          <w:rFonts w:ascii="Times New Roman" w:hAnsi="Times New Roman"/>
          <w:sz w:val="28"/>
          <w:szCs w:val="28"/>
          <w:lang w:val="en-IN"/>
        </w:rPr>
        <w:t>Integrates with AWS API Gateway (optional) for routing.</w:t>
      </w:r>
    </w:p>
    <w:p w14:paraId="4A6D3959" w14:textId="77777777" w:rsidR="00606382" w:rsidRPr="00606382" w:rsidRDefault="00606382" w:rsidP="007F1B0E">
      <w:pPr>
        <w:numPr>
          <w:ilvl w:val="0"/>
          <w:numId w:val="46"/>
        </w:numPr>
        <w:spacing w:before="100" w:beforeAutospacing="1" w:after="100" w:afterAutospacing="1"/>
        <w:jc w:val="both"/>
        <w:rPr>
          <w:rFonts w:ascii="Times New Roman" w:hAnsi="Times New Roman"/>
          <w:sz w:val="28"/>
          <w:szCs w:val="28"/>
          <w:lang w:val="en-IN"/>
        </w:rPr>
      </w:pPr>
      <w:r w:rsidRPr="00606382">
        <w:rPr>
          <w:rFonts w:ascii="Times New Roman" w:hAnsi="Times New Roman"/>
          <w:sz w:val="28"/>
          <w:szCs w:val="28"/>
          <w:lang w:val="en-IN"/>
        </w:rPr>
        <w:t>Key Actions: Validate requests, interact with the processing layer, and return responses.</w:t>
      </w:r>
    </w:p>
    <w:p w14:paraId="6D155F4D" w14:textId="74597862" w:rsidR="00606382" w:rsidRPr="00606382" w:rsidRDefault="00606382" w:rsidP="007F1B0E">
      <w:pPr>
        <w:pStyle w:val="ListParagraph"/>
        <w:numPr>
          <w:ilvl w:val="0"/>
          <w:numId w:val="46"/>
        </w:numPr>
        <w:spacing w:before="100" w:beforeAutospacing="1" w:after="100" w:afterAutospacing="1"/>
        <w:jc w:val="both"/>
        <w:rPr>
          <w:rFonts w:ascii="Times New Roman" w:hAnsi="Times New Roman"/>
          <w:sz w:val="28"/>
          <w:szCs w:val="28"/>
          <w:lang w:val="en-IN"/>
        </w:rPr>
      </w:pPr>
      <w:r>
        <w:rPr>
          <w:rFonts w:ascii="Times New Roman" w:hAnsi="Times New Roman"/>
          <w:sz w:val="28"/>
          <w:szCs w:val="28"/>
          <w:lang w:val="en-IN"/>
        </w:rPr>
        <w:t>P</w:t>
      </w:r>
      <w:r w:rsidRPr="00606382">
        <w:rPr>
          <w:rFonts w:ascii="Times New Roman" w:hAnsi="Times New Roman"/>
          <w:sz w:val="28"/>
          <w:szCs w:val="28"/>
          <w:lang w:val="en-IN"/>
        </w:rPr>
        <w:t>ython logic processes the text.</w:t>
      </w:r>
    </w:p>
    <w:p w14:paraId="25D9869A" w14:textId="74516BF7" w:rsidR="00606382" w:rsidRPr="00606382" w:rsidRDefault="00606382" w:rsidP="007F1B0E">
      <w:pPr>
        <w:pStyle w:val="ListParagraph"/>
        <w:numPr>
          <w:ilvl w:val="0"/>
          <w:numId w:val="46"/>
        </w:numPr>
        <w:spacing w:before="100" w:beforeAutospacing="1" w:after="100" w:afterAutospacing="1"/>
        <w:jc w:val="both"/>
        <w:rPr>
          <w:rFonts w:ascii="Times New Roman" w:hAnsi="Times New Roman"/>
          <w:sz w:val="28"/>
          <w:szCs w:val="28"/>
        </w:rPr>
      </w:pPr>
      <w:r w:rsidRPr="00606382">
        <w:rPr>
          <w:rFonts w:ascii="Times New Roman" w:hAnsi="Times New Roman"/>
          <w:sz w:val="28"/>
          <w:szCs w:val="28"/>
          <w:lang w:val="en-IN"/>
        </w:rPr>
        <w:t>Converts multi-language input into a format suitable for image generation.</w:t>
      </w:r>
    </w:p>
    <w:p w14:paraId="77E3201F" w14:textId="6773FAF6" w:rsidR="00606382" w:rsidRPr="00606382" w:rsidRDefault="00606382" w:rsidP="007F1B0E">
      <w:pPr>
        <w:pStyle w:val="ListParagraph"/>
        <w:numPr>
          <w:ilvl w:val="0"/>
          <w:numId w:val="46"/>
        </w:numPr>
        <w:spacing w:before="100" w:beforeAutospacing="1" w:after="100" w:afterAutospacing="1"/>
        <w:jc w:val="both"/>
        <w:rPr>
          <w:rFonts w:ascii="Times New Roman" w:hAnsi="Times New Roman"/>
          <w:sz w:val="28"/>
          <w:szCs w:val="28"/>
          <w:lang w:val="en-IN"/>
        </w:rPr>
      </w:pPr>
      <w:r w:rsidRPr="00606382">
        <w:rPr>
          <w:rFonts w:ascii="Times New Roman" w:hAnsi="Times New Roman"/>
          <w:sz w:val="28"/>
          <w:szCs w:val="28"/>
          <w:lang w:val="en-IN"/>
        </w:rPr>
        <w:t>AWS S3 bucket stores generated images.</w:t>
      </w:r>
    </w:p>
    <w:p w14:paraId="4274B600" w14:textId="60A87AC9" w:rsidR="00606382" w:rsidRPr="00606382" w:rsidRDefault="00606382" w:rsidP="007F1B0E">
      <w:pPr>
        <w:pStyle w:val="ListParagraph"/>
        <w:numPr>
          <w:ilvl w:val="0"/>
          <w:numId w:val="46"/>
        </w:numPr>
        <w:spacing w:before="100" w:beforeAutospacing="1" w:after="100" w:afterAutospacing="1"/>
        <w:jc w:val="both"/>
        <w:rPr>
          <w:rFonts w:ascii="Times New Roman" w:hAnsi="Times New Roman"/>
          <w:sz w:val="28"/>
          <w:szCs w:val="28"/>
        </w:rPr>
      </w:pPr>
      <w:r w:rsidRPr="00606382">
        <w:rPr>
          <w:rFonts w:ascii="Times New Roman" w:hAnsi="Times New Roman"/>
          <w:sz w:val="28"/>
          <w:szCs w:val="28"/>
          <w:lang w:val="en-IN"/>
        </w:rPr>
        <w:t>Images are tagged for easy retrieval.</w:t>
      </w:r>
    </w:p>
    <w:p w14:paraId="27AD5ED2" w14:textId="2936FDC6" w:rsidR="00606382" w:rsidRPr="00606382" w:rsidRDefault="00606382" w:rsidP="007F1B0E">
      <w:pPr>
        <w:pStyle w:val="ListParagraph"/>
        <w:numPr>
          <w:ilvl w:val="0"/>
          <w:numId w:val="46"/>
        </w:numPr>
        <w:spacing w:before="100" w:beforeAutospacing="1" w:after="100" w:afterAutospacing="1"/>
        <w:jc w:val="both"/>
        <w:rPr>
          <w:rFonts w:ascii="Times New Roman" w:hAnsi="Times New Roman"/>
          <w:sz w:val="32"/>
          <w:szCs w:val="32"/>
        </w:rPr>
      </w:pPr>
      <w:r w:rsidRPr="00606382">
        <w:rPr>
          <w:rFonts w:ascii="Times New Roman" w:hAnsi="Times New Roman"/>
          <w:sz w:val="32"/>
          <w:szCs w:val="32"/>
        </w:rPr>
        <w:t>Flask app fetches images from S3 and sends them to the user.</w:t>
      </w:r>
    </w:p>
    <w:p w14:paraId="54528D60" w14:textId="74448D04" w:rsidR="00606382" w:rsidRDefault="00606382" w:rsidP="00606382">
      <w:pPr>
        <w:spacing w:before="100" w:beforeAutospacing="1" w:after="100" w:afterAutospacing="1" w:line="240" w:lineRule="auto"/>
        <w:rPr>
          <w:rFonts w:ascii="Times New Roman" w:hAnsi="Times New Roman"/>
          <w:b/>
          <w:bCs/>
          <w:sz w:val="32"/>
          <w:szCs w:val="32"/>
          <w:u w:val="single"/>
        </w:rPr>
      </w:pPr>
      <w:r>
        <w:rPr>
          <w:rFonts w:ascii="Times New Roman" w:hAnsi="Times New Roman"/>
          <w:b/>
          <w:bCs/>
          <w:sz w:val="32"/>
          <w:szCs w:val="32"/>
          <w:u w:val="single"/>
        </w:rPr>
        <w:t xml:space="preserve"> </w:t>
      </w:r>
    </w:p>
    <w:p w14:paraId="0C22CF82" w14:textId="2E6E9EE7" w:rsidR="00606382" w:rsidRDefault="00606382" w:rsidP="00606382">
      <w:pPr>
        <w:spacing w:before="100" w:beforeAutospacing="1" w:after="100" w:afterAutospacing="1" w:line="240" w:lineRule="auto"/>
        <w:rPr>
          <w:rFonts w:ascii="Times New Roman" w:hAnsi="Times New Roman"/>
          <w:b/>
          <w:bCs/>
          <w:sz w:val="32"/>
          <w:szCs w:val="32"/>
          <w:u w:val="single"/>
        </w:rPr>
      </w:pPr>
      <w:r>
        <w:rPr>
          <w:rFonts w:ascii="Times New Roman" w:hAnsi="Times New Roman"/>
          <w:b/>
          <w:bCs/>
          <w:sz w:val="32"/>
          <w:szCs w:val="32"/>
          <w:u w:val="single"/>
        </w:rPr>
        <w:t>4.2 Low-level design:</w:t>
      </w:r>
    </w:p>
    <w:p w14:paraId="5CEC7077" w14:textId="77777777" w:rsidR="00606382" w:rsidRDefault="00606382" w:rsidP="00606382">
      <w:pPr>
        <w:spacing w:before="100" w:beforeAutospacing="1" w:after="100" w:afterAutospacing="1" w:line="240" w:lineRule="auto"/>
        <w:rPr>
          <w:rFonts w:ascii="Times New Roman" w:hAnsi="Times New Roman"/>
          <w:b/>
          <w:bCs/>
          <w:sz w:val="32"/>
          <w:szCs w:val="32"/>
          <w:u w:val="single"/>
        </w:rPr>
      </w:pPr>
    </w:p>
    <w:p w14:paraId="070E1E9C" w14:textId="3EACF839" w:rsidR="00606382" w:rsidRDefault="00606382" w:rsidP="00606382">
      <w:pPr>
        <w:spacing w:before="100" w:beforeAutospacing="1" w:after="100" w:afterAutospacing="1" w:line="240" w:lineRule="auto"/>
        <w:rPr>
          <w:rFonts w:ascii="Times New Roman" w:hAnsi="Times New Roman"/>
          <w:b/>
          <w:bCs/>
          <w:sz w:val="32"/>
          <w:szCs w:val="32"/>
          <w:u w:val="single"/>
        </w:rPr>
      </w:pPr>
      <w:r w:rsidRPr="00606382">
        <w:rPr>
          <w:rFonts w:ascii="Times New Roman" w:hAnsi="Times New Roman"/>
          <w:b/>
          <w:bCs/>
          <w:noProof/>
          <w:sz w:val="32"/>
          <w:szCs w:val="32"/>
          <w:u w:val="single"/>
        </w:rPr>
        <w:drawing>
          <wp:inline distT="0" distB="0" distL="0" distR="0" wp14:anchorId="0CBB75A8" wp14:editId="489AE3B5">
            <wp:extent cx="5943600" cy="3775075"/>
            <wp:effectExtent l="0" t="0" r="0" b="0"/>
            <wp:docPr id="750615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15048" name="Picture 1" descr="A screenshot of a computer&#10;&#10;Description automatically generated"/>
                    <pic:cNvPicPr/>
                  </pic:nvPicPr>
                  <pic:blipFill>
                    <a:blip r:embed="rId12"/>
                    <a:stretch>
                      <a:fillRect/>
                    </a:stretch>
                  </pic:blipFill>
                  <pic:spPr>
                    <a:xfrm>
                      <a:off x="0" y="0"/>
                      <a:ext cx="5943600" cy="3775075"/>
                    </a:xfrm>
                    <a:prstGeom prst="rect">
                      <a:avLst/>
                    </a:prstGeom>
                  </pic:spPr>
                </pic:pic>
              </a:graphicData>
            </a:graphic>
          </wp:inline>
        </w:drawing>
      </w:r>
    </w:p>
    <w:p w14:paraId="074B2771" w14:textId="77777777" w:rsidR="00606382" w:rsidRPr="00606382" w:rsidRDefault="00606382" w:rsidP="007F1B0E">
      <w:pPr>
        <w:pStyle w:val="ListParagraph"/>
        <w:numPr>
          <w:ilvl w:val="0"/>
          <w:numId w:val="48"/>
        </w:numPr>
        <w:spacing w:before="100" w:beforeAutospacing="1" w:after="100" w:afterAutospacing="1" w:line="240" w:lineRule="auto"/>
        <w:jc w:val="both"/>
        <w:rPr>
          <w:rFonts w:ascii="Times New Roman" w:hAnsi="Times New Roman"/>
          <w:b/>
          <w:bCs/>
          <w:sz w:val="32"/>
          <w:szCs w:val="32"/>
          <w:lang w:val="en-IN"/>
        </w:rPr>
      </w:pPr>
      <w:r w:rsidRPr="00606382">
        <w:rPr>
          <w:rFonts w:ascii="Times New Roman" w:hAnsi="Times New Roman"/>
          <w:b/>
          <w:bCs/>
          <w:sz w:val="32"/>
          <w:szCs w:val="32"/>
          <w:lang w:val="en-IN"/>
        </w:rPr>
        <w:t>Frontend Layer:</w:t>
      </w:r>
    </w:p>
    <w:p w14:paraId="6934CCED" w14:textId="77777777" w:rsidR="00606382" w:rsidRPr="00606382" w:rsidRDefault="00606382" w:rsidP="007F1B0E">
      <w:pPr>
        <w:numPr>
          <w:ilvl w:val="0"/>
          <w:numId w:val="47"/>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User Interface: HTML, CSS, and JavaScript.</w:t>
      </w:r>
    </w:p>
    <w:p w14:paraId="29A686C0" w14:textId="77777777" w:rsidR="00606382" w:rsidRPr="00606382" w:rsidRDefault="00606382" w:rsidP="007F1B0E">
      <w:pPr>
        <w:numPr>
          <w:ilvl w:val="0"/>
          <w:numId w:val="47"/>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Form Input: Fields to accept text in multiple languages.</w:t>
      </w:r>
    </w:p>
    <w:p w14:paraId="748C47BE" w14:textId="77777777" w:rsidR="00606382" w:rsidRPr="00606382" w:rsidRDefault="00606382" w:rsidP="007F1B0E">
      <w:pPr>
        <w:numPr>
          <w:ilvl w:val="0"/>
          <w:numId w:val="47"/>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Validation: JavaScript ensures valid input (e.g., text length, prohibited characters).</w:t>
      </w:r>
    </w:p>
    <w:p w14:paraId="2053A313" w14:textId="77777777" w:rsidR="00606382" w:rsidRDefault="00606382" w:rsidP="00606382">
      <w:pPr>
        <w:spacing w:before="100" w:beforeAutospacing="1" w:after="100" w:afterAutospacing="1" w:line="240" w:lineRule="auto"/>
        <w:jc w:val="both"/>
        <w:rPr>
          <w:rFonts w:ascii="Times New Roman" w:hAnsi="Times New Roman"/>
          <w:sz w:val="28"/>
          <w:szCs w:val="28"/>
        </w:rPr>
      </w:pPr>
    </w:p>
    <w:p w14:paraId="5B8648E1"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7CBCF674" w14:textId="77777777" w:rsidR="00606382" w:rsidRPr="00606382" w:rsidRDefault="00606382" w:rsidP="007F1B0E">
      <w:pPr>
        <w:pStyle w:val="ListParagraph"/>
        <w:numPr>
          <w:ilvl w:val="0"/>
          <w:numId w:val="49"/>
        </w:numPr>
        <w:spacing w:before="100" w:beforeAutospacing="1" w:after="100" w:afterAutospacing="1" w:line="240" w:lineRule="auto"/>
        <w:jc w:val="both"/>
        <w:rPr>
          <w:rFonts w:ascii="Times New Roman" w:hAnsi="Times New Roman"/>
          <w:b/>
          <w:bCs/>
          <w:sz w:val="32"/>
          <w:szCs w:val="32"/>
          <w:lang w:val="en-IN"/>
        </w:rPr>
      </w:pPr>
      <w:r w:rsidRPr="00606382">
        <w:rPr>
          <w:rFonts w:ascii="Times New Roman" w:hAnsi="Times New Roman"/>
          <w:b/>
          <w:bCs/>
          <w:sz w:val="32"/>
          <w:szCs w:val="32"/>
          <w:lang w:val="en-IN"/>
        </w:rPr>
        <w:t>Backend Layer:</w:t>
      </w:r>
    </w:p>
    <w:p w14:paraId="7847CD01" w14:textId="77777777" w:rsidR="00606382" w:rsidRPr="00606382" w:rsidRDefault="00606382" w:rsidP="007F1B0E">
      <w:pPr>
        <w:numPr>
          <w:ilvl w:val="0"/>
          <w:numId w:val="47"/>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Framework: Flask (Python-based backend framework).</w:t>
      </w:r>
    </w:p>
    <w:p w14:paraId="75908BC8" w14:textId="77777777" w:rsidR="00606382" w:rsidRPr="00606382" w:rsidRDefault="00606382" w:rsidP="007F1B0E">
      <w:pPr>
        <w:numPr>
          <w:ilvl w:val="0"/>
          <w:numId w:val="47"/>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Routes: Define specific endpoints (e.g., /generate-image, /status).</w:t>
      </w:r>
    </w:p>
    <w:p w14:paraId="454F7191" w14:textId="77777777" w:rsidR="00606382" w:rsidRDefault="00606382" w:rsidP="007F1B0E">
      <w:pPr>
        <w:numPr>
          <w:ilvl w:val="0"/>
          <w:numId w:val="47"/>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Controller Functions: Handle incoming requests and direct them to the processing layer.</w:t>
      </w:r>
    </w:p>
    <w:p w14:paraId="3A370C49" w14:textId="77777777" w:rsidR="00606382" w:rsidRPr="00606382" w:rsidRDefault="00606382" w:rsidP="007F1B0E">
      <w:pPr>
        <w:numPr>
          <w:ilvl w:val="0"/>
          <w:numId w:val="47"/>
        </w:numPr>
        <w:spacing w:before="100" w:beforeAutospacing="1" w:after="100" w:afterAutospacing="1" w:line="240" w:lineRule="auto"/>
        <w:jc w:val="both"/>
        <w:rPr>
          <w:rFonts w:ascii="Times New Roman" w:hAnsi="Times New Roman"/>
          <w:sz w:val="28"/>
          <w:szCs w:val="28"/>
          <w:lang w:val="en-IN"/>
        </w:rPr>
      </w:pPr>
    </w:p>
    <w:p w14:paraId="5BB2CF8B" w14:textId="77777777" w:rsidR="00606382" w:rsidRPr="00606382" w:rsidRDefault="00606382" w:rsidP="007F1B0E">
      <w:pPr>
        <w:pStyle w:val="ListParagraph"/>
        <w:numPr>
          <w:ilvl w:val="0"/>
          <w:numId w:val="50"/>
        </w:numPr>
        <w:spacing w:before="100" w:beforeAutospacing="1" w:after="100" w:afterAutospacing="1" w:line="240" w:lineRule="auto"/>
        <w:jc w:val="both"/>
        <w:rPr>
          <w:rFonts w:ascii="Times New Roman" w:hAnsi="Times New Roman"/>
          <w:b/>
          <w:bCs/>
          <w:sz w:val="32"/>
          <w:szCs w:val="32"/>
          <w:lang w:val="en-IN"/>
        </w:rPr>
      </w:pPr>
      <w:r w:rsidRPr="00606382">
        <w:rPr>
          <w:rFonts w:ascii="Times New Roman" w:hAnsi="Times New Roman"/>
          <w:b/>
          <w:bCs/>
          <w:sz w:val="32"/>
          <w:szCs w:val="32"/>
          <w:lang w:val="en-IN"/>
        </w:rPr>
        <w:t>Processing Layer:</w:t>
      </w:r>
    </w:p>
    <w:p w14:paraId="75D0F75C" w14:textId="77777777" w:rsidR="00606382" w:rsidRPr="00606382" w:rsidRDefault="00606382" w:rsidP="007F1B0E">
      <w:pPr>
        <w:numPr>
          <w:ilvl w:val="0"/>
          <w:numId w:val="47"/>
        </w:numPr>
        <w:spacing w:before="100" w:beforeAutospacing="1" w:after="100" w:afterAutospacing="1" w:line="240" w:lineRule="auto"/>
        <w:jc w:val="both"/>
        <w:rPr>
          <w:rFonts w:ascii="Times New Roman" w:hAnsi="Times New Roman"/>
          <w:b/>
          <w:bCs/>
          <w:sz w:val="28"/>
          <w:szCs w:val="28"/>
          <w:lang w:val="en-IN"/>
        </w:rPr>
      </w:pPr>
      <w:r w:rsidRPr="00606382">
        <w:rPr>
          <w:rFonts w:ascii="Times New Roman" w:hAnsi="Times New Roman"/>
          <w:b/>
          <w:bCs/>
          <w:sz w:val="28"/>
          <w:szCs w:val="28"/>
          <w:lang w:val="en-IN"/>
        </w:rPr>
        <w:t>Language Processing:</w:t>
      </w:r>
    </w:p>
    <w:p w14:paraId="6CAE8BE4" w14:textId="77777777" w:rsidR="00606382" w:rsidRPr="00606382" w:rsidRDefault="00606382" w:rsidP="007F1B0E">
      <w:pPr>
        <w:numPr>
          <w:ilvl w:val="1"/>
          <w:numId w:val="47"/>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Detects the language using libraries (e.g., Google Translate API or Hugging Face Transformers).</w:t>
      </w:r>
    </w:p>
    <w:p w14:paraId="091BEC18" w14:textId="141FE73B" w:rsidR="00606382" w:rsidRPr="00606382" w:rsidRDefault="00606382" w:rsidP="007F1B0E">
      <w:pPr>
        <w:numPr>
          <w:ilvl w:val="1"/>
          <w:numId w:val="47"/>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Translates non-English text to English if necessary.</w:t>
      </w:r>
    </w:p>
    <w:p w14:paraId="41DE94EE" w14:textId="77777777" w:rsidR="00606382" w:rsidRPr="00606382" w:rsidRDefault="00606382" w:rsidP="007F1B0E">
      <w:pPr>
        <w:pStyle w:val="ListParagraph"/>
        <w:numPr>
          <w:ilvl w:val="0"/>
          <w:numId w:val="47"/>
        </w:numPr>
        <w:spacing w:before="100" w:beforeAutospacing="1" w:after="100" w:afterAutospacing="1" w:line="240" w:lineRule="auto"/>
        <w:jc w:val="both"/>
        <w:rPr>
          <w:rFonts w:ascii="Times New Roman" w:hAnsi="Times New Roman"/>
          <w:b/>
          <w:bCs/>
          <w:sz w:val="28"/>
          <w:szCs w:val="28"/>
          <w:lang w:val="en-IN"/>
        </w:rPr>
      </w:pPr>
      <w:r w:rsidRPr="00606382">
        <w:rPr>
          <w:rFonts w:ascii="Times New Roman" w:hAnsi="Times New Roman"/>
          <w:b/>
          <w:bCs/>
          <w:sz w:val="28"/>
          <w:szCs w:val="28"/>
          <w:lang w:val="en-IN"/>
        </w:rPr>
        <w:t>Image Generation:</w:t>
      </w:r>
    </w:p>
    <w:p w14:paraId="26620321" w14:textId="77777777" w:rsidR="00606382" w:rsidRPr="00606382" w:rsidRDefault="00606382" w:rsidP="007F1B0E">
      <w:pPr>
        <w:numPr>
          <w:ilvl w:val="0"/>
          <w:numId w:val="47"/>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Uses text-to-image conversion pipelines with fine-tuning for custom styles.</w:t>
      </w:r>
    </w:p>
    <w:p w14:paraId="191ED1E5" w14:textId="77777777" w:rsidR="00606382" w:rsidRPr="00606382" w:rsidRDefault="00606382" w:rsidP="007F1B0E">
      <w:pPr>
        <w:numPr>
          <w:ilvl w:val="0"/>
          <w:numId w:val="47"/>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GPU acceleration if deployed on AWS EC2 or Lambda with GPU support.</w:t>
      </w:r>
    </w:p>
    <w:p w14:paraId="195CCAD5" w14:textId="6ED96CC6" w:rsidR="00606382" w:rsidRPr="00606382" w:rsidRDefault="00606382" w:rsidP="007F1B0E">
      <w:pPr>
        <w:pStyle w:val="ListParagraph"/>
        <w:numPr>
          <w:ilvl w:val="0"/>
          <w:numId w:val="51"/>
        </w:numPr>
        <w:spacing w:before="100" w:beforeAutospacing="1" w:after="100" w:afterAutospacing="1" w:line="240" w:lineRule="auto"/>
        <w:jc w:val="both"/>
        <w:rPr>
          <w:rFonts w:ascii="Times New Roman" w:hAnsi="Times New Roman"/>
          <w:b/>
          <w:bCs/>
          <w:sz w:val="32"/>
          <w:szCs w:val="32"/>
          <w:lang w:val="en-IN"/>
        </w:rPr>
      </w:pPr>
      <w:r w:rsidRPr="00606382">
        <w:rPr>
          <w:rFonts w:ascii="Times New Roman" w:hAnsi="Times New Roman"/>
          <w:b/>
          <w:bCs/>
          <w:sz w:val="32"/>
          <w:szCs w:val="32"/>
          <w:lang w:val="en-IN"/>
        </w:rPr>
        <w:t>Storage Layer:</w:t>
      </w:r>
    </w:p>
    <w:p w14:paraId="17DE1DDB" w14:textId="77777777" w:rsidR="00606382" w:rsidRPr="00606382" w:rsidRDefault="00606382" w:rsidP="007F1B0E">
      <w:pPr>
        <w:numPr>
          <w:ilvl w:val="0"/>
          <w:numId w:val="47"/>
        </w:numPr>
        <w:spacing w:before="100" w:beforeAutospacing="1" w:after="100" w:afterAutospacing="1" w:line="240" w:lineRule="auto"/>
        <w:jc w:val="both"/>
        <w:rPr>
          <w:rFonts w:ascii="Times New Roman" w:hAnsi="Times New Roman"/>
          <w:b/>
          <w:bCs/>
          <w:sz w:val="28"/>
          <w:szCs w:val="28"/>
          <w:lang w:val="en-IN"/>
        </w:rPr>
      </w:pPr>
      <w:r w:rsidRPr="00606382">
        <w:rPr>
          <w:rFonts w:ascii="Times New Roman" w:hAnsi="Times New Roman"/>
          <w:b/>
          <w:bCs/>
          <w:sz w:val="28"/>
          <w:szCs w:val="28"/>
          <w:lang w:val="en-IN"/>
        </w:rPr>
        <w:t>AWS S3:</w:t>
      </w:r>
    </w:p>
    <w:p w14:paraId="3F2C112F" w14:textId="77777777" w:rsidR="00606382" w:rsidRPr="00606382" w:rsidRDefault="00606382" w:rsidP="007F1B0E">
      <w:pPr>
        <w:numPr>
          <w:ilvl w:val="1"/>
          <w:numId w:val="47"/>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Bucket configuration for storing images.</w:t>
      </w:r>
    </w:p>
    <w:p w14:paraId="189BFB83" w14:textId="77777777" w:rsidR="00606382" w:rsidRPr="00606382" w:rsidRDefault="00606382" w:rsidP="007F1B0E">
      <w:pPr>
        <w:numPr>
          <w:ilvl w:val="1"/>
          <w:numId w:val="47"/>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Tagging and folder structure (e.g., /userID/images/).</w:t>
      </w:r>
    </w:p>
    <w:p w14:paraId="330C9659" w14:textId="77777777" w:rsidR="00606382" w:rsidRPr="00606382" w:rsidRDefault="00606382" w:rsidP="007F1B0E">
      <w:pPr>
        <w:numPr>
          <w:ilvl w:val="0"/>
          <w:numId w:val="47"/>
        </w:numPr>
        <w:spacing w:before="100" w:beforeAutospacing="1" w:after="100" w:afterAutospacing="1" w:line="240" w:lineRule="auto"/>
        <w:jc w:val="both"/>
        <w:rPr>
          <w:rFonts w:ascii="Times New Roman" w:hAnsi="Times New Roman"/>
          <w:b/>
          <w:bCs/>
          <w:sz w:val="28"/>
          <w:szCs w:val="28"/>
          <w:lang w:val="en-IN"/>
        </w:rPr>
      </w:pPr>
      <w:r w:rsidRPr="00606382">
        <w:rPr>
          <w:rFonts w:ascii="Times New Roman" w:hAnsi="Times New Roman"/>
          <w:b/>
          <w:bCs/>
          <w:sz w:val="28"/>
          <w:szCs w:val="28"/>
          <w:lang w:val="en-IN"/>
        </w:rPr>
        <w:t>Pre-Signed URLs:</w:t>
      </w:r>
    </w:p>
    <w:p w14:paraId="04F0B24C" w14:textId="77777777" w:rsidR="00606382" w:rsidRPr="00606382" w:rsidRDefault="00606382" w:rsidP="007F1B0E">
      <w:pPr>
        <w:numPr>
          <w:ilvl w:val="1"/>
          <w:numId w:val="47"/>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Generate time-limited URLs for secure access to images.</w:t>
      </w:r>
    </w:p>
    <w:p w14:paraId="4350ED3C" w14:textId="6D1B847F" w:rsidR="00606382" w:rsidRPr="00606382" w:rsidRDefault="00606382" w:rsidP="007F1B0E">
      <w:pPr>
        <w:pStyle w:val="ListParagraph"/>
        <w:numPr>
          <w:ilvl w:val="0"/>
          <w:numId w:val="52"/>
        </w:numPr>
        <w:jc w:val="both"/>
        <w:rPr>
          <w:rFonts w:ascii="Times New Roman" w:hAnsi="Times New Roman"/>
          <w:b/>
          <w:bCs/>
          <w:sz w:val="32"/>
          <w:szCs w:val="32"/>
          <w:lang w:val="en-IN"/>
        </w:rPr>
      </w:pPr>
      <w:r w:rsidRPr="00606382">
        <w:rPr>
          <w:rFonts w:ascii="Times New Roman" w:hAnsi="Times New Roman"/>
          <w:b/>
          <w:bCs/>
          <w:sz w:val="32"/>
          <w:szCs w:val="32"/>
          <w:lang w:val="en-IN"/>
        </w:rPr>
        <w:t>Output Delivery Layer:</w:t>
      </w:r>
    </w:p>
    <w:p w14:paraId="12A9E028" w14:textId="77777777" w:rsidR="00606382" w:rsidRPr="00606382" w:rsidRDefault="00606382" w:rsidP="007F1B0E">
      <w:pPr>
        <w:numPr>
          <w:ilvl w:val="0"/>
          <w:numId w:val="47"/>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b/>
          <w:bCs/>
          <w:sz w:val="28"/>
          <w:szCs w:val="28"/>
          <w:lang w:val="en-IN"/>
        </w:rPr>
        <w:t>Image Retrieval</w:t>
      </w:r>
      <w:r w:rsidRPr="00606382">
        <w:rPr>
          <w:rFonts w:ascii="Times New Roman" w:hAnsi="Times New Roman"/>
          <w:sz w:val="28"/>
          <w:szCs w:val="28"/>
          <w:lang w:val="en-IN"/>
        </w:rPr>
        <w:t>:</w:t>
      </w:r>
    </w:p>
    <w:p w14:paraId="1A090B57" w14:textId="77777777" w:rsidR="00606382" w:rsidRPr="00606382" w:rsidRDefault="00606382" w:rsidP="007F1B0E">
      <w:pPr>
        <w:numPr>
          <w:ilvl w:val="1"/>
          <w:numId w:val="47"/>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Backend fetches the image from AWS S3.</w:t>
      </w:r>
    </w:p>
    <w:p w14:paraId="6804D3E8" w14:textId="77777777" w:rsidR="00606382" w:rsidRPr="00606382" w:rsidRDefault="00606382" w:rsidP="007F1B0E">
      <w:pPr>
        <w:numPr>
          <w:ilvl w:val="0"/>
          <w:numId w:val="47"/>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Response:</w:t>
      </w:r>
    </w:p>
    <w:p w14:paraId="1C425A2D" w14:textId="77777777" w:rsidR="00606382" w:rsidRPr="00606382" w:rsidRDefault="00606382" w:rsidP="007F1B0E">
      <w:pPr>
        <w:numPr>
          <w:ilvl w:val="1"/>
          <w:numId w:val="47"/>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Sends the image URL or binary data back to the frontend.</w:t>
      </w:r>
    </w:p>
    <w:p w14:paraId="5CB1BC97" w14:textId="388A4398" w:rsidR="00606382" w:rsidRDefault="00606382" w:rsidP="00606382">
      <w:pPr>
        <w:spacing w:before="100" w:beforeAutospacing="1" w:after="100" w:afterAutospacing="1" w:line="240" w:lineRule="auto"/>
        <w:rPr>
          <w:rFonts w:ascii="Times New Roman" w:hAnsi="Times New Roman"/>
          <w:b/>
          <w:bCs/>
          <w:sz w:val="32"/>
          <w:szCs w:val="32"/>
          <w:u w:val="single"/>
        </w:rPr>
      </w:pPr>
    </w:p>
    <w:p w14:paraId="2300375C" w14:textId="77777777" w:rsidR="00606382" w:rsidRDefault="00606382" w:rsidP="00606382">
      <w:pPr>
        <w:spacing w:before="100" w:beforeAutospacing="1" w:after="100" w:afterAutospacing="1" w:line="240" w:lineRule="auto"/>
        <w:jc w:val="center"/>
        <w:rPr>
          <w:rFonts w:ascii="Times New Roman" w:hAnsi="Times New Roman"/>
          <w:b/>
          <w:bCs/>
          <w:sz w:val="32"/>
          <w:szCs w:val="32"/>
          <w:u w:val="single"/>
        </w:rPr>
      </w:pPr>
    </w:p>
    <w:p w14:paraId="109791BC" w14:textId="77777777" w:rsidR="00606382" w:rsidRDefault="00606382" w:rsidP="00606382">
      <w:pPr>
        <w:spacing w:before="100" w:beforeAutospacing="1" w:after="100" w:afterAutospacing="1" w:line="240" w:lineRule="auto"/>
        <w:jc w:val="center"/>
        <w:rPr>
          <w:rFonts w:ascii="Times New Roman" w:hAnsi="Times New Roman"/>
          <w:b/>
          <w:bCs/>
          <w:sz w:val="32"/>
          <w:szCs w:val="32"/>
          <w:u w:val="single"/>
        </w:rPr>
      </w:pPr>
    </w:p>
    <w:p w14:paraId="29C61017" w14:textId="77777777" w:rsidR="00606382" w:rsidRDefault="00606382" w:rsidP="00606382">
      <w:pPr>
        <w:spacing w:before="100" w:beforeAutospacing="1" w:after="100" w:afterAutospacing="1" w:line="240" w:lineRule="auto"/>
        <w:jc w:val="center"/>
        <w:rPr>
          <w:rFonts w:ascii="Times New Roman" w:hAnsi="Times New Roman"/>
          <w:b/>
          <w:bCs/>
          <w:sz w:val="32"/>
          <w:szCs w:val="32"/>
          <w:u w:val="single"/>
        </w:rPr>
      </w:pPr>
    </w:p>
    <w:p w14:paraId="2CB63019" w14:textId="21BEA4D4" w:rsidR="002B29D1" w:rsidRPr="00606382" w:rsidRDefault="00606382" w:rsidP="00606382">
      <w:pPr>
        <w:spacing w:before="100" w:beforeAutospacing="1" w:after="100" w:afterAutospacing="1" w:line="240" w:lineRule="auto"/>
        <w:rPr>
          <w:rFonts w:ascii="Times New Roman" w:hAnsi="Times New Roman"/>
          <w:b/>
          <w:bCs/>
          <w:sz w:val="32"/>
          <w:szCs w:val="32"/>
          <w:u w:val="single"/>
        </w:rPr>
      </w:pPr>
      <w:r>
        <w:rPr>
          <w:rFonts w:ascii="Times New Roman" w:hAnsi="Times New Roman"/>
          <w:b/>
          <w:bCs/>
          <w:sz w:val="32"/>
          <w:szCs w:val="32"/>
          <w:u w:val="single"/>
        </w:rPr>
        <w:t>4.3</w:t>
      </w:r>
      <w:r w:rsidRPr="00606382">
        <w:rPr>
          <w:rFonts w:ascii="Times New Roman" w:hAnsi="Times New Roman"/>
          <w:b/>
          <w:bCs/>
          <w:sz w:val="32"/>
          <w:szCs w:val="32"/>
          <w:u w:val="single"/>
        </w:rPr>
        <w:t>ENTITY-RELATIONSHIP DIAGRAM</w:t>
      </w:r>
    </w:p>
    <w:p w14:paraId="280260A2" w14:textId="3A55A3D7" w:rsidR="002B29D1" w:rsidRPr="002B29D1" w:rsidRDefault="002B29D1" w:rsidP="002B29D1"/>
    <w:p w14:paraId="4DD098E2" w14:textId="68731376" w:rsidR="002B29D1" w:rsidRDefault="002B29D1" w:rsidP="00606382">
      <w:r w:rsidRPr="002B29D1">
        <w:t xml:space="preserve"> </w:t>
      </w:r>
    </w:p>
    <w:p w14:paraId="7812AC88" w14:textId="21BE8630" w:rsidR="00606382" w:rsidRDefault="00606382" w:rsidP="00606382">
      <w:r>
        <w:rPr>
          <w:noProof/>
        </w:rPr>
        <mc:AlternateContent>
          <mc:Choice Requires="wps">
            <w:drawing>
              <wp:anchor distT="0" distB="0" distL="114300" distR="114300" simplePos="0" relativeHeight="251658255" behindDoc="0" locked="0" layoutInCell="1" allowOverlap="1" wp14:anchorId="58CBAB63" wp14:editId="252E9DA1">
                <wp:simplePos x="0" y="0"/>
                <wp:positionH relativeFrom="margin">
                  <wp:align>right</wp:align>
                </wp:positionH>
                <wp:positionV relativeFrom="paragraph">
                  <wp:posOffset>9525</wp:posOffset>
                </wp:positionV>
                <wp:extent cx="1009650" cy="333375"/>
                <wp:effectExtent l="0" t="0" r="19050" b="28575"/>
                <wp:wrapSquare wrapText="bothSides"/>
                <wp:docPr id="1724270149" name="Text Box 41"/>
                <wp:cNvGraphicFramePr/>
                <a:graphic xmlns:a="http://schemas.openxmlformats.org/drawingml/2006/main">
                  <a:graphicData uri="http://schemas.microsoft.com/office/word/2010/wordprocessingShape">
                    <wps:wsp>
                      <wps:cNvSpPr txBox="1"/>
                      <wps:spPr>
                        <a:xfrm>
                          <a:off x="0" y="0"/>
                          <a:ext cx="1009650" cy="333375"/>
                        </a:xfrm>
                        <a:prstGeom prst="rect">
                          <a:avLst/>
                        </a:prstGeom>
                        <a:solidFill>
                          <a:sysClr val="window" lastClr="FFFFFF"/>
                        </a:solidFill>
                        <a:ln w="6350">
                          <a:solidFill>
                            <a:prstClr val="black"/>
                          </a:solidFill>
                        </a:ln>
                      </wps:spPr>
                      <wps:txbx>
                        <w:txbxContent>
                          <w:p w14:paraId="291015FF" w14:textId="65043803" w:rsidR="00606382" w:rsidRPr="00606382" w:rsidRDefault="00606382" w:rsidP="00606382">
                            <w:pPr>
                              <w:rPr>
                                <w:rFonts w:ascii="Times New Roman" w:hAnsi="Times New Roman"/>
                                <w:sz w:val="28"/>
                                <w:szCs w:val="28"/>
                              </w:rPr>
                            </w:pPr>
                            <w:r>
                              <w:rPr>
                                <w:rFonts w:ascii="Times New Roman" w:hAnsi="Times New Roman"/>
                                <w:sz w:val="28"/>
                                <w:szCs w:val="28"/>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BAB63" id="Text Box 41" o:spid="_x0000_s1030" type="#_x0000_t202" style="position:absolute;margin-left:28.3pt;margin-top:.75pt;width:79.5pt;height:26.25pt;z-index:25165825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" fillcolor="window" strokeweight=".5pt">
                <v:textbox>
                  <w:txbxContent>
                    <w:p w14:paraId="291015FF" w14:textId="65043803" w:rsidR="00606382" w:rsidRPr="00606382" w:rsidRDefault="00606382" w:rsidP="00606382">
                      <w:pPr>
                        <w:rPr>
                          <w:rFonts w:ascii="Times New Roman" w:hAnsi="Times New Roman"/>
                          <w:sz w:val="28"/>
                          <w:szCs w:val="28"/>
                        </w:rPr>
                      </w:pPr>
                      <w:r>
                        <w:rPr>
                          <w:rFonts w:ascii="Times New Roman" w:hAnsi="Times New Roman"/>
                          <w:sz w:val="28"/>
                          <w:szCs w:val="28"/>
                        </w:rPr>
                        <w:t>Image</w:t>
                      </w:r>
                    </w:p>
                  </w:txbxContent>
                </v:textbox>
                <w10:wrap type="square" anchorx="margin"/>
              </v:shape>
            </w:pict>
          </mc:Fallback>
        </mc:AlternateContent>
      </w:r>
      <w:r>
        <w:rPr>
          <w:noProof/>
        </w:rPr>
        <mc:AlternateContent>
          <mc:Choice Requires="wps">
            <w:drawing>
              <wp:anchor distT="0" distB="0" distL="114300" distR="114300" simplePos="0" relativeHeight="251658253" behindDoc="0" locked="0" layoutInCell="1" allowOverlap="1" wp14:anchorId="7A9E0EA1" wp14:editId="0FF866EC">
                <wp:simplePos x="0" y="0"/>
                <wp:positionH relativeFrom="margin">
                  <wp:align>center</wp:align>
                </wp:positionH>
                <wp:positionV relativeFrom="paragraph">
                  <wp:posOffset>8255</wp:posOffset>
                </wp:positionV>
                <wp:extent cx="1009650" cy="333375"/>
                <wp:effectExtent l="0" t="0" r="19050" b="28575"/>
                <wp:wrapSquare wrapText="bothSides"/>
                <wp:docPr id="434095047" name="Text Box 41"/>
                <wp:cNvGraphicFramePr/>
                <a:graphic xmlns:a="http://schemas.openxmlformats.org/drawingml/2006/main">
                  <a:graphicData uri="http://schemas.microsoft.com/office/word/2010/wordprocessingShape">
                    <wps:wsp>
                      <wps:cNvSpPr txBox="1"/>
                      <wps:spPr>
                        <a:xfrm>
                          <a:off x="0" y="0"/>
                          <a:ext cx="1009650" cy="333375"/>
                        </a:xfrm>
                        <a:prstGeom prst="rect">
                          <a:avLst/>
                        </a:prstGeom>
                        <a:solidFill>
                          <a:sysClr val="window" lastClr="FFFFFF"/>
                        </a:solidFill>
                        <a:ln w="6350">
                          <a:solidFill>
                            <a:prstClr val="black"/>
                          </a:solidFill>
                        </a:ln>
                      </wps:spPr>
                      <wps:txbx>
                        <w:txbxContent>
                          <w:p w14:paraId="0B02A4BB" w14:textId="6A5B4B40" w:rsidR="00606382" w:rsidRPr="00606382" w:rsidRDefault="00606382" w:rsidP="00606382">
                            <w:pPr>
                              <w:rPr>
                                <w:rFonts w:ascii="Times New Roman" w:hAnsi="Times New Roman"/>
                                <w:sz w:val="28"/>
                                <w:szCs w:val="28"/>
                              </w:rPr>
                            </w:pPr>
                            <w:r>
                              <w:rPr>
                                <w:rFonts w:ascii="Times New Roman" w:hAnsi="Times New Roman"/>
                                <w:sz w:val="28"/>
                                <w:szCs w:val="28"/>
                              </w:rPr>
                              <w:t>Language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0EA1" id="_x0000_s1031" type="#_x0000_t202" style="position:absolute;margin-left:0;margin-top:.65pt;width:79.5pt;height:26.25pt;z-index:25165825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" fillcolor="window" strokeweight=".5pt">
                <v:textbox>
                  <w:txbxContent>
                    <w:p w14:paraId="0B02A4BB" w14:textId="6A5B4B40" w:rsidR="00606382" w:rsidRPr="00606382" w:rsidRDefault="00606382" w:rsidP="00606382">
                      <w:pPr>
                        <w:rPr>
                          <w:rFonts w:ascii="Times New Roman" w:hAnsi="Times New Roman"/>
                          <w:sz w:val="28"/>
                          <w:szCs w:val="28"/>
                        </w:rPr>
                      </w:pPr>
                      <w:r>
                        <w:rPr>
                          <w:rFonts w:ascii="Times New Roman" w:hAnsi="Times New Roman"/>
                          <w:sz w:val="28"/>
                          <w:szCs w:val="28"/>
                        </w:rPr>
                        <w:t>Language</w:t>
                      </w:r>
                    </w:p>
                  </w:txbxContent>
                </v:textbox>
                <w10:wrap type="square" anchorx="margin"/>
              </v:shape>
            </w:pict>
          </mc:Fallback>
        </mc:AlternateContent>
      </w:r>
      <w:r>
        <w:rPr>
          <w:noProof/>
        </w:rPr>
        <mc:AlternateContent>
          <mc:Choice Requires="wps">
            <w:drawing>
              <wp:anchor distT="0" distB="0" distL="114300" distR="114300" simplePos="0" relativeHeight="251658250" behindDoc="0" locked="0" layoutInCell="1" allowOverlap="1" wp14:anchorId="191E5361" wp14:editId="72364196">
                <wp:simplePos x="0" y="0"/>
                <wp:positionH relativeFrom="margin">
                  <wp:align>left</wp:align>
                </wp:positionH>
                <wp:positionV relativeFrom="paragraph">
                  <wp:posOffset>8890</wp:posOffset>
                </wp:positionV>
                <wp:extent cx="1009650" cy="333375"/>
                <wp:effectExtent l="0" t="0" r="19050" b="28575"/>
                <wp:wrapSquare wrapText="bothSides"/>
                <wp:docPr id="2068152111" name="Text Box 41"/>
                <wp:cNvGraphicFramePr/>
                <a:graphic xmlns:a="http://schemas.openxmlformats.org/drawingml/2006/main">
                  <a:graphicData uri="http://schemas.microsoft.com/office/word/2010/wordprocessingShape">
                    <wps:wsp>
                      <wps:cNvSpPr txBox="1"/>
                      <wps:spPr>
                        <a:xfrm>
                          <a:off x="0" y="0"/>
                          <a:ext cx="1009650" cy="333375"/>
                        </a:xfrm>
                        <a:prstGeom prst="rect">
                          <a:avLst/>
                        </a:prstGeom>
                        <a:solidFill>
                          <a:schemeClr val="lt1"/>
                        </a:solidFill>
                        <a:ln w="6350">
                          <a:solidFill>
                            <a:prstClr val="black"/>
                          </a:solidFill>
                        </a:ln>
                      </wps:spPr>
                      <wps:txbx>
                        <w:txbxContent>
                          <w:p w14:paraId="0A6F799C" w14:textId="751A30C0" w:rsidR="00606382" w:rsidRPr="00606382" w:rsidRDefault="00606382">
                            <w:pPr>
                              <w:rPr>
                                <w:rFonts w:ascii="Times New Roman" w:hAnsi="Times New Roman"/>
                                <w:sz w:val="28"/>
                                <w:szCs w:val="28"/>
                              </w:rPr>
                            </w:pPr>
                            <w:r w:rsidRPr="00606382">
                              <w:rPr>
                                <w:rFonts w:ascii="Times New Roman" w:hAnsi="Times New Roman"/>
                                <w:sz w:val="28"/>
                                <w:szCs w:val="28"/>
                              </w:rPr>
                              <w:t xml:space="preserve">Text Input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E5361" id="_x0000_s1032" type="#_x0000_t202" style="position:absolute;margin-left:0;margin-top:.7pt;width:79.5pt;height:26.25pt;z-index:25165825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" fillcolor="white [3201]" strokeweight=".5pt">
                <v:textbox>
                  <w:txbxContent>
                    <w:p w14:paraId="0A6F799C" w14:textId="751A30C0" w:rsidR="00606382" w:rsidRPr="00606382" w:rsidRDefault="00606382">
                      <w:pPr>
                        <w:rPr>
                          <w:rFonts w:ascii="Times New Roman" w:hAnsi="Times New Roman"/>
                          <w:sz w:val="28"/>
                          <w:szCs w:val="28"/>
                        </w:rPr>
                      </w:pPr>
                      <w:r w:rsidRPr="00606382">
                        <w:rPr>
                          <w:rFonts w:ascii="Times New Roman" w:hAnsi="Times New Roman"/>
                          <w:sz w:val="28"/>
                          <w:szCs w:val="28"/>
                        </w:rPr>
                        <w:t xml:space="preserve">Text Input </w:t>
                      </w:r>
                    </w:p>
                  </w:txbxContent>
                </v:textbox>
                <w10:wrap type="square" anchorx="margin"/>
              </v:shape>
            </w:pict>
          </mc:Fallback>
        </mc:AlternateContent>
      </w:r>
      <w:r>
        <w:t xml:space="preserve">        </w:t>
      </w:r>
    </w:p>
    <w:p w14:paraId="7F71CA80" w14:textId="37999388" w:rsidR="00606382" w:rsidRDefault="00606382" w:rsidP="00606382">
      <w:r>
        <w:rPr>
          <w:noProof/>
        </w:rPr>
        <mc:AlternateContent>
          <mc:Choice Requires="wps">
            <w:drawing>
              <wp:anchor distT="0" distB="0" distL="114300" distR="114300" simplePos="0" relativeHeight="251658251" behindDoc="0" locked="0" layoutInCell="1" allowOverlap="1" wp14:anchorId="1344CAD7" wp14:editId="523021CB">
                <wp:simplePos x="0" y="0"/>
                <wp:positionH relativeFrom="column">
                  <wp:posOffset>-171450</wp:posOffset>
                </wp:positionH>
                <wp:positionV relativeFrom="paragraph">
                  <wp:posOffset>334010</wp:posOffset>
                </wp:positionV>
                <wp:extent cx="1676400" cy="1676400"/>
                <wp:effectExtent l="0" t="0" r="19050" b="19050"/>
                <wp:wrapNone/>
                <wp:docPr id="1475110748" name="Text Box 42"/>
                <wp:cNvGraphicFramePr/>
                <a:graphic xmlns:a="http://schemas.openxmlformats.org/drawingml/2006/main">
                  <a:graphicData uri="http://schemas.microsoft.com/office/word/2010/wordprocessingShape">
                    <wps:wsp>
                      <wps:cNvSpPr txBox="1"/>
                      <wps:spPr>
                        <a:xfrm>
                          <a:off x="0" y="0"/>
                          <a:ext cx="1676400" cy="1676400"/>
                        </a:xfrm>
                        <a:prstGeom prst="rect">
                          <a:avLst/>
                        </a:prstGeom>
                        <a:solidFill>
                          <a:schemeClr val="lt1"/>
                        </a:solidFill>
                        <a:ln w="6350">
                          <a:solidFill>
                            <a:prstClr val="black"/>
                          </a:solidFill>
                        </a:ln>
                      </wps:spPr>
                      <wps:txbx>
                        <w:txbxContent>
                          <w:p w14:paraId="4669B411" w14:textId="2D59D235" w:rsidR="00606382" w:rsidRPr="00606382" w:rsidRDefault="00606382">
                            <w:pPr>
                              <w:rPr>
                                <w:rFonts w:ascii="Times New Roman" w:hAnsi="Times New Roman"/>
                                <w:sz w:val="24"/>
                                <w:szCs w:val="24"/>
                              </w:rPr>
                            </w:pPr>
                            <w:r w:rsidRPr="00606382">
                              <w:rPr>
                                <w:rFonts w:ascii="Times New Roman" w:hAnsi="Times New Roman"/>
                                <w:sz w:val="24"/>
                                <w:szCs w:val="24"/>
                              </w:rPr>
                              <w:t>Input</w:t>
                            </w:r>
                            <w:r>
                              <w:rPr>
                                <w:rFonts w:ascii="Times New Roman" w:hAnsi="Times New Roman"/>
                                <w:sz w:val="24"/>
                                <w:szCs w:val="24"/>
                              </w:rPr>
                              <w:t xml:space="preserve"> ID</w:t>
                            </w:r>
                            <w:r w:rsidRPr="00606382">
                              <w:rPr>
                                <w:rFonts w:ascii="Times New Roman" w:hAnsi="Times New Roman"/>
                                <w:sz w:val="24"/>
                                <w:szCs w:val="24"/>
                              </w:rPr>
                              <w:t>(PK)</w:t>
                            </w:r>
                          </w:p>
                          <w:p w14:paraId="7478BACD" w14:textId="001DEF84" w:rsidR="00606382" w:rsidRPr="00606382" w:rsidRDefault="00606382">
                            <w:pPr>
                              <w:rPr>
                                <w:rFonts w:ascii="Times New Roman" w:hAnsi="Times New Roman"/>
                                <w:sz w:val="24"/>
                                <w:szCs w:val="24"/>
                              </w:rPr>
                            </w:pPr>
                            <w:r w:rsidRPr="00606382">
                              <w:rPr>
                                <w:rFonts w:ascii="Times New Roman" w:hAnsi="Times New Roman"/>
                                <w:sz w:val="24"/>
                                <w:szCs w:val="24"/>
                              </w:rPr>
                              <w:t>Language</w:t>
                            </w:r>
                            <w:r>
                              <w:rPr>
                                <w:rFonts w:ascii="Times New Roman" w:hAnsi="Times New Roman"/>
                                <w:sz w:val="24"/>
                                <w:szCs w:val="24"/>
                              </w:rPr>
                              <w:t xml:space="preserve"> ID </w:t>
                            </w:r>
                            <w:r w:rsidRPr="00606382">
                              <w:rPr>
                                <w:rFonts w:ascii="Times New Roman" w:hAnsi="Times New Roman"/>
                                <w:sz w:val="24"/>
                                <w:szCs w:val="24"/>
                              </w:rPr>
                              <w:t>(FK)</w:t>
                            </w:r>
                          </w:p>
                          <w:p w14:paraId="3033F9E4" w14:textId="2BAAAC0A" w:rsidR="00606382" w:rsidRPr="00606382" w:rsidRDefault="00606382">
                            <w:pPr>
                              <w:rPr>
                                <w:rFonts w:ascii="Times New Roman" w:hAnsi="Times New Roman"/>
                                <w:sz w:val="24"/>
                                <w:szCs w:val="24"/>
                              </w:rPr>
                            </w:pPr>
                            <w:r w:rsidRPr="00606382">
                              <w:rPr>
                                <w:rFonts w:ascii="Times New Roman" w:hAnsi="Times New Roman"/>
                                <w:sz w:val="24"/>
                                <w:szCs w:val="24"/>
                              </w:rPr>
                              <w:t>Text Description</w:t>
                            </w:r>
                          </w:p>
                          <w:p w14:paraId="71EF68A0" w14:textId="401A072F" w:rsidR="00606382" w:rsidRPr="00606382" w:rsidRDefault="00606382">
                            <w:pPr>
                              <w:rPr>
                                <w:rFonts w:ascii="Times New Roman" w:hAnsi="Times New Roman"/>
                                <w:sz w:val="24"/>
                                <w:szCs w:val="24"/>
                              </w:rPr>
                            </w:pPr>
                            <w:r w:rsidRPr="00606382">
                              <w:rPr>
                                <w:rFonts w:ascii="Times New Roman" w:hAnsi="Times New Roman"/>
                                <w:sz w:val="24"/>
                                <w:szCs w:val="24"/>
                              </w:rPr>
                              <w:t>Submission Timestamp</w:t>
                            </w:r>
                          </w:p>
                          <w:p w14:paraId="7C5D59D3" w14:textId="086717F3" w:rsidR="00606382" w:rsidRPr="00606382" w:rsidRDefault="00606382">
                            <w:pPr>
                              <w:rPr>
                                <w:rFonts w:ascii="Times New Roman" w:hAnsi="Times New Roman"/>
                                <w:sz w:val="24"/>
                                <w:szCs w:val="24"/>
                              </w:rPr>
                            </w:pPr>
                            <w:r w:rsidRPr="00606382">
                              <w:rPr>
                                <w:rFonts w:ascii="Times New Roman" w:hAnsi="Times New Roman"/>
                                <w:sz w:val="24"/>
                                <w:szCs w:val="24"/>
                              </w:rPr>
                              <w:t>Language</w:t>
                            </w:r>
                          </w:p>
                          <w:p w14:paraId="5BA6CC41" w14:textId="77777777" w:rsidR="00606382" w:rsidRDefault="006063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4CAD7" id="Text Box 42" o:spid="_x0000_s1033" type="#_x0000_t202" style="position:absolute;margin-left:-13.5pt;margin-top:26.3pt;width:132pt;height:132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" fillcolor="white [3201]" strokeweight=".5pt">
                <v:textbox>
                  <w:txbxContent>
                    <w:p w14:paraId="4669B411" w14:textId="2D59D235" w:rsidR="00606382" w:rsidRPr="00606382" w:rsidRDefault="00606382">
                      <w:pPr>
                        <w:rPr>
                          <w:rFonts w:ascii="Times New Roman" w:hAnsi="Times New Roman"/>
                          <w:sz w:val="24"/>
                          <w:szCs w:val="24"/>
                        </w:rPr>
                      </w:pPr>
                      <w:r w:rsidRPr="00606382">
                        <w:rPr>
                          <w:rFonts w:ascii="Times New Roman" w:hAnsi="Times New Roman"/>
                          <w:sz w:val="24"/>
                          <w:szCs w:val="24"/>
                        </w:rPr>
                        <w:t>Input</w:t>
                      </w:r>
                      <w:r>
                        <w:rPr>
                          <w:rFonts w:ascii="Times New Roman" w:hAnsi="Times New Roman"/>
                          <w:sz w:val="24"/>
                          <w:szCs w:val="24"/>
                        </w:rPr>
                        <w:t xml:space="preserve"> ID</w:t>
                      </w:r>
                      <w:r w:rsidRPr="00606382">
                        <w:rPr>
                          <w:rFonts w:ascii="Times New Roman" w:hAnsi="Times New Roman"/>
                          <w:sz w:val="24"/>
                          <w:szCs w:val="24"/>
                        </w:rPr>
                        <w:t>(PK)</w:t>
                      </w:r>
                    </w:p>
                    <w:p w14:paraId="7478BACD" w14:textId="001DEF84" w:rsidR="00606382" w:rsidRPr="00606382" w:rsidRDefault="00606382">
                      <w:pPr>
                        <w:rPr>
                          <w:rFonts w:ascii="Times New Roman" w:hAnsi="Times New Roman"/>
                          <w:sz w:val="24"/>
                          <w:szCs w:val="24"/>
                        </w:rPr>
                      </w:pPr>
                      <w:r w:rsidRPr="00606382">
                        <w:rPr>
                          <w:rFonts w:ascii="Times New Roman" w:hAnsi="Times New Roman"/>
                          <w:sz w:val="24"/>
                          <w:szCs w:val="24"/>
                        </w:rPr>
                        <w:t>Language</w:t>
                      </w:r>
                      <w:r>
                        <w:rPr>
                          <w:rFonts w:ascii="Times New Roman" w:hAnsi="Times New Roman"/>
                          <w:sz w:val="24"/>
                          <w:szCs w:val="24"/>
                        </w:rPr>
                        <w:t xml:space="preserve"> ID </w:t>
                      </w:r>
                      <w:r w:rsidRPr="00606382">
                        <w:rPr>
                          <w:rFonts w:ascii="Times New Roman" w:hAnsi="Times New Roman"/>
                          <w:sz w:val="24"/>
                          <w:szCs w:val="24"/>
                        </w:rPr>
                        <w:t>(FK)</w:t>
                      </w:r>
                    </w:p>
                    <w:p w14:paraId="3033F9E4" w14:textId="2BAAAC0A" w:rsidR="00606382" w:rsidRPr="00606382" w:rsidRDefault="00606382">
                      <w:pPr>
                        <w:rPr>
                          <w:rFonts w:ascii="Times New Roman" w:hAnsi="Times New Roman"/>
                          <w:sz w:val="24"/>
                          <w:szCs w:val="24"/>
                        </w:rPr>
                      </w:pPr>
                      <w:r w:rsidRPr="00606382">
                        <w:rPr>
                          <w:rFonts w:ascii="Times New Roman" w:hAnsi="Times New Roman"/>
                          <w:sz w:val="24"/>
                          <w:szCs w:val="24"/>
                        </w:rPr>
                        <w:t>Text Description</w:t>
                      </w:r>
                    </w:p>
                    <w:p w14:paraId="71EF68A0" w14:textId="401A072F" w:rsidR="00606382" w:rsidRPr="00606382" w:rsidRDefault="00606382">
                      <w:pPr>
                        <w:rPr>
                          <w:rFonts w:ascii="Times New Roman" w:hAnsi="Times New Roman"/>
                          <w:sz w:val="24"/>
                          <w:szCs w:val="24"/>
                        </w:rPr>
                      </w:pPr>
                      <w:r w:rsidRPr="00606382">
                        <w:rPr>
                          <w:rFonts w:ascii="Times New Roman" w:hAnsi="Times New Roman"/>
                          <w:sz w:val="24"/>
                          <w:szCs w:val="24"/>
                        </w:rPr>
                        <w:t>Submission Timestamp</w:t>
                      </w:r>
                    </w:p>
                    <w:p w14:paraId="7C5D59D3" w14:textId="086717F3" w:rsidR="00606382" w:rsidRPr="00606382" w:rsidRDefault="00606382">
                      <w:pPr>
                        <w:rPr>
                          <w:rFonts w:ascii="Times New Roman" w:hAnsi="Times New Roman"/>
                          <w:sz w:val="24"/>
                          <w:szCs w:val="24"/>
                        </w:rPr>
                      </w:pPr>
                      <w:r w:rsidRPr="00606382">
                        <w:rPr>
                          <w:rFonts w:ascii="Times New Roman" w:hAnsi="Times New Roman"/>
                          <w:sz w:val="24"/>
                          <w:szCs w:val="24"/>
                        </w:rPr>
                        <w:t>Language</w:t>
                      </w:r>
                    </w:p>
                    <w:p w14:paraId="5BA6CC41" w14:textId="77777777" w:rsidR="00606382" w:rsidRDefault="00606382"/>
                  </w:txbxContent>
                </v:textbox>
              </v:shape>
            </w:pict>
          </mc:Fallback>
        </mc:AlternateContent>
      </w:r>
      <w:r>
        <w:t xml:space="preserve">                                        </w:t>
      </w:r>
    </w:p>
    <w:p w14:paraId="4B727C52" w14:textId="0B171C4F" w:rsidR="00606382" w:rsidRDefault="00606382" w:rsidP="00606382">
      <w:r>
        <w:rPr>
          <w:noProof/>
        </w:rPr>
        <mc:AlternateContent>
          <mc:Choice Requires="wps">
            <w:drawing>
              <wp:anchor distT="0" distB="0" distL="114300" distR="114300" simplePos="0" relativeHeight="251658254" behindDoc="0" locked="0" layoutInCell="1" allowOverlap="1" wp14:anchorId="5FD78EA5" wp14:editId="7B601DF7">
                <wp:simplePos x="0" y="0"/>
                <wp:positionH relativeFrom="column">
                  <wp:posOffset>2303813</wp:posOffset>
                </wp:positionH>
                <wp:positionV relativeFrom="paragraph">
                  <wp:posOffset>6342</wp:posOffset>
                </wp:positionV>
                <wp:extent cx="1676400" cy="1223158"/>
                <wp:effectExtent l="0" t="0" r="19050" b="15240"/>
                <wp:wrapNone/>
                <wp:docPr id="1400686816" name="Text Box 42"/>
                <wp:cNvGraphicFramePr/>
                <a:graphic xmlns:a="http://schemas.openxmlformats.org/drawingml/2006/main">
                  <a:graphicData uri="http://schemas.microsoft.com/office/word/2010/wordprocessingShape">
                    <wps:wsp>
                      <wps:cNvSpPr txBox="1"/>
                      <wps:spPr>
                        <a:xfrm>
                          <a:off x="0" y="0"/>
                          <a:ext cx="1676400" cy="1223158"/>
                        </a:xfrm>
                        <a:prstGeom prst="rect">
                          <a:avLst/>
                        </a:prstGeom>
                        <a:solidFill>
                          <a:sysClr val="window" lastClr="FFFFFF"/>
                        </a:solidFill>
                        <a:ln w="6350">
                          <a:solidFill>
                            <a:prstClr val="black"/>
                          </a:solidFill>
                        </a:ln>
                      </wps:spPr>
                      <wps:txbx>
                        <w:txbxContent>
                          <w:p w14:paraId="0D8DB54E" w14:textId="7327FF5D" w:rsidR="00606382" w:rsidRDefault="00606382" w:rsidP="00606382">
                            <w:pPr>
                              <w:rPr>
                                <w:rFonts w:ascii="Times New Roman" w:hAnsi="Times New Roman"/>
                                <w:sz w:val="24"/>
                                <w:szCs w:val="24"/>
                              </w:rPr>
                            </w:pPr>
                            <w:r>
                              <w:rPr>
                                <w:rFonts w:ascii="Times New Roman" w:hAnsi="Times New Roman"/>
                                <w:sz w:val="24"/>
                                <w:szCs w:val="24"/>
                              </w:rPr>
                              <w:t>Language ID(PK)</w:t>
                            </w:r>
                          </w:p>
                          <w:p w14:paraId="51949205" w14:textId="7930389B" w:rsidR="00606382" w:rsidRDefault="00606382" w:rsidP="00606382">
                            <w:pPr>
                              <w:rPr>
                                <w:rFonts w:ascii="Times New Roman" w:hAnsi="Times New Roman"/>
                                <w:sz w:val="24"/>
                                <w:szCs w:val="24"/>
                              </w:rPr>
                            </w:pPr>
                            <w:r>
                              <w:rPr>
                                <w:rFonts w:ascii="Times New Roman" w:hAnsi="Times New Roman"/>
                                <w:sz w:val="24"/>
                                <w:szCs w:val="24"/>
                              </w:rPr>
                              <w:t>Language name</w:t>
                            </w:r>
                          </w:p>
                          <w:p w14:paraId="7E1D5CF4" w14:textId="47358069" w:rsidR="00606382" w:rsidRDefault="00606382" w:rsidP="00606382">
                            <w:r>
                              <w:rPr>
                                <w:rFonts w:ascii="Times New Roman" w:hAnsi="Times New Roman"/>
                                <w:sz w:val="24"/>
                                <w:szCs w:val="24"/>
                              </w:rPr>
                              <w:t>Generated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78EA5" id="_x0000_s1034" type="#_x0000_t202" style="position:absolute;margin-left:181.4pt;margin-top:.5pt;width:132pt;height:96.3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" fillcolor="window" strokeweight=".5pt">
                <v:textbox>
                  <w:txbxContent>
                    <w:p w14:paraId="0D8DB54E" w14:textId="7327FF5D" w:rsidR="00606382" w:rsidRDefault="00606382" w:rsidP="00606382">
                      <w:pPr>
                        <w:rPr>
                          <w:rFonts w:ascii="Times New Roman" w:hAnsi="Times New Roman"/>
                          <w:sz w:val="24"/>
                          <w:szCs w:val="24"/>
                        </w:rPr>
                      </w:pPr>
                      <w:r>
                        <w:rPr>
                          <w:rFonts w:ascii="Times New Roman" w:hAnsi="Times New Roman"/>
                          <w:sz w:val="24"/>
                          <w:szCs w:val="24"/>
                        </w:rPr>
                        <w:t>Language ID(PK)</w:t>
                      </w:r>
                    </w:p>
                    <w:p w14:paraId="51949205" w14:textId="7930389B" w:rsidR="00606382" w:rsidRDefault="00606382" w:rsidP="00606382">
                      <w:pPr>
                        <w:rPr>
                          <w:rFonts w:ascii="Times New Roman" w:hAnsi="Times New Roman"/>
                          <w:sz w:val="24"/>
                          <w:szCs w:val="24"/>
                        </w:rPr>
                      </w:pPr>
                      <w:r>
                        <w:rPr>
                          <w:rFonts w:ascii="Times New Roman" w:hAnsi="Times New Roman"/>
                          <w:sz w:val="24"/>
                          <w:szCs w:val="24"/>
                        </w:rPr>
                        <w:t>Language name</w:t>
                      </w:r>
                    </w:p>
                    <w:p w14:paraId="7E1D5CF4" w14:textId="47358069" w:rsidR="00606382" w:rsidRDefault="00606382" w:rsidP="00606382">
                      <w:r>
                        <w:rPr>
                          <w:rFonts w:ascii="Times New Roman" w:hAnsi="Times New Roman"/>
                          <w:sz w:val="24"/>
                          <w:szCs w:val="24"/>
                        </w:rPr>
                        <w:t>Generated name</w:t>
                      </w:r>
                    </w:p>
                  </w:txbxContent>
                </v:textbox>
              </v:shape>
            </w:pict>
          </mc:Fallback>
        </mc:AlternateContent>
      </w:r>
      <w:r>
        <w:rPr>
          <w:noProof/>
        </w:rPr>
        <mc:AlternateContent>
          <mc:Choice Requires="wps">
            <w:drawing>
              <wp:anchor distT="0" distB="0" distL="114300" distR="114300" simplePos="0" relativeHeight="251658256" behindDoc="0" locked="0" layoutInCell="1" allowOverlap="1" wp14:anchorId="62B037CA" wp14:editId="63A3FB74">
                <wp:simplePos x="0" y="0"/>
                <wp:positionH relativeFrom="column">
                  <wp:posOffset>4572000</wp:posOffset>
                </wp:positionH>
                <wp:positionV relativeFrom="paragraph">
                  <wp:posOffset>9525</wp:posOffset>
                </wp:positionV>
                <wp:extent cx="1676400" cy="1676400"/>
                <wp:effectExtent l="0" t="0" r="19050" b="19050"/>
                <wp:wrapNone/>
                <wp:docPr id="1819803442" name="Text Box 42"/>
                <wp:cNvGraphicFramePr/>
                <a:graphic xmlns:a="http://schemas.openxmlformats.org/drawingml/2006/main">
                  <a:graphicData uri="http://schemas.microsoft.com/office/word/2010/wordprocessingShape">
                    <wps:wsp>
                      <wps:cNvSpPr txBox="1"/>
                      <wps:spPr>
                        <a:xfrm>
                          <a:off x="0" y="0"/>
                          <a:ext cx="1676400" cy="1676400"/>
                        </a:xfrm>
                        <a:prstGeom prst="rect">
                          <a:avLst/>
                        </a:prstGeom>
                        <a:solidFill>
                          <a:sysClr val="window" lastClr="FFFFFF"/>
                        </a:solidFill>
                        <a:ln w="6350">
                          <a:solidFill>
                            <a:prstClr val="black"/>
                          </a:solidFill>
                        </a:ln>
                      </wps:spPr>
                      <wps:txbx>
                        <w:txbxContent>
                          <w:p w14:paraId="46D17038" w14:textId="65866671" w:rsidR="00606382" w:rsidRDefault="00606382" w:rsidP="00606382">
                            <w:pPr>
                              <w:rPr>
                                <w:rFonts w:ascii="Times New Roman" w:hAnsi="Times New Roman"/>
                                <w:sz w:val="24"/>
                                <w:szCs w:val="24"/>
                              </w:rPr>
                            </w:pPr>
                            <w:r>
                              <w:rPr>
                                <w:rFonts w:ascii="Times New Roman" w:hAnsi="Times New Roman"/>
                                <w:sz w:val="24"/>
                                <w:szCs w:val="24"/>
                              </w:rPr>
                              <w:t>Image IDPK)</w:t>
                            </w:r>
                          </w:p>
                          <w:p w14:paraId="52DF63E3" w14:textId="5A125CD7" w:rsidR="00606382" w:rsidRDefault="00606382" w:rsidP="00606382">
                            <w:pPr>
                              <w:rPr>
                                <w:rFonts w:ascii="Times New Roman" w:hAnsi="Times New Roman"/>
                                <w:sz w:val="24"/>
                                <w:szCs w:val="24"/>
                              </w:rPr>
                            </w:pPr>
                            <w:r>
                              <w:rPr>
                                <w:rFonts w:ascii="Times New Roman" w:hAnsi="Times New Roman"/>
                                <w:sz w:val="24"/>
                                <w:szCs w:val="24"/>
                              </w:rPr>
                              <w:t>Input ID (FK)</w:t>
                            </w:r>
                          </w:p>
                          <w:p w14:paraId="249C7DDC" w14:textId="6E65F5FD" w:rsidR="00606382" w:rsidRDefault="00606382" w:rsidP="00606382">
                            <w:pPr>
                              <w:rPr>
                                <w:rFonts w:ascii="Times New Roman" w:hAnsi="Times New Roman"/>
                                <w:sz w:val="24"/>
                                <w:szCs w:val="24"/>
                              </w:rPr>
                            </w:pPr>
                            <w:r>
                              <w:rPr>
                                <w:rFonts w:ascii="Times New Roman" w:hAnsi="Times New Roman"/>
                                <w:sz w:val="24"/>
                                <w:szCs w:val="24"/>
                              </w:rPr>
                              <w:t>Image URL</w:t>
                            </w:r>
                          </w:p>
                          <w:p w14:paraId="6C390474" w14:textId="477A490B" w:rsidR="00606382" w:rsidRDefault="00606382" w:rsidP="00606382">
                            <w:pPr>
                              <w:rPr>
                                <w:rFonts w:ascii="Times New Roman" w:hAnsi="Times New Roman"/>
                                <w:sz w:val="24"/>
                                <w:szCs w:val="24"/>
                              </w:rPr>
                            </w:pPr>
                            <w:r>
                              <w:rPr>
                                <w:rFonts w:ascii="Times New Roman" w:hAnsi="Times New Roman"/>
                                <w:sz w:val="24"/>
                                <w:szCs w:val="24"/>
                              </w:rPr>
                              <w:t>Generated Timestamp</w:t>
                            </w:r>
                          </w:p>
                          <w:p w14:paraId="40BD6586" w14:textId="7B07A1C2" w:rsidR="00606382" w:rsidRPr="00606382" w:rsidRDefault="00606382" w:rsidP="00606382">
                            <w:pPr>
                              <w:rPr>
                                <w:rFonts w:ascii="Times New Roman" w:hAnsi="Times New Roman"/>
                                <w:sz w:val="24"/>
                                <w:szCs w:val="24"/>
                              </w:rPr>
                            </w:pPr>
                            <w:r>
                              <w:rPr>
                                <w:rFonts w:ascii="Times New Roman" w:hAnsi="Times New Roman"/>
                                <w:sz w:val="24"/>
                                <w:szCs w:val="24"/>
                              </w:rPr>
                              <w:t>AWS_S3_Bucket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037CA" id="_x0000_s1035" type="#_x0000_t202" style="position:absolute;margin-left:5in;margin-top:.75pt;width:132pt;height:132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" fillcolor="window" strokeweight=".5pt">
                <v:textbox>
                  <w:txbxContent>
                    <w:p w14:paraId="46D17038" w14:textId="65866671" w:rsidR="00606382" w:rsidRDefault="00606382" w:rsidP="00606382">
                      <w:pPr>
                        <w:rPr>
                          <w:rFonts w:ascii="Times New Roman" w:hAnsi="Times New Roman"/>
                          <w:sz w:val="24"/>
                          <w:szCs w:val="24"/>
                        </w:rPr>
                      </w:pPr>
                      <w:r>
                        <w:rPr>
                          <w:rFonts w:ascii="Times New Roman" w:hAnsi="Times New Roman"/>
                          <w:sz w:val="24"/>
                          <w:szCs w:val="24"/>
                        </w:rPr>
                        <w:t>Image IDPK)</w:t>
                      </w:r>
                    </w:p>
                    <w:p w14:paraId="52DF63E3" w14:textId="5A125CD7" w:rsidR="00606382" w:rsidRDefault="00606382" w:rsidP="00606382">
                      <w:pPr>
                        <w:rPr>
                          <w:rFonts w:ascii="Times New Roman" w:hAnsi="Times New Roman"/>
                          <w:sz w:val="24"/>
                          <w:szCs w:val="24"/>
                        </w:rPr>
                      </w:pPr>
                      <w:r>
                        <w:rPr>
                          <w:rFonts w:ascii="Times New Roman" w:hAnsi="Times New Roman"/>
                          <w:sz w:val="24"/>
                          <w:szCs w:val="24"/>
                        </w:rPr>
                        <w:t>Input ID (FK)</w:t>
                      </w:r>
                    </w:p>
                    <w:p w14:paraId="249C7DDC" w14:textId="6E65F5FD" w:rsidR="00606382" w:rsidRDefault="00606382" w:rsidP="00606382">
                      <w:pPr>
                        <w:rPr>
                          <w:rFonts w:ascii="Times New Roman" w:hAnsi="Times New Roman"/>
                          <w:sz w:val="24"/>
                          <w:szCs w:val="24"/>
                        </w:rPr>
                      </w:pPr>
                      <w:r>
                        <w:rPr>
                          <w:rFonts w:ascii="Times New Roman" w:hAnsi="Times New Roman"/>
                          <w:sz w:val="24"/>
                          <w:szCs w:val="24"/>
                        </w:rPr>
                        <w:t>Image URL</w:t>
                      </w:r>
                    </w:p>
                    <w:p w14:paraId="6C390474" w14:textId="477A490B" w:rsidR="00606382" w:rsidRDefault="00606382" w:rsidP="00606382">
                      <w:pPr>
                        <w:rPr>
                          <w:rFonts w:ascii="Times New Roman" w:hAnsi="Times New Roman"/>
                          <w:sz w:val="24"/>
                          <w:szCs w:val="24"/>
                        </w:rPr>
                      </w:pPr>
                      <w:r>
                        <w:rPr>
                          <w:rFonts w:ascii="Times New Roman" w:hAnsi="Times New Roman"/>
                          <w:sz w:val="24"/>
                          <w:szCs w:val="24"/>
                        </w:rPr>
                        <w:t>Generated Timestamp</w:t>
                      </w:r>
                    </w:p>
                    <w:p w14:paraId="40BD6586" w14:textId="7B07A1C2" w:rsidR="00606382" w:rsidRPr="00606382" w:rsidRDefault="00606382" w:rsidP="00606382">
                      <w:pPr>
                        <w:rPr>
                          <w:rFonts w:ascii="Times New Roman" w:hAnsi="Times New Roman"/>
                          <w:sz w:val="24"/>
                          <w:szCs w:val="24"/>
                        </w:rPr>
                      </w:pPr>
                      <w:r>
                        <w:rPr>
                          <w:rFonts w:ascii="Times New Roman" w:hAnsi="Times New Roman"/>
                          <w:sz w:val="24"/>
                          <w:szCs w:val="24"/>
                        </w:rPr>
                        <w:t>AWS_S3_Bucket</w:t>
                      </w:r>
                    </w:p>
                  </w:txbxContent>
                </v:textbox>
              </v:shape>
            </w:pict>
          </mc:Fallback>
        </mc:AlternateContent>
      </w:r>
      <w:r>
        <w:t xml:space="preserve">         </w:t>
      </w:r>
    </w:p>
    <w:p w14:paraId="7FEBE4E8" w14:textId="083B6050" w:rsidR="00606382" w:rsidRDefault="00606382" w:rsidP="00606382"/>
    <w:p w14:paraId="46551C35" w14:textId="304A8703" w:rsidR="00606382" w:rsidRDefault="00606382" w:rsidP="00606382">
      <w:r>
        <w:rPr>
          <w:noProof/>
        </w:rPr>
        <mc:AlternateContent>
          <mc:Choice Requires="wps">
            <w:drawing>
              <wp:anchor distT="0" distB="0" distL="114300" distR="114300" simplePos="0" relativeHeight="251658252" behindDoc="0" locked="0" layoutInCell="1" allowOverlap="1" wp14:anchorId="362A4BB7" wp14:editId="3A27A905">
                <wp:simplePos x="0" y="0"/>
                <wp:positionH relativeFrom="column">
                  <wp:posOffset>1590675</wp:posOffset>
                </wp:positionH>
                <wp:positionV relativeFrom="paragraph">
                  <wp:posOffset>31115</wp:posOffset>
                </wp:positionV>
                <wp:extent cx="533400" cy="247650"/>
                <wp:effectExtent l="0" t="19050" r="38100" b="38100"/>
                <wp:wrapNone/>
                <wp:docPr id="642521180" name="Arrow: Right 43"/>
                <wp:cNvGraphicFramePr/>
                <a:graphic xmlns:a="http://schemas.openxmlformats.org/drawingml/2006/main">
                  <a:graphicData uri="http://schemas.microsoft.com/office/word/2010/wordprocessingShape">
                    <wps:wsp>
                      <wps:cNvSpPr/>
                      <wps:spPr>
                        <a:xfrm>
                          <a:off x="0" y="0"/>
                          <a:ext cx="533400" cy="247650"/>
                        </a:xfrm>
                        <a:prstGeom prst="rightArrow">
                          <a:avLst>
                            <a:gd name="adj1" fmla="val 42307"/>
                            <a:gd name="adj2" fmla="val 80769"/>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183850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3" o:spid="_x0000_s1026" type="#_x0000_t13" style="position:absolute;margin-left:125.25pt;margin-top:2.45pt;width:42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" adj="13500,6231" fillcolor="white [3201]" strokecolor="black [3200]" strokeweight="2pt"/>
            </w:pict>
          </mc:Fallback>
        </mc:AlternateContent>
      </w:r>
    </w:p>
    <w:p w14:paraId="7A5EC3F7" w14:textId="77777777" w:rsidR="00606382" w:rsidRDefault="00606382" w:rsidP="00606382"/>
    <w:p w14:paraId="6F0F414C" w14:textId="77777777" w:rsidR="00606382" w:rsidRDefault="00606382" w:rsidP="00606382"/>
    <w:p w14:paraId="04863659" w14:textId="56207226" w:rsidR="00606382" w:rsidRDefault="00606382" w:rsidP="00606382">
      <w:r>
        <w:rPr>
          <w:noProof/>
        </w:rPr>
        <mc:AlternateContent>
          <mc:Choice Requires="wps">
            <w:drawing>
              <wp:anchor distT="0" distB="0" distL="114300" distR="114300" simplePos="0" relativeHeight="251658262" behindDoc="0" locked="0" layoutInCell="1" allowOverlap="1" wp14:anchorId="15C97D9B" wp14:editId="1F0AA22B">
                <wp:simplePos x="0" y="0"/>
                <wp:positionH relativeFrom="column">
                  <wp:posOffset>5257800</wp:posOffset>
                </wp:positionH>
                <wp:positionV relativeFrom="paragraph">
                  <wp:posOffset>160655</wp:posOffset>
                </wp:positionV>
                <wp:extent cx="352425" cy="762000"/>
                <wp:effectExtent l="19050" t="0" r="47625" b="38100"/>
                <wp:wrapNone/>
                <wp:docPr id="358678396" name="Arrow: Down 44"/>
                <wp:cNvGraphicFramePr/>
                <a:graphic xmlns:a="http://schemas.openxmlformats.org/drawingml/2006/main">
                  <a:graphicData uri="http://schemas.microsoft.com/office/word/2010/wordprocessingShape">
                    <wps:wsp>
                      <wps:cNvSpPr/>
                      <wps:spPr>
                        <a:xfrm>
                          <a:off x="0" y="0"/>
                          <a:ext cx="352425" cy="762000"/>
                        </a:xfrm>
                        <a:prstGeom prst="downArrow">
                          <a:avLst>
                            <a:gd name="adj1" fmla="val 39190"/>
                            <a:gd name="adj2" fmla="val 55405"/>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5A673C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4" o:spid="_x0000_s1026" type="#_x0000_t67" style="position:absolute;margin-left:414pt;margin-top:12.65pt;width:27.75pt;height:60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" adj="16065,6567" fillcolor="window" strokecolor="windowText" strokeweight="2pt"/>
            </w:pict>
          </mc:Fallback>
        </mc:AlternateContent>
      </w:r>
      <w:r>
        <w:rPr>
          <w:noProof/>
        </w:rPr>
        <mc:AlternateContent>
          <mc:Choice Requires="wps">
            <w:drawing>
              <wp:anchor distT="0" distB="0" distL="114300" distR="114300" simplePos="0" relativeHeight="251658257" behindDoc="0" locked="0" layoutInCell="1" allowOverlap="1" wp14:anchorId="7681143D" wp14:editId="2CD536B1">
                <wp:simplePos x="0" y="0"/>
                <wp:positionH relativeFrom="column">
                  <wp:posOffset>238125</wp:posOffset>
                </wp:positionH>
                <wp:positionV relativeFrom="paragraph">
                  <wp:posOffset>175895</wp:posOffset>
                </wp:positionV>
                <wp:extent cx="352425" cy="762000"/>
                <wp:effectExtent l="19050" t="0" r="47625" b="38100"/>
                <wp:wrapNone/>
                <wp:docPr id="520622546" name="Arrow: Down 44"/>
                <wp:cNvGraphicFramePr/>
                <a:graphic xmlns:a="http://schemas.openxmlformats.org/drawingml/2006/main">
                  <a:graphicData uri="http://schemas.microsoft.com/office/word/2010/wordprocessingShape">
                    <wps:wsp>
                      <wps:cNvSpPr/>
                      <wps:spPr>
                        <a:xfrm>
                          <a:off x="0" y="0"/>
                          <a:ext cx="352425" cy="762000"/>
                        </a:xfrm>
                        <a:prstGeom prst="downArrow">
                          <a:avLst>
                            <a:gd name="adj1" fmla="val 39190"/>
                            <a:gd name="adj2" fmla="val 55405"/>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0DF993" id="Arrow: Down 44" o:spid="_x0000_s1026" type="#_x0000_t67" style="position:absolute;margin-left:18.75pt;margin-top:13.85pt;width:27.75pt;height:60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" adj="16065,6567" fillcolor="white [3201]" strokecolor="black [3200]" strokeweight="2pt"/>
            </w:pict>
          </mc:Fallback>
        </mc:AlternateContent>
      </w:r>
    </w:p>
    <w:p w14:paraId="3EB11C4F" w14:textId="717950DF" w:rsidR="00606382" w:rsidRDefault="00606382" w:rsidP="00606382"/>
    <w:p w14:paraId="1524C0A4" w14:textId="4D841827" w:rsidR="00606382" w:rsidRDefault="00606382" w:rsidP="00606382">
      <w:r>
        <w:rPr>
          <w:noProof/>
        </w:rPr>
        <mc:AlternateContent>
          <mc:Choice Requires="wps">
            <w:drawing>
              <wp:anchor distT="0" distB="0" distL="114300" distR="114300" simplePos="0" relativeHeight="251658260" behindDoc="0" locked="0" layoutInCell="1" allowOverlap="1" wp14:anchorId="2D8EEAD6" wp14:editId="7F1DD95F">
                <wp:simplePos x="0" y="0"/>
                <wp:positionH relativeFrom="margin">
                  <wp:posOffset>0</wp:posOffset>
                </wp:positionH>
                <wp:positionV relativeFrom="paragraph">
                  <wp:posOffset>323850</wp:posOffset>
                </wp:positionV>
                <wp:extent cx="1009650" cy="333375"/>
                <wp:effectExtent l="0" t="0" r="19050" b="28575"/>
                <wp:wrapSquare wrapText="bothSides"/>
                <wp:docPr id="1583547489" name="Text Box 41"/>
                <wp:cNvGraphicFramePr/>
                <a:graphic xmlns:a="http://schemas.openxmlformats.org/drawingml/2006/main">
                  <a:graphicData uri="http://schemas.microsoft.com/office/word/2010/wordprocessingShape">
                    <wps:wsp>
                      <wps:cNvSpPr txBox="1"/>
                      <wps:spPr>
                        <a:xfrm>
                          <a:off x="0" y="0"/>
                          <a:ext cx="1009650" cy="333375"/>
                        </a:xfrm>
                        <a:prstGeom prst="rect">
                          <a:avLst/>
                        </a:prstGeom>
                        <a:solidFill>
                          <a:sysClr val="window" lastClr="FFFFFF"/>
                        </a:solidFill>
                        <a:ln w="6350">
                          <a:solidFill>
                            <a:prstClr val="black"/>
                          </a:solidFill>
                        </a:ln>
                      </wps:spPr>
                      <wps:txbx>
                        <w:txbxContent>
                          <w:p w14:paraId="2F8535B1" w14:textId="27E24BF3" w:rsidR="00606382" w:rsidRPr="00606382" w:rsidRDefault="00606382" w:rsidP="00606382">
                            <w:pPr>
                              <w:rPr>
                                <w:rFonts w:ascii="Times New Roman" w:hAnsi="Times New Roman"/>
                                <w:sz w:val="28"/>
                                <w:szCs w:val="28"/>
                              </w:rPr>
                            </w:pPr>
                            <w:r>
                              <w:rPr>
                                <w:rFonts w:ascii="Times New Roman" w:hAnsi="Times New Roman"/>
                                <w:sz w:val="28"/>
                                <w:szCs w:val="28"/>
                              </w:rPr>
                              <w:t>Bucket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EEAD6" id="_x0000_s1036" type="#_x0000_t202" style="position:absolute;margin-left:0;margin-top:25.5pt;width:79.5pt;height:26.25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" fillcolor="window" strokeweight=".5pt">
                <v:textbox>
                  <w:txbxContent>
                    <w:p w14:paraId="2F8535B1" w14:textId="27E24BF3" w:rsidR="00606382" w:rsidRPr="00606382" w:rsidRDefault="00606382" w:rsidP="00606382">
                      <w:pPr>
                        <w:rPr>
                          <w:rFonts w:ascii="Times New Roman" w:hAnsi="Times New Roman"/>
                          <w:sz w:val="28"/>
                          <w:szCs w:val="28"/>
                        </w:rPr>
                      </w:pPr>
                      <w:r>
                        <w:rPr>
                          <w:rFonts w:ascii="Times New Roman" w:hAnsi="Times New Roman"/>
                          <w:sz w:val="28"/>
                          <w:szCs w:val="28"/>
                        </w:rPr>
                        <w:t>Bucket</w:t>
                      </w:r>
                    </w:p>
                  </w:txbxContent>
                </v:textbox>
                <w10:wrap type="square" anchorx="margin"/>
              </v:shape>
            </w:pict>
          </mc:Fallback>
        </mc:AlternateContent>
      </w:r>
    </w:p>
    <w:p w14:paraId="7BA1B70C" w14:textId="5F9F76AB" w:rsidR="00606382" w:rsidRDefault="00606382" w:rsidP="00606382">
      <w:r>
        <w:rPr>
          <w:noProof/>
        </w:rPr>
        <mc:AlternateContent>
          <mc:Choice Requires="wps">
            <w:drawing>
              <wp:anchor distT="0" distB="0" distL="114300" distR="114300" simplePos="0" relativeHeight="251658261" behindDoc="0" locked="0" layoutInCell="1" allowOverlap="1" wp14:anchorId="63D9B6E8" wp14:editId="2F779FE6">
                <wp:simplePos x="0" y="0"/>
                <wp:positionH relativeFrom="margin">
                  <wp:posOffset>4533900</wp:posOffset>
                </wp:positionH>
                <wp:positionV relativeFrom="paragraph">
                  <wp:posOffset>6985</wp:posOffset>
                </wp:positionV>
                <wp:extent cx="1695450" cy="333375"/>
                <wp:effectExtent l="0" t="0" r="19050" b="28575"/>
                <wp:wrapSquare wrapText="bothSides"/>
                <wp:docPr id="2092154101" name="Text Box 41"/>
                <wp:cNvGraphicFramePr/>
                <a:graphic xmlns:a="http://schemas.openxmlformats.org/drawingml/2006/main">
                  <a:graphicData uri="http://schemas.microsoft.com/office/word/2010/wordprocessingShape">
                    <wps:wsp>
                      <wps:cNvSpPr txBox="1"/>
                      <wps:spPr>
                        <a:xfrm>
                          <a:off x="0" y="0"/>
                          <a:ext cx="1695450" cy="333375"/>
                        </a:xfrm>
                        <a:prstGeom prst="rect">
                          <a:avLst/>
                        </a:prstGeom>
                        <a:solidFill>
                          <a:sysClr val="window" lastClr="FFFFFF"/>
                        </a:solidFill>
                        <a:ln w="6350">
                          <a:solidFill>
                            <a:prstClr val="black"/>
                          </a:solidFill>
                        </a:ln>
                      </wps:spPr>
                      <wps:txbx>
                        <w:txbxContent>
                          <w:p w14:paraId="3B73E9F2" w14:textId="68E152F0" w:rsidR="00606382" w:rsidRPr="00606382" w:rsidRDefault="00606382" w:rsidP="00606382">
                            <w:pPr>
                              <w:rPr>
                                <w:rFonts w:ascii="Times New Roman" w:hAnsi="Times New Roman"/>
                                <w:sz w:val="28"/>
                                <w:szCs w:val="28"/>
                              </w:rPr>
                            </w:pPr>
                            <w:r>
                              <w:rPr>
                                <w:rFonts w:ascii="Times New Roman" w:hAnsi="Times New Roman"/>
                                <w:sz w:val="28"/>
                                <w:szCs w:val="28"/>
                              </w:rPr>
                              <w:t>Model 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9B6E8" id="_x0000_s1037" type="#_x0000_t202" style="position:absolute;margin-left:357pt;margin-top:.55pt;width:133.5pt;height:26.25pt;z-index:2516582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" fillcolor="window" strokeweight=".5pt">
                <v:textbox>
                  <w:txbxContent>
                    <w:p w14:paraId="3B73E9F2" w14:textId="68E152F0" w:rsidR="00606382" w:rsidRPr="00606382" w:rsidRDefault="00606382" w:rsidP="00606382">
                      <w:pPr>
                        <w:rPr>
                          <w:rFonts w:ascii="Times New Roman" w:hAnsi="Times New Roman"/>
                          <w:sz w:val="28"/>
                          <w:szCs w:val="28"/>
                        </w:rPr>
                      </w:pPr>
                      <w:r>
                        <w:rPr>
                          <w:rFonts w:ascii="Times New Roman" w:hAnsi="Times New Roman"/>
                          <w:sz w:val="28"/>
                          <w:szCs w:val="28"/>
                        </w:rPr>
                        <w:t>Model Processing</w:t>
                      </w:r>
                    </w:p>
                  </w:txbxContent>
                </v:textbox>
                <w10:wrap type="square" anchorx="margin"/>
              </v:shape>
            </w:pict>
          </mc:Fallback>
        </mc:AlternateContent>
      </w:r>
    </w:p>
    <w:p w14:paraId="213A2CEC" w14:textId="1208F078" w:rsidR="00606382" w:rsidRDefault="00606382" w:rsidP="00606382">
      <w:r>
        <w:rPr>
          <w:noProof/>
        </w:rPr>
        <mc:AlternateContent>
          <mc:Choice Requires="wps">
            <w:drawing>
              <wp:anchor distT="0" distB="0" distL="114300" distR="114300" simplePos="0" relativeHeight="251658258" behindDoc="0" locked="0" layoutInCell="1" allowOverlap="1" wp14:anchorId="234F6888" wp14:editId="474E9157">
                <wp:simplePos x="0" y="0"/>
                <wp:positionH relativeFrom="margin">
                  <wp:posOffset>-137795</wp:posOffset>
                </wp:positionH>
                <wp:positionV relativeFrom="paragraph">
                  <wp:posOffset>363220</wp:posOffset>
                </wp:positionV>
                <wp:extent cx="1676400" cy="1666875"/>
                <wp:effectExtent l="0" t="0" r="19050" b="28575"/>
                <wp:wrapNone/>
                <wp:docPr id="1097516756" name="Text Box 42"/>
                <wp:cNvGraphicFramePr/>
                <a:graphic xmlns:a="http://schemas.openxmlformats.org/drawingml/2006/main">
                  <a:graphicData uri="http://schemas.microsoft.com/office/word/2010/wordprocessingShape">
                    <wps:wsp>
                      <wps:cNvSpPr txBox="1"/>
                      <wps:spPr>
                        <a:xfrm>
                          <a:off x="0" y="0"/>
                          <a:ext cx="1676400" cy="1666875"/>
                        </a:xfrm>
                        <a:prstGeom prst="rect">
                          <a:avLst/>
                        </a:prstGeom>
                        <a:solidFill>
                          <a:sysClr val="window" lastClr="FFFFFF"/>
                        </a:solidFill>
                        <a:ln w="6350">
                          <a:solidFill>
                            <a:prstClr val="black"/>
                          </a:solidFill>
                        </a:ln>
                      </wps:spPr>
                      <wps:txbx>
                        <w:txbxContent>
                          <w:p w14:paraId="5D895F8B" w14:textId="1524C4D4" w:rsidR="00606382" w:rsidRDefault="00606382" w:rsidP="00606382">
                            <w:pPr>
                              <w:rPr>
                                <w:rFonts w:ascii="Times New Roman" w:hAnsi="Times New Roman"/>
                                <w:sz w:val="24"/>
                                <w:szCs w:val="24"/>
                              </w:rPr>
                            </w:pPr>
                            <w:r>
                              <w:rPr>
                                <w:rFonts w:ascii="Times New Roman" w:hAnsi="Times New Roman"/>
                                <w:sz w:val="24"/>
                                <w:szCs w:val="24"/>
                              </w:rPr>
                              <w:t>Bucket ID(PK)</w:t>
                            </w:r>
                          </w:p>
                          <w:p w14:paraId="7CB6EB56" w14:textId="2F377AD0" w:rsidR="00606382" w:rsidRDefault="00606382" w:rsidP="00606382">
                            <w:pPr>
                              <w:rPr>
                                <w:rFonts w:ascii="Times New Roman" w:hAnsi="Times New Roman"/>
                                <w:sz w:val="24"/>
                                <w:szCs w:val="24"/>
                              </w:rPr>
                            </w:pPr>
                            <w:r>
                              <w:rPr>
                                <w:rFonts w:ascii="Times New Roman" w:hAnsi="Times New Roman"/>
                                <w:sz w:val="24"/>
                                <w:szCs w:val="24"/>
                              </w:rPr>
                              <w:t>Image ID(FK)</w:t>
                            </w:r>
                          </w:p>
                          <w:p w14:paraId="6E78946C" w14:textId="0B995439" w:rsidR="00606382" w:rsidRDefault="00606382" w:rsidP="00606382">
                            <w:pPr>
                              <w:rPr>
                                <w:rFonts w:ascii="Times New Roman" w:hAnsi="Times New Roman"/>
                                <w:sz w:val="24"/>
                                <w:szCs w:val="24"/>
                              </w:rPr>
                            </w:pPr>
                            <w:r>
                              <w:rPr>
                                <w:rFonts w:ascii="Times New Roman" w:hAnsi="Times New Roman"/>
                                <w:sz w:val="24"/>
                                <w:szCs w:val="24"/>
                              </w:rPr>
                              <w:t>Storage URL</w:t>
                            </w:r>
                          </w:p>
                          <w:p w14:paraId="20F049CE" w14:textId="1127709D" w:rsidR="00606382" w:rsidRDefault="00606382" w:rsidP="00606382">
                            <w:pPr>
                              <w:rPr>
                                <w:rFonts w:ascii="Times New Roman" w:hAnsi="Times New Roman"/>
                                <w:sz w:val="24"/>
                                <w:szCs w:val="24"/>
                              </w:rPr>
                            </w:pPr>
                            <w:r>
                              <w:rPr>
                                <w:rFonts w:ascii="Times New Roman" w:hAnsi="Times New Roman"/>
                                <w:sz w:val="24"/>
                                <w:szCs w:val="24"/>
                              </w:rPr>
                              <w:t>File size</w:t>
                            </w:r>
                          </w:p>
                          <w:p w14:paraId="1E3F957C" w14:textId="004415F8" w:rsidR="00606382" w:rsidRDefault="00606382" w:rsidP="00606382">
                            <w:pPr>
                              <w:rPr>
                                <w:rFonts w:ascii="Times New Roman" w:hAnsi="Times New Roman"/>
                                <w:sz w:val="24"/>
                                <w:szCs w:val="24"/>
                              </w:rPr>
                            </w:pPr>
                            <w:r>
                              <w:rPr>
                                <w:rFonts w:ascii="Times New Roman" w:hAnsi="Times New Roman"/>
                                <w:sz w:val="24"/>
                                <w:szCs w:val="24"/>
                              </w:rPr>
                              <w:t>Uploaded timestamp</w:t>
                            </w:r>
                          </w:p>
                          <w:p w14:paraId="7A67024E" w14:textId="77777777" w:rsidR="00606382" w:rsidRDefault="00606382" w:rsidP="006063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F6888" id="_x0000_s1038" type="#_x0000_t202" style="position:absolute;margin-left:-10.85pt;margin-top:28.6pt;width:132pt;height:131.25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" fillcolor="window" strokeweight=".5pt">
                <v:textbox>
                  <w:txbxContent>
                    <w:p w14:paraId="5D895F8B" w14:textId="1524C4D4" w:rsidR="00606382" w:rsidRDefault="00606382" w:rsidP="00606382">
                      <w:pPr>
                        <w:rPr>
                          <w:rFonts w:ascii="Times New Roman" w:hAnsi="Times New Roman"/>
                          <w:sz w:val="24"/>
                          <w:szCs w:val="24"/>
                        </w:rPr>
                      </w:pPr>
                      <w:r>
                        <w:rPr>
                          <w:rFonts w:ascii="Times New Roman" w:hAnsi="Times New Roman"/>
                          <w:sz w:val="24"/>
                          <w:szCs w:val="24"/>
                        </w:rPr>
                        <w:t>Bucket ID(PK)</w:t>
                      </w:r>
                    </w:p>
                    <w:p w14:paraId="7CB6EB56" w14:textId="2F377AD0" w:rsidR="00606382" w:rsidRDefault="00606382" w:rsidP="00606382">
                      <w:pPr>
                        <w:rPr>
                          <w:rFonts w:ascii="Times New Roman" w:hAnsi="Times New Roman"/>
                          <w:sz w:val="24"/>
                          <w:szCs w:val="24"/>
                        </w:rPr>
                      </w:pPr>
                      <w:r>
                        <w:rPr>
                          <w:rFonts w:ascii="Times New Roman" w:hAnsi="Times New Roman"/>
                          <w:sz w:val="24"/>
                          <w:szCs w:val="24"/>
                        </w:rPr>
                        <w:t>Image ID(FK)</w:t>
                      </w:r>
                    </w:p>
                    <w:p w14:paraId="6E78946C" w14:textId="0B995439" w:rsidR="00606382" w:rsidRDefault="00606382" w:rsidP="00606382">
                      <w:pPr>
                        <w:rPr>
                          <w:rFonts w:ascii="Times New Roman" w:hAnsi="Times New Roman"/>
                          <w:sz w:val="24"/>
                          <w:szCs w:val="24"/>
                        </w:rPr>
                      </w:pPr>
                      <w:r>
                        <w:rPr>
                          <w:rFonts w:ascii="Times New Roman" w:hAnsi="Times New Roman"/>
                          <w:sz w:val="24"/>
                          <w:szCs w:val="24"/>
                        </w:rPr>
                        <w:t>Storage URL</w:t>
                      </w:r>
                    </w:p>
                    <w:p w14:paraId="20F049CE" w14:textId="1127709D" w:rsidR="00606382" w:rsidRDefault="00606382" w:rsidP="00606382">
                      <w:pPr>
                        <w:rPr>
                          <w:rFonts w:ascii="Times New Roman" w:hAnsi="Times New Roman"/>
                          <w:sz w:val="24"/>
                          <w:szCs w:val="24"/>
                        </w:rPr>
                      </w:pPr>
                      <w:r>
                        <w:rPr>
                          <w:rFonts w:ascii="Times New Roman" w:hAnsi="Times New Roman"/>
                          <w:sz w:val="24"/>
                          <w:szCs w:val="24"/>
                        </w:rPr>
                        <w:t>File size</w:t>
                      </w:r>
                    </w:p>
                    <w:p w14:paraId="1E3F957C" w14:textId="004415F8" w:rsidR="00606382" w:rsidRDefault="00606382" w:rsidP="00606382">
                      <w:pPr>
                        <w:rPr>
                          <w:rFonts w:ascii="Times New Roman" w:hAnsi="Times New Roman"/>
                          <w:sz w:val="24"/>
                          <w:szCs w:val="24"/>
                        </w:rPr>
                      </w:pPr>
                      <w:r>
                        <w:rPr>
                          <w:rFonts w:ascii="Times New Roman" w:hAnsi="Times New Roman"/>
                          <w:sz w:val="24"/>
                          <w:szCs w:val="24"/>
                        </w:rPr>
                        <w:t>Uploaded timestamp</w:t>
                      </w:r>
                    </w:p>
                    <w:p w14:paraId="7A67024E" w14:textId="77777777" w:rsidR="00606382" w:rsidRDefault="00606382" w:rsidP="00606382"/>
                  </w:txbxContent>
                </v:textbox>
                <w10:wrap anchorx="margin"/>
              </v:shape>
            </w:pict>
          </mc:Fallback>
        </mc:AlternateContent>
      </w:r>
    </w:p>
    <w:p w14:paraId="7F6F91CA" w14:textId="4DE2D4C2" w:rsidR="00606382" w:rsidRPr="002B29D1" w:rsidRDefault="00606382" w:rsidP="00606382">
      <w:r>
        <w:rPr>
          <w:noProof/>
        </w:rPr>
        <mc:AlternateContent>
          <mc:Choice Requires="wps">
            <w:drawing>
              <wp:anchor distT="0" distB="0" distL="114300" distR="114300" simplePos="0" relativeHeight="251658259" behindDoc="0" locked="0" layoutInCell="1" allowOverlap="1" wp14:anchorId="32F90479" wp14:editId="404654DE">
                <wp:simplePos x="0" y="0"/>
                <wp:positionH relativeFrom="margin">
                  <wp:posOffset>4557774</wp:posOffset>
                </wp:positionH>
                <wp:positionV relativeFrom="paragraph">
                  <wp:posOffset>13838</wp:posOffset>
                </wp:positionV>
                <wp:extent cx="1676400" cy="1666875"/>
                <wp:effectExtent l="0" t="0" r="19050" b="28575"/>
                <wp:wrapNone/>
                <wp:docPr id="577372937" name="Text Box 42"/>
                <wp:cNvGraphicFramePr/>
                <a:graphic xmlns:a="http://schemas.openxmlformats.org/drawingml/2006/main">
                  <a:graphicData uri="http://schemas.microsoft.com/office/word/2010/wordprocessingShape">
                    <wps:wsp>
                      <wps:cNvSpPr txBox="1"/>
                      <wps:spPr>
                        <a:xfrm>
                          <a:off x="0" y="0"/>
                          <a:ext cx="1676400" cy="1666875"/>
                        </a:xfrm>
                        <a:prstGeom prst="rect">
                          <a:avLst/>
                        </a:prstGeom>
                        <a:solidFill>
                          <a:sysClr val="window" lastClr="FFFFFF"/>
                        </a:solidFill>
                        <a:ln w="6350">
                          <a:solidFill>
                            <a:prstClr val="black"/>
                          </a:solidFill>
                        </a:ln>
                      </wps:spPr>
                      <wps:txbx>
                        <w:txbxContent>
                          <w:p w14:paraId="3E8D3966" w14:textId="7A8701A8" w:rsidR="00606382" w:rsidRDefault="00606382" w:rsidP="00606382">
                            <w:pPr>
                              <w:rPr>
                                <w:rFonts w:ascii="Times New Roman" w:hAnsi="Times New Roman"/>
                                <w:sz w:val="24"/>
                                <w:szCs w:val="24"/>
                              </w:rPr>
                            </w:pPr>
                            <w:r>
                              <w:rPr>
                                <w:rFonts w:ascii="Times New Roman" w:hAnsi="Times New Roman"/>
                                <w:sz w:val="24"/>
                                <w:szCs w:val="24"/>
                              </w:rPr>
                              <w:t>Process ID(PK)</w:t>
                            </w:r>
                          </w:p>
                          <w:p w14:paraId="5B7D1890" w14:textId="5E078138" w:rsidR="00606382" w:rsidRDefault="00606382" w:rsidP="00606382">
                            <w:pPr>
                              <w:rPr>
                                <w:rFonts w:ascii="Times New Roman" w:hAnsi="Times New Roman"/>
                                <w:sz w:val="24"/>
                                <w:szCs w:val="24"/>
                              </w:rPr>
                            </w:pPr>
                            <w:r>
                              <w:rPr>
                                <w:rFonts w:ascii="Times New Roman" w:hAnsi="Times New Roman"/>
                                <w:sz w:val="24"/>
                                <w:szCs w:val="24"/>
                              </w:rPr>
                              <w:t>Input ID(FK)</w:t>
                            </w:r>
                          </w:p>
                          <w:p w14:paraId="6BA4B2F9" w14:textId="39B8825D" w:rsidR="00606382" w:rsidRDefault="00606382" w:rsidP="00606382">
                            <w:pPr>
                              <w:rPr>
                                <w:rFonts w:ascii="Times New Roman" w:hAnsi="Times New Roman"/>
                                <w:sz w:val="24"/>
                                <w:szCs w:val="24"/>
                              </w:rPr>
                            </w:pPr>
                            <w:r>
                              <w:rPr>
                                <w:rFonts w:ascii="Times New Roman" w:hAnsi="Times New Roman"/>
                                <w:sz w:val="24"/>
                                <w:szCs w:val="24"/>
                              </w:rPr>
                              <w:t>Model name</w:t>
                            </w:r>
                          </w:p>
                          <w:p w14:paraId="4A1AFBF2" w14:textId="7354BC67" w:rsidR="00606382" w:rsidRDefault="00606382" w:rsidP="00606382">
                            <w:pPr>
                              <w:rPr>
                                <w:rFonts w:ascii="Times New Roman" w:hAnsi="Times New Roman"/>
                                <w:sz w:val="24"/>
                                <w:szCs w:val="24"/>
                              </w:rPr>
                            </w:pPr>
                            <w:r>
                              <w:rPr>
                                <w:rFonts w:ascii="Times New Roman" w:hAnsi="Times New Roman"/>
                                <w:sz w:val="24"/>
                                <w:szCs w:val="24"/>
                              </w:rPr>
                              <w:t>Processing time</w:t>
                            </w:r>
                          </w:p>
                          <w:p w14:paraId="366168EC" w14:textId="3736F122" w:rsidR="00606382" w:rsidRDefault="00606382" w:rsidP="00606382">
                            <w:r>
                              <w:rPr>
                                <w:rFonts w:ascii="Times New Roman" w:hAnsi="Times New Roman"/>
                                <w:sz w:val="24"/>
                                <w:szCs w:val="24"/>
                              </w:rPr>
                              <w:t>Output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90479" id="_x0000_s1039" type="#_x0000_t202" style="position:absolute;margin-left:358.9pt;margin-top:1.1pt;width:132pt;height:131.25pt;z-index:2516582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" fillcolor="window" strokeweight=".5pt">
                <v:textbox>
                  <w:txbxContent>
                    <w:p w14:paraId="3E8D3966" w14:textId="7A8701A8" w:rsidR="00606382" w:rsidRDefault="00606382" w:rsidP="00606382">
                      <w:pPr>
                        <w:rPr>
                          <w:rFonts w:ascii="Times New Roman" w:hAnsi="Times New Roman"/>
                          <w:sz w:val="24"/>
                          <w:szCs w:val="24"/>
                        </w:rPr>
                      </w:pPr>
                      <w:r>
                        <w:rPr>
                          <w:rFonts w:ascii="Times New Roman" w:hAnsi="Times New Roman"/>
                          <w:sz w:val="24"/>
                          <w:szCs w:val="24"/>
                        </w:rPr>
                        <w:t>Process ID(PK)</w:t>
                      </w:r>
                    </w:p>
                    <w:p w14:paraId="5B7D1890" w14:textId="5E078138" w:rsidR="00606382" w:rsidRDefault="00606382" w:rsidP="00606382">
                      <w:pPr>
                        <w:rPr>
                          <w:rFonts w:ascii="Times New Roman" w:hAnsi="Times New Roman"/>
                          <w:sz w:val="24"/>
                          <w:szCs w:val="24"/>
                        </w:rPr>
                      </w:pPr>
                      <w:r>
                        <w:rPr>
                          <w:rFonts w:ascii="Times New Roman" w:hAnsi="Times New Roman"/>
                          <w:sz w:val="24"/>
                          <w:szCs w:val="24"/>
                        </w:rPr>
                        <w:t>Input ID(FK)</w:t>
                      </w:r>
                    </w:p>
                    <w:p w14:paraId="6BA4B2F9" w14:textId="39B8825D" w:rsidR="00606382" w:rsidRDefault="00606382" w:rsidP="00606382">
                      <w:pPr>
                        <w:rPr>
                          <w:rFonts w:ascii="Times New Roman" w:hAnsi="Times New Roman"/>
                          <w:sz w:val="24"/>
                          <w:szCs w:val="24"/>
                        </w:rPr>
                      </w:pPr>
                      <w:r>
                        <w:rPr>
                          <w:rFonts w:ascii="Times New Roman" w:hAnsi="Times New Roman"/>
                          <w:sz w:val="24"/>
                          <w:szCs w:val="24"/>
                        </w:rPr>
                        <w:t>Model name</w:t>
                      </w:r>
                    </w:p>
                    <w:p w14:paraId="4A1AFBF2" w14:textId="7354BC67" w:rsidR="00606382" w:rsidRDefault="00606382" w:rsidP="00606382">
                      <w:pPr>
                        <w:rPr>
                          <w:rFonts w:ascii="Times New Roman" w:hAnsi="Times New Roman"/>
                          <w:sz w:val="24"/>
                          <w:szCs w:val="24"/>
                        </w:rPr>
                      </w:pPr>
                      <w:r>
                        <w:rPr>
                          <w:rFonts w:ascii="Times New Roman" w:hAnsi="Times New Roman"/>
                          <w:sz w:val="24"/>
                          <w:szCs w:val="24"/>
                        </w:rPr>
                        <w:t>Processing time</w:t>
                      </w:r>
                    </w:p>
                    <w:p w14:paraId="366168EC" w14:textId="3736F122" w:rsidR="00606382" w:rsidRDefault="00606382" w:rsidP="00606382">
                      <w:r>
                        <w:rPr>
                          <w:rFonts w:ascii="Times New Roman" w:hAnsi="Times New Roman"/>
                          <w:sz w:val="24"/>
                          <w:szCs w:val="24"/>
                        </w:rPr>
                        <w:t>Output status</w:t>
                      </w:r>
                    </w:p>
                  </w:txbxContent>
                </v:textbox>
                <w10:wrap anchorx="margin"/>
              </v:shape>
            </w:pict>
          </mc:Fallback>
        </mc:AlternateContent>
      </w:r>
    </w:p>
    <w:p w14:paraId="77559218" w14:textId="77777777" w:rsidR="00606382" w:rsidRDefault="00606382" w:rsidP="00606382">
      <w:pPr>
        <w:jc w:val="center"/>
        <w:rPr>
          <w:rFonts w:ascii="Times New Roman" w:hAnsi="Times New Roman"/>
          <w:b/>
          <w:bCs/>
          <w:color w:val="000000" w:themeColor="text1"/>
          <w:sz w:val="32"/>
          <w:szCs w:val="32"/>
          <w:u w:val="single"/>
        </w:rPr>
      </w:pPr>
    </w:p>
    <w:p w14:paraId="33BB49BE" w14:textId="77777777" w:rsidR="00606382" w:rsidRDefault="00606382" w:rsidP="00606382">
      <w:pPr>
        <w:jc w:val="center"/>
        <w:rPr>
          <w:rFonts w:ascii="Times New Roman" w:hAnsi="Times New Roman"/>
          <w:b/>
          <w:bCs/>
          <w:color w:val="000000" w:themeColor="text1"/>
          <w:sz w:val="32"/>
          <w:szCs w:val="32"/>
          <w:u w:val="single"/>
        </w:rPr>
      </w:pPr>
    </w:p>
    <w:p w14:paraId="71C493B1" w14:textId="77777777" w:rsidR="00606382" w:rsidRDefault="00606382" w:rsidP="00606382">
      <w:pPr>
        <w:jc w:val="center"/>
        <w:rPr>
          <w:rFonts w:ascii="Times New Roman" w:hAnsi="Times New Roman"/>
          <w:b/>
          <w:bCs/>
          <w:color w:val="000000" w:themeColor="text1"/>
          <w:sz w:val="32"/>
          <w:szCs w:val="32"/>
          <w:u w:val="single"/>
        </w:rPr>
      </w:pPr>
    </w:p>
    <w:p w14:paraId="763E6B31" w14:textId="77777777" w:rsidR="00606382" w:rsidRDefault="00606382" w:rsidP="00606382">
      <w:pPr>
        <w:jc w:val="center"/>
        <w:rPr>
          <w:rFonts w:ascii="Times New Roman" w:hAnsi="Times New Roman"/>
          <w:b/>
          <w:bCs/>
          <w:color w:val="000000" w:themeColor="text1"/>
          <w:sz w:val="32"/>
          <w:szCs w:val="32"/>
          <w:u w:val="single"/>
        </w:rPr>
      </w:pPr>
    </w:p>
    <w:p w14:paraId="755F054C" w14:textId="77777777" w:rsidR="00606382" w:rsidRDefault="00606382" w:rsidP="00606382">
      <w:pPr>
        <w:jc w:val="center"/>
        <w:rPr>
          <w:rFonts w:ascii="Times New Roman" w:hAnsi="Times New Roman"/>
          <w:b/>
          <w:bCs/>
          <w:color w:val="000000" w:themeColor="text1"/>
          <w:sz w:val="32"/>
          <w:szCs w:val="32"/>
          <w:u w:val="single"/>
        </w:rPr>
      </w:pPr>
    </w:p>
    <w:p w14:paraId="69E960DE" w14:textId="77777777" w:rsidR="00606382" w:rsidRDefault="00606382" w:rsidP="00606382">
      <w:pPr>
        <w:jc w:val="both"/>
        <w:rPr>
          <w:rFonts w:ascii="Times New Roman" w:hAnsi="Times New Roman"/>
          <w:color w:val="000000" w:themeColor="text1"/>
          <w:sz w:val="32"/>
          <w:szCs w:val="32"/>
          <w:lang w:val="en-IN"/>
        </w:rPr>
      </w:pPr>
    </w:p>
    <w:p w14:paraId="68A7451D" w14:textId="77777777" w:rsidR="00606382" w:rsidRDefault="00606382" w:rsidP="00606382">
      <w:pPr>
        <w:jc w:val="both"/>
        <w:rPr>
          <w:rFonts w:ascii="Times New Roman" w:hAnsi="Times New Roman"/>
          <w:color w:val="000000" w:themeColor="text1"/>
          <w:sz w:val="32"/>
          <w:szCs w:val="32"/>
          <w:lang w:val="en-IN"/>
        </w:rPr>
      </w:pPr>
    </w:p>
    <w:p w14:paraId="2445B1F1" w14:textId="77777777" w:rsidR="00606382" w:rsidRDefault="00606382" w:rsidP="00606382">
      <w:pPr>
        <w:jc w:val="both"/>
        <w:rPr>
          <w:rFonts w:ascii="Times New Roman" w:hAnsi="Times New Roman"/>
          <w:color w:val="000000" w:themeColor="text1"/>
          <w:sz w:val="32"/>
          <w:szCs w:val="32"/>
          <w:lang w:val="en-IN"/>
        </w:rPr>
      </w:pPr>
    </w:p>
    <w:p w14:paraId="384BB82E" w14:textId="52E3147D" w:rsidR="00606382" w:rsidRPr="007F1B0E" w:rsidRDefault="00606382" w:rsidP="007F1B0E">
      <w:pPr>
        <w:pStyle w:val="ListParagraph"/>
        <w:numPr>
          <w:ilvl w:val="0"/>
          <w:numId w:val="59"/>
        </w:numPr>
        <w:jc w:val="both"/>
        <w:rPr>
          <w:rFonts w:ascii="Times New Roman" w:hAnsi="Times New Roman"/>
          <w:b/>
          <w:bCs/>
          <w:color w:val="000000" w:themeColor="text1"/>
          <w:sz w:val="28"/>
          <w:szCs w:val="28"/>
          <w:lang w:val="en-IN"/>
        </w:rPr>
      </w:pPr>
      <w:r w:rsidRPr="007F1B0E">
        <w:rPr>
          <w:rFonts w:ascii="Times New Roman" w:hAnsi="Times New Roman"/>
          <w:b/>
          <w:bCs/>
          <w:color w:val="000000" w:themeColor="text1"/>
          <w:sz w:val="28"/>
          <w:szCs w:val="28"/>
          <w:lang w:val="en-IN"/>
        </w:rPr>
        <w:t>Text Input</w:t>
      </w:r>
    </w:p>
    <w:p w14:paraId="4BE57F06" w14:textId="4F7692FC" w:rsidR="00606382" w:rsidRPr="007F1B0E" w:rsidRDefault="00606382" w:rsidP="007F1B0E">
      <w:pPr>
        <w:numPr>
          <w:ilvl w:val="0"/>
          <w:numId w:val="53"/>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Primary Key: Input ID</w:t>
      </w:r>
    </w:p>
    <w:p w14:paraId="3E46D981" w14:textId="77777777" w:rsidR="00606382" w:rsidRPr="007F1B0E" w:rsidRDefault="00606382" w:rsidP="007F1B0E">
      <w:pPr>
        <w:numPr>
          <w:ilvl w:val="0"/>
          <w:numId w:val="53"/>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Attributes:</w:t>
      </w:r>
    </w:p>
    <w:p w14:paraId="3F12F8EA" w14:textId="0FBB3232" w:rsidR="00606382" w:rsidRPr="007F1B0E" w:rsidRDefault="00606382" w:rsidP="007F1B0E">
      <w:pPr>
        <w:numPr>
          <w:ilvl w:val="1"/>
          <w:numId w:val="53"/>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Language ID (Foreign Key referencing Language. Language ID)</w:t>
      </w:r>
    </w:p>
    <w:p w14:paraId="55E3F4AF" w14:textId="7FCD7F9F" w:rsidR="00606382" w:rsidRPr="007F1B0E" w:rsidRDefault="00606382" w:rsidP="007F1B0E">
      <w:pPr>
        <w:numPr>
          <w:ilvl w:val="1"/>
          <w:numId w:val="53"/>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Text Description (Input text from the user)</w:t>
      </w:r>
    </w:p>
    <w:p w14:paraId="252EC8F3" w14:textId="40D79E45" w:rsidR="00606382" w:rsidRPr="007F1B0E" w:rsidRDefault="00606382" w:rsidP="007F1B0E">
      <w:pPr>
        <w:numPr>
          <w:ilvl w:val="1"/>
          <w:numId w:val="53"/>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Submission Timestamp (Timestamp of when the text was submitted)</w:t>
      </w:r>
    </w:p>
    <w:p w14:paraId="0EDFD0EC" w14:textId="77777777" w:rsidR="00606382" w:rsidRPr="007F1B0E" w:rsidRDefault="00606382" w:rsidP="007F1B0E">
      <w:pPr>
        <w:numPr>
          <w:ilvl w:val="1"/>
          <w:numId w:val="53"/>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Language (Detected or selected language)</w:t>
      </w:r>
    </w:p>
    <w:p w14:paraId="0AADBDBE" w14:textId="77777777" w:rsidR="00606382" w:rsidRPr="007F1B0E" w:rsidRDefault="00606382" w:rsidP="00606382">
      <w:pPr>
        <w:jc w:val="both"/>
        <w:rPr>
          <w:rFonts w:ascii="Times New Roman" w:hAnsi="Times New Roman"/>
          <w:b/>
          <w:bCs/>
          <w:color w:val="000000" w:themeColor="text1"/>
          <w:sz w:val="28"/>
          <w:szCs w:val="28"/>
          <w:u w:val="single"/>
        </w:rPr>
      </w:pPr>
    </w:p>
    <w:p w14:paraId="6EB1A2A0" w14:textId="77777777" w:rsidR="00606382" w:rsidRPr="007F1B0E" w:rsidRDefault="00606382" w:rsidP="007F1B0E">
      <w:pPr>
        <w:pStyle w:val="ListParagraph"/>
        <w:numPr>
          <w:ilvl w:val="0"/>
          <w:numId w:val="59"/>
        </w:numPr>
        <w:jc w:val="both"/>
        <w:rPr>
          <w:rFonts w:ascii="Times New Roman" w:hAnsi="Times New Roman"/>
          <w:b/>
          <w:bCs/>
          <w:color w:val="000000" w:themeColor="text1"/>
          <w:sz w:val="28"/>
          <w:szCs w:val="28"/>
          <w:lang w:val="en-IN"/>
        </w:rPr>
      </w:pPr>
      <w:r w:rsidRPr="007F1B0E">
        <w:rPr>
          <w:rFonts w:ascii="Times New Roman" w:hAnsi="Times New Roman"/>
          <w:b/>
          <w:bCs/>
          <w:color w:val="000000" w:themeColor="text1"/>
          <w:sz w:val="28"/>
          <w:szCs w:val="28"/>
          <w:lang w:val="en-IN"/>
        </w:rPr>
        <w:t>Language</w:t>
      </w:r>
    </w:p>
    <w:p w14:paraId="2FB8BAEE" w14:textId="5C1AD191" w:rsidR="00606382" w:rsidRPr="007F1B0E" w:rsidRDefault="00606382" w:rsidP="007F1B0E">
      <w:pPr>
        <w:numPr>
          <w:ilvl w:val="0"/>
          <w:numId w:val="54"/>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Primary Key: Language ID</w:t>
      </w:r>
    </w:p>
    <w:p w14:paraId="5CE7F807" w14:textId="77777777" w:rsidR="00606382" w:rsidRPr="007F1B0E" w:rsidRDefault="00606382" w:rsidP="007F1B0E">
      <w:pPr>
        <w:numPr>
          <w:ilvl w:val="0"/>
          <w:numId w:val="54"/>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Attributes:</w:t>
      </w:r>
    </w:p>
    <w:p w14:paraId="4A230DE4" w14:textId="2864AFB3" w:rsidR="00606382" w:rsidRPr="007F1B0E" w:rsidRDefault="00606382" w:rsidP="007F1B0E">
      <w:pPr>
        <w:numPr>
          <w:ilvl w:val="1"/>
          <w:numId w:val="54"/>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Language Name (Name of the language, e.g., English, Spanish)</w:t>
      </w:r>
    </w:p>
    <w:p w14:paraId="3DD8CC81" w14:textId="77633035" w:rsidR="00606382" w:rsidRPr="007F1B0E" w:rsidRDefault="00606382" w:rsidP="007F1B0E">
      <w:pPr>
        <w:numPr>
          <w:ilvl w:val="1"/>
          <w:numId w:val="54"/>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Generated Image (Boolean/Flag to indicate image generation status)</w:t>
      </w:r>
    </w:p>
    <w:p w14:paraId="29C43771" w14:textId="77777777" w:rsidR="00606382" w:rsidRPr="007F1B0E" w:rsidRDefault="00606382" w:rsidP="00606382">
      <w:pPr>
        <w:jc w:val="both"/>
        <w:rPr>
          <w:rFonts w:ascii="Times New Roman" w:hAnsi="Times New Roman"/>
          <w:color w:val="000000" w:themeColor="text1"/>
          <w:sz w:val="28"/>
          <w:szCs w:val="28"/>
        </w:rPr>
      </w:pPr>
    </w:p>
    <w:p w14:paraId="1B940B31" w14:textId="77777777" w:rsidR="00606382" w:rsidRPr="007F1B0E" w:rsidRDefault="00606382" w:rsidP="007F1B0E">
      <w:pPr>
        <w:pStyle w:val="ListParagraph"/>
        <w:numPr>
          <w:ilvl w:val="0"/>
          <w:numId w:val="60"/>
        </w:numPr>
        <w:jc w:val="both"/>
        <w:rPr>
          <w:rFonts w:ascii="Times New Roman" w:hAnsi="Times New Roman"/>
          <w:b/>
          <w:bCs/>
          <w:color w:val="000000" w:themeColor="text1"/>
          <w:sz w:val="28"/>
          <w:szCs w:val="28"/>
          <w:lang w:val="en-IN"/>
        </w:rPr>
      </w:pPr>
      <w:r w:rsidRPr="007F1B0E">
        <w:rPr>
          <w:rFonts w:ascii="Times New Roman" w:hAnsi="Times New Roman"/>
          <w:b/>
          <w:bCs/>
          <w:color w:val="000000" w:themeColor="text1"/>
          <w:sz w:val="28"/>
          <w:szCs w:val="28"/>
          <w:lang w:val="en-IN"/>
        </w:rPr>
        <w:t>Image</w:t>
      </w:r>
    </w:p>
    <w:p w14:paraId="197E209C" w14:textId="54D3770C" w:rsidR="00606382" w:rsidRPr="007F1B0E" w:rsidRDefault="00606382" w:rsidP="007F1B0E">
      <w:pPr>
        <w:numPr>
          <w:ilvl w:val="0"/>
          <w:numId w:val="55"/>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Primary Key: Image ID</w:t>
      </w:r>
    </w:p>
    <w:p w14:paraId="16B5B0EE" w14:textId="77777777" w:rsidR="00606382" w:rsidRPr="007F1B0E" w:rsidRDefault="00606382" w:rsidP="007F1B0E">
      <w:pPr>
        <w:numPr>
          <w:ilvl w:val="0"/>
          <w:numId w:val="55"/>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Attributes:</w:t>
      </w:r>
    </w:p>
    <w:p w14:paraId="53514D09" w14:textId="59A08E7D" w:rsidR="00606382" w:rsidRPr="007F1B0E" w:rsidRDefault="00606382" w:rsidP="007F1B0E">
      <w:pPr>
        <w:numPr>
          <w:ilvl w:val="1"/>
          <w:numId w:val="55"/>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Input ID (Foreign Key referencing Text Input. Input ID)</w:t>
      </w:r>
    </w:p>
    <w:p w14:paraId="71054369" w14:textId="1BAD5D3B" w:rsidR="00606382" w:rsidRPr="007F1B0E" w:rsidRDefault="00606382" w:rsidP="007F1B0E">
      <w:pPr>
        <w:numPr>
          <w:ilvl w:val="1"/>
          <w:numId w:val="55"/>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Image URL (URL of the generated image in S3)</w:t>
      </w:r>
    </w:p>
    <w:p w14:paraId="71F7F79F" w14:textId="066EB206" w:rsidR="00606382" w:rsidRPr="007F1B0E" w:rsidRDefault="00606382" w:rsidP="007F1B0E">
      <w:pPr>
        <w:numPr>
          <w:ilvl w:val="1"/>
          <w:numId w:val="55"/>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Generation Timestamp (Timestamp when the image was generated)</w:t>
      </w:r>
    </w:p>
    <w:p w14:paraId="50E37EEE" w14:textId="77777777" w:rsidR="00606382" w:rsidRPr="007F1B0E" w:rsidRDefault="00606382" w:rsidP="007F1B0E">
      <w:pPr>
        <w:numPr>
          <w:ilvl w:val="1"/>
          <w:numId w:val="55"/>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AWS_S3_Bucket (Name or ID of the S3 bucket where the image is stored)</w:t>
      </w:r>
    </w:p>
    <w:p w14:paraId="0C241D75" w14:textId="77777777" w:rsidR="00606382" w:rsidRPr="007F1B0E" w:rsidRDefault="00606382" w:rsidP="00606382">
      <w:pPr>
        <w:jc w:val="both"/>
        <w:rPr>
          <w:rFonts w:ascii="Times New Roman" w:hAnsi="Times New Roman"/>
          <w:b/>
          <w:bCs/>
          <w:color w:val="000000" w:themeColor="text1"/>
          <w:sz w:val="28"/>
          <w:szCs w:val="28"/>
        </w:rPr>
      </w:pPr>
    </w:p>
    <w:p w14:paraId="4285B6E6" w14:textId="77777777" w:rsidR="00606382" w:rsidRPr="007F1B0E" w:rsidRDefault="00606382" w:rsidP="007F1B0E">
      <w:pPr>
        <w:pStyle w:val="ListParagraph"/>
        <w:numPr>
          <w:ilvl w:val="0"/>
          <w:numId w:val="61"/>
        </w:numPr>
        <w:jc w:val="both"/>
        <w:rPr>
          <w:rFonts w:ascii="Times New Roman" w:hAnsi="Times New Roman"/>
          <w:b/>
          <w:bCs/>
          <w:color w:val="000000" w:themeColor="text1"/>
          <w:sz w:val="28"/>
          <w:szCs w:val="28"/>
          <w:lang w:val="en-IN"/>
        </w:rPr>
      </w:pPr>
      <w:r w:rsidRPr="007F1B0E">
        <w:rPr>
          <w:rFonts w:ascii="Times New Roman" w:hAnsi="Times New Roman"/>
          <w:b/>
          <w:bCs/>
          <w:color w:val="000000" w:themeColor="text1"/>
          <w:sz w:val="28"/>
          <w:szCs w:val="28"/>
          <w:lang w:val="en-IN"/>
        </w:rPr>
        <w:t>Bucket</w:t>
      </w:r>
    </w:p>
    <w:p w14:paraId="1EC67936" w14:textId="07993BC9" w:rsidR="00606382" w:rsidRPr="007F1B0E" w:rsidRDefault="00606382" w:rsidP="007F1B0E">
      <w:pPr>
        <w:numPr>
          <w:ilvl w:val="0"/>
          <w:numId w:val="56"/>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Primary Key: Bucket ID</w:t>
      </w:r>
    </w:p>
    <w:p w14:paraId="3F24D66C" w14:textId="77777777" w:rsidR="00606382" w:rsidRPr="007F1B0E" w:rsidRDefault="00606382" w:rsidP="007F1B0E">
      <w:pPr>
        <w:numPr>
          <w:ilvl w:val="0"/>
          <w:numId w:val="56"/>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Attributes:</w:t>
      </w:r>
    </w:p>
    <w:p w14:paraId="0342C3DB" w14:textId="6DA93AA8" w:rsidR="00606382" w:rsidRPr="007F1B0E" w:rsidRDefault="00606382" w:rsidP="007F1B0E">
      <w:pPr>
        <w:numPr>
          <w:ilvl w:val="1"/>
          <w:numId w:val="56"/>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Image ID (Foreign Key referencing Image- Image ID)</w:t>
      </w:r>
    </w:p>
    <w:p w14:paraId="33605B23" w14:textId="0B84E392" w:rsidR="00606382" w:rsidRPr="007F1B0E" w:rsidRDefault="00606382" w:rsidP="007F1B0E">
      <w:pPr>
        <w:numPr>
          <w:ilvl w:val="1"/>
          <w:numId w:val="56"/>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Storage URL (Full URL or path to the bucket storage)</w:t>
      </w:r>
    </w:p>
    <w:p w14:paraId="12951880" w14:textId="1B4827A1" w:rsidR="00606382" w:rsidRPr="007F1B0E" w:rsidRDefault="00606382" w:rsidP="007F1B0E">
      <w:pPr>
        <w:numPr>
          <w:ilvl w:val="1"/>
          <w:numId w:val="56"/>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File Size (Size of the image file in bytes)</w:t>
      </w:r>
    </w:p>
    <w:p w14:paraId="7CD99540" w14:textId="3AEB3DA8" w:rsidR="00606382" w:rsidRPr="007F1B0E" w:rsidRDefault="00606382" w:rsidP="007F1B0E">
      <w:pPr>
        <w:numPr>
          <w:ilvl w:val="1"/>
          <w:numId w:val="56"/>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Upload Timestamp (Timestamp of when the image was uploaded)</w:t>
      </w:r>
    </w:p>
    <w:p w14:paraId="20FA0194" w14:textId="77777777" w:rsidR="00606382" w:rsidRPr="007F1B0E" w:rsidRDefault="00606382" w:rsidP="00606382">
      <w:pPr>
        <w:jc w:val="both"/>
        <w:rPr>
          <w:rFonts w:ascii="Times New Roman" w:hAnsi="Times New Roman"/>
          <w:color w:val="000000" w:themeColor="text1"/>
          <w:sz w:val="28"/>
          <w:szCs w:val="28"/>
        </w:rPr>
      </w:pPr>
    </w:p>
    <w:p w14:paraId="13D97F90" w14:textId="10965DA8" w:rsidR="00606382" w:rsidRPr="007F1B0E" w:rsidRDefault="00606382" w:rsidP="007F1B0E">
      <w:pPr>
        <w:pStyle w:val="ListParagraph"/>
        <w:numPr>
          <w:ilvl w:val="0"/>
          <w:numId w:val="62"/>
        </w:numPr>
        <w:jc w:val="both"/>
        <w:rPr>
          <w:rFonts w:ascii="Times New Roman" w:hAnsi="Times New Roman"/>
          <w:b/>
          <w:bCs/>
          <w:color w:val="000000" w:themeColor="text1"/>
          <w:sz w:val="28"/>
          <w:szCs w:val="28"/>
          <w:lang w:val="en-IN"/>
        </w:rPr>
      </w:pPr>
      <w:r w:rsidRPr="007F1B0E">
        <w:rPr>
          <w:rFonts w:ascii="Times New Roman" w:hAnsi="Times New Roman"/>
          <w:b/>
          <w:bCs/>
          <w:color w:val="000000" w:themeColor="text1"/>
          <w:sz w:val="28"/>
          <w:szCs w:val="28"/>
          <w:lang w:val="en-IN"/>
        </w:rPr>
        <w:t>Model Processing</w:t>
      </w:r>
    </w:p>
    <w:p w14:paraId="19FF6D90" w14:textId="0655C9D0" w:rsidR="00606382" w:rsidRPr="007F1B0E" w:rsidRDefault="00606382" w:rsidP="007F1B0E">
      <w:pPr>
        <w:numPr>
          <w:ilvl w:val="0"/>
          <w:numId w:val="57"/>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Primary Key: Process ID</w:t>
      </w:r>
    </w:p>
    <w:p w14:paraId="771AF444" w14:textId="77777777" w:rsidR="00606382" w:rsidRPr="007F1B0E" w:rsidRDefault="00606382" w:rsidP="007F1B0E">
      <w:pPr>
        <w:numPr>
          <w:ilvl w:val="0"/>
          <w:numId w:val="57"/>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Attributes:</w:t>
      </w:r>
    </w:p>
    <w:p w14:paraId="6019D56E" w14:textId="75181F05" w:rsidR="00606382" w:rsidRPr="007F1B0E" w:rsidRDefault="00606382" w:rsidP="007F1B0E">
      <w:pPr>
        <w:numPr>
          <w:ilvl w:val="1"/>
          <w:numId w:val="57"/>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Input ID (Foreign Key referencing Text Input. Input ID)</w:t>
      </w:r>
    </w:p>
    <w:p w14:paraId="5A1DB932" w14:textId="59290AF2" w:rsidR="00606382" w:rsidRPr="007F1B0E" w:rsidRDefault="00606382" w:rsidP="007F1B0E">
      <w:pPr>
        <w:numPr>
          <w:ilvl w:val="1"/>
          <w:numId w:val="57"/>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Model Name (Name of the AI model used for image generation)</w:t>
      </w:r>
    </w:p>
    <w:p w14:paraId="4156A402" w14:textId="0A153ED9" w:rsidR="00606382" w:rsidRPr="007F1B0E" w:rsidRDefault="00606382" w:rsidP="007F1B0E">
      <w:pPr>
        <w:numPr>
          <w:ilvl w:val="1"/>
          <w:numId w:val="57"/>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Processing Time (Time taken to process the input and generate the image)</w:t>
      </w:r>
    </w:p>
    <w:p w14:paraId="33DEA955" w14:textId="0E74756A" w:rsidR="00606382" w:rsidRPr="007F1B0E" w:rsidRDefault="00606382" w:rsidP="007F1B0E">
      <w:pPr>
        <w:numPr>
          <w:ilvl w:val="1"/>
          <w:numId w:val="57"/>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Output Status (Status of the output, e.g., Success, Failed)</w:t>
      </w:r>
    </w:p>
    <w:p w14:paraId="044C0A0A" w14:textId="77777777" w:rsidR="00606382" w:rsidRPr="007F1B0E" w:rsidRDefault="00606382" w:rsidP="007F1B0E">
      <w:pPr>
        <w:pStyle w:val="ListParagraph"/>
        <w:numPr>
          <w:ilvl w:val="0"/>
          <w:numId w:val="63"/>
        </w:numPr>
        <w:jc w:val="both"/>
        <w:rPr>
          <w:rFonts w:ascii="Times New Roman" w:hAnsi="Times New Roman"/>
          <w:b/>
          <w:bCs/>
          <w:color w:val="000000" w:themeColor="text1"/>
          <w:sz w:val="28"/>
          <w:szCs w:val="28"/>
          <w:lang w:val="en-IN"/>
        </w:rPr>
      </w:pPr>
      <w:r w:rsidRPr="007F1B0E">
        <w:rPr>
          <w:rFonts w:ascii="Times New Roman" w:hAnsi="Times New Roman"/>
          <w:b/>
          <w:bCs/>
          <w:color w:val="000000" w:themeColor="text1"/>
          <w:sz w:val="28"/>
          <w:szCs w:val="28"/>
          <w:lang w:val="en-IN"/>
        </w:rPr>
        <w:t>Relationships</w:t>
      </w:r>
    </w:p>
    <w:p w14:paraId="7429DE52" w14:textId="52FF0226" w:rsidR="00606382" w:rsidRPr="007F1B0E" w:rsidRDefault="00606382" w:rsidP="007F1B0E">
      <w:pPr>
        <w:numPr>
          <w:ilvl w:val="0"/>
          <w:numId w:val="58"/>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Text Input to Language:</w:t>
      </w:r>
    </w:p>
    <w:p w14:paraId="0542F4F1" w14:textId="77777777" w:rsidR="00606382" w:rsidRPr="007F1B0E" w:rsidRDefault="00606382" w:rsidP="007F1B0E">
      <w:pPr>
        <w:numPr>
          <w:ilvl w:val="1"/>
          <w:numId w:val="58"/>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Relationship: One-to-Many</w:t>
      </w:r>
    </w:p>
    <w:p w14:paraId="74BB6C7B" w14:textId="77777777" w:rsidR="00606382" w:rsidRPr="007F1B0E" w:rsidRDefault="00606382" w:rsidP="007F1B0E">
      <w:pPr>
        <w:numPr>
          <w:ilvl w:val="1"/>
          <w:numId w:val="58"/>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Description: A language can have multiple text inputs, but each text input belongs to one language.</w:t>
      </w:r>
    </w:p>
    <w:p w14:paraId="553DADF5" w14:textId="5DC21B64" w:rsidR="00606382" w:rsidRPr="007F1B0E" w:rsidRDefault="00606382" w:rsidP="007F1B0E">
      <w:pPr>
        <w:numPr>
          <w:ilvl w:val="0"/>
          <w:numId w:val="58"/>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Tex Input to Image:</w:t>
      </w:r>
    </w:p>
    <w:p w14:paraId="3A4772D6" w14:textId="77777777" w:rsidR="00606382" w:rsidRPr="007F1B0E" w:rsidRDefault="00606382" w:rsidP="007F1B0E">
      <w:pPr>
        <w:numPr>
          <w:ilvl w:val="1"/>
          <w:numId w:val="58"/>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Relationship: One-to-Many</w:t>
      </w:r>
    </w:p>
    <w:p w14:paraId="620D459F" w14:textId="77777777" w:rsidR="00606382" w:rsidRPr="007F1B0E" w:rsidRDefault="00606382" w:rsidP="007F1B0E">
      <w:pPr>
        <w:numPr>
          <w:ilvl w:val="1"/>
          <w:numId w:val="58"/>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Description: A text input can generate multiple images, but each image is associated with one text input.</w:t>
      </w:r>
    </w:p>
    <w:p w14:paraId="3234C259" w14:textId="77777777" w:rsidR="00606382" w:rsidRPr="007F1B0E" w:rsidRDefault="00606382" w:rsidP="007F1B0E">
      <w:pPr>
        <w:numPr>
          <w:ilvl w:val="0"/>
          <w:numId w:val="58"/>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Image to Bucket:</w:t>
      </w:r>
    </w:p>
    <w:p w14:paraId="2D10A527" w14:textId="77777777" w:rsidR="00606382" w:rsidRPr="007F1B0E" w:rsidRDefault="00606382" w:rsidP="007F1B0E">
      <w:pPr>
        <w:numPr>
          <w:ilvl w:val="1"/>
          <w:numId w:val="58"/>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Relationship: One-to-One</w:t>
      </w:r>
    </w:p>
    <w:p w14:paraId="729C9451" w14:textId="77777777" w:rsidR="00606382" w:rsidRPr="007F1B0E" w:rsidRDefault="00606382" w:rsidP="007F1B0E">
      <w:pPr>
        <w:numPr>
          <w:ilvl w:val="1"/>
          <w:numId w:val="58"/>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Description: Each generated image is stored in one bucket.</w:t>
      </w:r>
    </w:p>
    <w:p w14:paraId="7BF2EEBE" w14:textId="6D1CE36F" w:rsidR="00606382" w:rsidRPr="007F1B0E" w:rsidRDefault="00606382" w:rsidP="007F1B0E">
      <w:pPr>
        <w:numPr>
          <w:ilvl w:val="0"/>
          <w:numId w:val="58"/>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Text Input to Model Processing:</w:t>
      </w:r>
    </w:p>
    <w:p w14:paraId="31BDF106" w14:textId="77777777" w:rsidR="00606382" w:rsidRPr="007F1B0E" w:rsidRDefault="00606382" w:rsidP="007F1B0E">
      <w:pPr>
        <w:numPr>
          <w:ilvl w:val="1"/>
          <w:numId w:val="58"/>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Relationship: One-to-Many</w:t>
      </w:r>
    </w:p>
    <w:p w14:paraId="5ED452B6" w14:textId="77777777" w:rsidR="00606382" w:rsidRPr="007F1B0E" w:rsidRDefault="00606382" w:rsidP="007F1B0E">
      <w:pPr>
        <w:numPr>
          <w:ilvl w:val="1"/>
          <w:numId w:val="58"/>
        </w:numPr>
        <w:jc w:val="both"/>
        <w:rPr>
          <w:rFonts w:ascii="Times New Roman" w:hAnsi="Times New Roman"/>
          <w:color w:val="000000" w:themeColor="text1"/>
          <w:sz w:val="28"/>
          <w:szCs w:val="28"/>
          <w:lang w:val="en-IN"/>
        </w:rPr>
      </w:pPr>
      <w:r w:rsidRPr="007F1B0E">
        <w:rPr>
          <w:rFonts w:ascii="Times New Roman" w:hAnsi="Times New Roman"/>
          <w:color w:val="000000" w:themeColor="text1"/>
          <w:sz w:val="28"/>
          <w:szCs w:val="28"/>
          <w:lang w:val="en-IN"/>
        </w:rPr>
        <w:t>Description: A single text input can undergo multiple processing steps (e.g., retries or alternative models).</w:t>
      </w:r>
    </w:p>
    <w:p w14:paraId="0AED3F1A" w14:textId="77777777" w:rsidR="00606382" w:rsidRDefault="00606382" w:rsidP="00606382">
      <w:pPr>
        <w:jc w:val="both"/>
        <w:rPr>
          <w:rFonts w:ascii="Times New Roman" w:hAnsi="Times New Roman"/>
          <w:b/>
          <w:bCs/>
          <w:color w:val="000000" w:themeColor="text1"/>
          <w:sz w:val="32"/>
          <w:szCs w:val="32"/>
          <w:u w:val="single"/>
        </w:rPr>
      </w:pPr>
    </w:p>
    <w:p w14:paraId="3E6D0E3C" w14:textId="77777777" w:rsidR="00606382" w:rsidRDefault="00606382" w:rsidP="00606382">
      <w:pPr>
        <w:jc w:val="center"/>
        <w:rPr>
          <w:rFonts w:ascii="Times New Roman" w:hAnsi="Times New Roman"/>
          <w:b/>
          <w:bCs/>
          <w:color w:val="000000" w:themeColor="text1"/>
          <w:sz w:val="32"/>
          <w:szCs w:val="32"/>
          <w:u w:val="single"/>
        </w:rPr>
      </w:pPr>
    </w:p>
    <w:p w14:paraId="2FBF373C" w14:textId="77777777" w:rsidR="00606382" w:rsidRDefault="00606382" w:rsidP="00606382">
      <w:pPr>
        <w:jc w:val="center"/>
        <w:rPr>
          <w:rFonts w:ascii="Times New Roman" w:hAnsi="Times New Roman"/>
          <w:b/>
          <w:bCs/>
          <w:color w:val="000000" w:themeColor="text1"/>
          <w:sz w:val="32"/>
          <w:szCs w:val="32"/>
          <w:u w:val="single"/>
        </w:rPr>
      </w:pPr>
    </w:p>
    <w:p w14:paraId="5E12730C" w14:textId="77777777" w:rsidR="00606382" w:rsidRDefault="00606382" w:rsidP="00606382">
      <w:pPr>
        <w:jc w:val="center"/>
        <w:rPr>
          <w:rFonts w:ascii="Times New Roman" w:hAnsi="Times New Roman"/>
          <w:b/>
          <w:bCs/>
          <w:color w:val="000000" w:themeColor="text1"/>
          <w:sz w:val="32"/>
          <w:szCs w:val="32"/>
          <w:u w:val="single"/>
        </w:rPr>
      </w:pPr>
    </w:p>
    <w:p w14:paraId="64798EAE" w14:textId="77777777" w:rsidR="00606382" w:rsidRDefault="00606382" w:rsidP="00606382">
      <w:pPr>
        <w:jc w:val="center"/>
        <w:rPr>
          <w:rFonts w:ascii="Times New Roman" w:hAnsi="Times New Roman"/>
          <w:b/>
          <w:bCs/>
          <w:color w:val="000000" w:themeColor="text1"/>
          <w:sz w:val="32"/>
          <w:szCs w:val="32"/>
          <w:u w:val="single"/>
        </w:rPr>
      </w:pPr>
    </w:p>
    <w:p w14:paraId="55DD7668" w14:textId="77777777" w:rsidR="00606382" w:rsidRDefault="00606382" w:rsidP="00606382">
      <w:pPr>
        <w:jc w:val="center"/>
        <w:rPr>
          <w:rFonts w:ascii="Times New Roman" w:hAnsi="Times New Roman"/>
          <w:b/>
          <w:bCs/>
          <w:color w:val="000000" w:themeColor="text1"/>
          <w:sz w:val="32"/>
          <w:szCs w:val="32"/>
          <w:u w:val="single"/>
        </w:rPr>
      </w:pPr>
    </w:p>
    <w:p w14:paraId="717036B5" w14:textId="77777777" w:rsidR="007F1B0E" w:rsidRDefault="007F1B0E" w:rsidP="00606382">
      <w:pPr>
        <w:rPr>
          <w:rFonts w:ascii="Times New Roman" w:hAnsi="Times New Roman"/>
          <w:b/>
          <w:bCs/>
          <w:color w:val="000000" w:themeColor="text1"/>
          <w:sz w:val="32"/>
          <w:szCs w:val="32"/>
          <w:u w:val="single"/>
        </w:rPr>
      </w:pPr>
    </w:p>
    <w:p w14:paraId="1FCA582A" w14:textId="77777777" w:rsidR="007F1B0E" w:rsidRDefault="007F1B0E" w:rsidP="00606382">
      <w:pPr>
        <w:rPr>
          <w:rFonts w:ascii="Times New Roman" w:hAnsi="Times New Roman"/>
          <w:b/>
          <w:bCs/>
          <w:color w:val="000000" w:themeColor="text1"/>
          <w:sz w:val="32"/>
          <w:szCs w:val="32"/>
          <w:u w:val="single"/>
        </w:rPr>
      </w:pPr>
    </w:p>
    <w:p w14:paraId="4726B31A" w14:textId="77777777" w:rsidR="007F1B0E" w:rsidRDefault="007F1B0E" w:rsidP="00606382">
      <w:pPr>
        <w:rPr>
          <w:rFonts w:ascii="Times New Roman" w:hAnsi="Times New Roman"/>
          <w:b/>
          <w:bCs/>
          <w:color w:val="000000" w:themeColor="text1"/>
          <w:sz w:val="32"/>
          <w:szCs w:val="32"/>
          <w:u w:val="single"/>
        </w:rPr>
      </w:pPr>
    </w:p>
    <w:p w14:paraId="694FED58" w14:textId="77777777" w:rsidR="007F1B0E" w:rsidRDefault="007F1B0E" w:rsidP="00606382">
      <w:pPr>
        <w:rPr>
          <w:rFonts w:ascii="Times New Roman" w:hAnsi="Times New Roman"/>
          <w:b/>
          <w:bCs/>
          <w:color w:val="000000" w:themeColor="text1"/>
          <w:sz w:val="32"/>
          <w:szCs w:val="32"/>
          <w:u w:val="single"/>
        </w:rPr>
      </w:pPr>
    </w:p>
    <w:p w14:paraId="5949077C" w14:textId="77777777" w:rsidR="007F1B0E" w:rsidRDefault="007F1B0E" w:rsidP="00606382">
      <w:pPr>
        <w:rPr>
          <w:rFonts w:ascii="Times New Roman" w:hAnsi="Times New Roman"/>
          <w:b/>
          <w:bCs/>
          <w:color w:val="000000" w:themeColor="text1"/>
          <w:sz w:val="32"/>
          <w:szCs w:val="32"/>
          <w:u w:val="single"/>
        </w:rPr>
      </w:pPr>
    </w:p>
    <w:p w14:paraId="60F5E287" w14:textId="77777777" w:rsidR="007F1B0E" w:rsidRDefault="007F1B0E" w:rsidP="00606382">
      <w:pPr>
        <w:rPr>
          <w:rFonts w:ascii="Times New Roman" w:hAnsi="Times New Roman"/>
          <w:b/>
          <w:bCs/>
          <w:color w:val="000000" w:themeColor="text1"/>
          <w:sz w:val="32"/>
          <w:szCs w:val="32"/>
          <w:u w:val="single"/>
        </w:rPr>
      </w:pPr>
    </w:p>
    <w:p w14:paraId="278ED4B4" w14:textId="77777777" w:rsidR="007F1B0E" w:rsidRDefault="007F1B0E" w:rsidP="00606382">
      <w:pPr>
        <w:rPr>
          <w:rFonts w:ascii="Times New Roman" w:hAnsi="Times New Roman"/>
          <w:b/>
          <w:bCs/>
          <w:color w:val="000000" w:themeColor="text1"/>
          <w:sz w:val="32"/>
          <w:szCs w:val="32"/>
          <w:u w:val="single"/>
        </w:rPr>
      </w:pPr>
    </w:p>
    <w:p w14:paraId="0E6E10C8" w14:textId="77777777" w:rsidR="007F1B0E" w:rsidRDefault="007F1B0E" w:rsidP="00606382">
      <w:pPr>
        <w:rPr>
          <w:rFonts w:ascii="Times New Roman" w:hAnsi="Times New Roman"/>
          <w:b/>
          <w:bCs/>
          <w:color w:val="000000" w:themeColor="text1"/>
          <w:sz w:val="32"/>
          <w:szCs w:val="32"/>
          <w:u w:val="single"/>
        </w:rPr>
      </w:pPr>
    </w:p>
    <w:p w14:paraId="584BD3E1" w14:textId="77777777" w:rsidR="007F1B0E" w:rsidRDefault="007F1B0E" w:rsidP="00606382">
      <w:pPr>
        <w:rPr>
          <w:rFonts w:ascii="Times New Roman" w:hAnsi="Times New Roman"/>
          <w:b/>
          <w:bCs/>
          <w:color w:val="000000" w:themeColor="text1"/>
          <w:sz w:val="32"/>
          <w:szCs w:val="32"/>
          <w:u w:val="single"/>
        </w:rPr>
      </w:pPr>
    </w:p>
    <w:p w14:paraId="23798CD9" w14:textId="2F868FEA" w:rsidR="00606382" w:rsidRDefault="00606382" w:rsidP="00606382">
      <w:pPr>
        <w:rPr>
          <w:rFonts w:ascii="Times New Roman" w:hAnsi="Times New Roman"/>
          <w:b/>
          <w:bCs/>
          <w:color w:val="000000" w:themeColor="text1"/>
          <w:sz w:val="32"/>
          <w:szCs w:val="32"/>
          <w:u w:val="single"/>
        </w:rPr>
      </w:pPr>
      <w:r>
        <w:rPr>
          <w:rFonts w:ascii="Times New Roman" w:hAnsi="Times New Roman"/>
          <w:b/>
          <w:bCs/>
          <w:color w:val="000000" w:themeColor="text1"/>
          <w:sz w:val="32"/>
          <w:szCs w:val="32"/>
          <w:u w:val="single"/>
        </w:rPr>
        <w:t>4.4 Data flow diagram</w:t>
      </w:r>
    </w:p>
    <w:p w14:paraId="791FC4DB" w14:textId="77777777" w:rsidR="00606382" w:rsidRDefault="00606382" w:rsidP="00606382">
      <w:pPr>
        <w:rPr>
          <w:rFonts w:ascii="Times New Roman" w:hAnsi="Times New Roman"/>
          <w:b/>
          <w:bCs/>
          <w:color w:val="000000" w:themeColor="text1"/>
          <w:sz w:val="32"/>
          <w:szCs w:val="32"/>
          <w:u w:val="single"/>
        </w:rPr>
      </w:pPr>
    </w:p>
    <w:p w14:paraId="0EFBB84D" w14:textId="56A4B203" w:rsidR="00606382" w:rsidRDefault="00606382" w:rsidP="00606382">
      <w:pPr>
        <w:rPr>
          <w:rFonts w:ascii="Times New Roman" w:hAnsi="Times New Roman"/>
          <w:b/>
          <w:bCs/>
          <w:color w:val="000000" w:themeColor="text1"/>
          <w:sz w:val="32"/>
          <w:szCs w:val="32"/>
          <w:u w:val="single"/>
        </w:rPr>
      </w:pPr>
      <w:r w:rsidRPr="00606382">
        <w:rPr>
          <w:rFonts w:ascii="Times New Roman" w:hAnsi="Times New Roman"/>
          <w:b/>
          <w:bCs/>
          <w:noProof/>
          <w:color w:val="000000" w:themeColor="text1"/>
          <w:sz w:val="32"/>
          <w:szCs w:val="32"/>
          <w:u w:val="single"/>
        </w:rPr>
        <w:drawing>
          <wp:inline distT="0" distB="0" distL="0" distR="0" wp14:anchorId="074E03AC" wp14:editId="687F1FBF">
            <wp:extent cx="5943600" cy="2404745"/>
            <wp:effectExtent l="0" t="0" r="0" b="0"/>
            <wp:docPr id="434150717" name="Picture 1" descr="A diagram of a software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0717" name="Picture 1" descr="A diagram of a software process&#10;&#10;Description automatically generated with medium confidence"/>
                    <pic:cNvPicPr/>
                  </pic:nvPicPr>
                  <pic:blipFill>
                    <a:blip r:embed="rId13"/>
                    <a:stretch>
                      <a:fillRect/>
                    </a:stretch>
                  </pic:blipFill>
                  <pic:spPr>
                    <a:xfrm>
                      <a:off x="0" y="0"/>
                      <a:ext cx="5943600" cy="2404745"/>
                    </a:xfrm>
                    <a:prstGeom prst="rect">
                      <a:avLst/>
                    </a:prstGeom>
                  </pic:spPr>
                </pic:pic>
              </a:graphicData>
            </a:graphic>
          </wp:inline>
        </w:drawing>
      </w:r>
    </w:p>
    <w:p w14:paraId="6CD55687" w14:textId="4892FE2D" w:rsidR="00606382" w:rsidRPr="00606382" w:rsidRDefault="00606382" w:rsidP="007F1B0E">
      <w:pPr>
        <w:pStyle w:val="ListParagraph"/>
        <w:numPr>
          <w:ilvl w:val="0"/>
          <w:numId w:val="70"/>
        </w:numPr>
        <w:jc w:val="both"/>
        <w:rPr>
          <w:rFonts w:ascii="Times New Roman" w:hAnsi="Times New Roman"/>
          <w:color w:val="000000" w:themeColor="text1"/>
          <w:sz w:val="28"/>
          <w:szCs w:val="28"/>
          <w:lang w:val="en-IN"/>
        </w:rPr>
      </w:pPr>
      <w:r w:rsidRPr="00606382">
        <w:rPr>
          <w:rFonts w:ascii="Times New Roman" w:hAnsi="Times New Roman"/>
          <w:b/>
          <w:bCs/>
          <w:color w:val="000000" w:themeColor="text1"/>
          <w:sz w:val="28"/>
          <w:szCs w:val="28"/>
          <w:lang w:val="en-IN"/>
        </w:rPr>
        <w:t>From User to Frontend</w:t>
      </w:r>
      <w:r w:rsidRPr="00606382">
        <w:rPr>
          <w:rFonts w:ascii="Times New Roman" w:hAnsi="Times New Roman"/>
          <w:color w:val="000000" w:themeColor="text1"/>
          <w:sz w:val="28"/>
          <w:szCs w:val="28"/>
          <w:lang w:val="en-IN"/>
        </w:rPr>
        <w:t>:</w:t>
      </w:r>
    </w:p>
    <w:p w14:paraId="4F657067" w14:textId="77777777" w:rsidR="00606382" w:rsidRPr="00606382" w:rsidRDefault="00606382" w:rsidP="007F1B0E">
      <w:pPr>
        <w:numPr>
          <w:ilvl w:val="0"/>
          <w:numId w:val="64"/>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Input: Text data.</w:t>
      </w:r>
    </w:p>
    <w:p w14:paraId="019606E6" w14:textId="77777777" w:rsidR="00606382" w:rsidRPr="00606382" w:rsidRDefault="00606382" w:rsidP="007F1B0E">
      <w:pPr>
        <w:numPr>
          <w:ilvl w:val="0"/>
          <w:numId w:val="64"/>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Validation: Ensure the text is in the correct format.</w:t>
      </w:r>
    </w:p>
    <w:p w14:paraId="7393531C" w14:textId="5AAE64A3" w:rsidR="00606382" w:rsidRPr="00606382" w:rsidRDefault="00606382" w:rsidP="007F1B0E">
      <w:pPr>
        <w:pStyle w:val="ListParagraph"/>
        <w:numPr>
          <w:ilvl w:val="0"/>
          <w:numId w:val="71"/>
        </w:numPr>
        <w:jc w:val="both"/>
        <w:rPr>
          <w:rFonts w:ascii="Times New Roman" w:hAnsi="Times New Roman"/>
          <w:color w:val="000000" w:themeColor="text1"/>
          <w:sz w:val="28"/>
          <w:szCs w:val="28"/>
          <w:lang w:val="en-IN"/>
        </w:rPr>
      </w:pPr>
      <w:r w:rsidRPr="00606382">
        <w:rPr>
          <w:rFonts w:ascii="Times New Roman" w:hAnsi="Times New Roman"/>
          <w:b/>
          <w:bCs/>
          <w:color w:val="000000" w:themeColor="text1"/>
          <w:sz w:val="28"/>
          <w:szCs w:val="28"/>
          <w:lang w:val="en-IN"/>
        </w:rPr>
        <w:t>From Frontend to Backend</w:t>
      </w:r>
      <w:r w:rsidRPr="00606382">
        <w:rPr>
          <w:rFonts w:ascii="Times New Roman" w:hAnsi="Times New Roman"/>
          <w:color w:val="000000" w:themeColor="text1"/>
          <w:sz w:val="28"/>
          <w:szCs w:val="28"/>
          <w:lang w:val="en-IN"/>
        </w:rPr>
        <w:t>:</w:t>
      </w:r>
    </w:p>
    <w:p w14:paraId="75E843CB" w14:textId="77777777" w:rsidR="00606382" w:rsidRPr="00606382" w:rsidRDefault="00606382" w:rsidP="007F1B0E">
      <w:pPr>
        <w:numPr>
          <w:ilvl w:val="0"/>
          <w:numId w:val="65"/>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API call: POST /generate-image.</w:t>
      </w:r>
    </w:p>
    <w:p w14:paraId="6A7DBA68" w14:textId="163FE91F" w:rsidR="00606382" w:rsidRPr="00606382" w:rsidRDefault="00606382" w:rsidP="007F1B0E">
      <w:pPr>
        <w:pStyle w:val="ListParagraph"/>
        <w:numPr>
          <w:ilvl w:val="0"/>
          <w:numId w:val="72"/>
        </w:numPr>
        <w:jc w:val="both"/>
        <w:rPr>
          <w:rFonts w:ascii="Times New Roman" w:hAnsi="Times New Roman"/>
          <w:color w:val="000000" w:themeColor="text1"/>
          <w:sz w:val="28"/>
          <w:szCs w:val="28"/>
          <w:lang w:val="en-IN"/>
        </w:rPr>
      </w:pPr>
      <w:r w:rsidRPr="00606382">
        <w:rPr>
          <w:rFonts w:ascii="Times New Roman" w:hAnsi="Times New Roman"/>
          <w:b/>
          <w:bCs/>
          <w:color w:val="000000" w:themeColor="text1"/>
          <w:sz w:val="28"/>
          <w:szCs w:val="28"/>
          <w:lang w:val="en-IN"/>
        </w:rPr>
        <w:t>Backend to Processing Layer</w:t>
      </w:r>
      <w:r w:rsidRPr="00606382">
        <w:rPr>
          <w:rFonts w:ascii="Times New Roman" w:hAnsi="Times New Roman"/>
          <w:color w:val="000000" w:themeColor="text1"/>
          <w:sz w:val="28"/>
          <w:szCs w:val="28"/>
          <w:lang w:val="en-IN"/>
        </w:rPr>
        <w:t>:</w:t>
      </w:r>
    </w:p>
    <w:p w14:paraId="746504C4" w14:textId="77777777" w:rsidR="00606382" w:rsidRPr="00606382" w:rsidRDefault="00606382" w:rsidP="007F1B0E">
      <w:pPr>
        <w:numPr>
          <w:ilvl w:val="0"/>
          <w:numId w:val="66"/>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Input: Text in JSON format.</w:t>
      </w:r>
    </w:p>
    <w:p w14:paraId="6274BD00" w14:textId="77777777" w:rsidR="00606382" w:rsidRPr="00606382" w:rsidRDefault="00606382" w:rsidP="007F1B0E">
      <w:pPr>
        <w:numPr>
          <w:ilvl w:val="0"/>
          <w:numId w:val="66"/>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Output: Generated image file.</w:t>
      </w:r>
    </w:p>
    <w:p w14:paraId="3383951F" w14:textId="05A7B31F" w:rsidR="00606382" w:rsidRPr="00606382" w:rsidRDefault="00606382" w:rsidP="007F1B0E">
      <w:pPr>
        <w:pStyle w:val="ListParagraph"/>
        <w:numPr>
          <w:ilvl w:val="0"/>
          <w:numId w:val="73"/>
        </w:numPr>
        <w:jc w:val="both"/>
        <w:rPr>
          <w:rFonts w:ascii="Times New Roman" w:hAnsi="Times New Roman"/>
          <w:color w:val="000000" w:themeColor="text1"/>
          <w:sz w:val="28"/>
          <w:szCs w:val="28"/>
          <w:lang w:val="en-IN"/>
        </w:rPr>
      </w:pPr>
      <w:r w:rsidRPr="00606382">
        <w:rPr>
          <w:rFonts w:ascii="Times New Roman" w:hAnsi="Times New Roman"/>
          <w:b/>
          <w:bCs/>
          <w:color w:val="000000" w:themeColor="text1"/>
          <w:sz w:val="28"/>
          <w:szCs w:val="28"/>
          <w:lang w:val="en-IN"/>
        </w:rPr>
        <w:t>Processing Layer to Storage</w:t>
      </w:r>
      <w:r w:rsidRPr="00606382">
        <w:rPr>
          <w:rFonts w:ascii="Times New Roman" w:hAnsi="Times New Roman"/>
          <w:color w:val="000000" w:themeColor="text1"/>
          <w:sz w:val="28"/>
          <w:szCs w:val="28"/>
          <w:lang w:val="en-IN"/>
        </w:rPr>
        <w:t>:</w:t>
      </w:r>
    </w:p>
    <w:p w14:paraId="59FCA438" w14:textId="77777777" w:rsidR="00606382" w:rsidRPr="00606382" w:rsidRDefault="00606382" w:rsidP="007F1B0E">
      <w:pPr>
        <w:numPr>
          <w:ilvl w:val="0"/>
          <w:numId w:val="67"/>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Upload: Store image in AWS S3.</w:t>
      </w:r>
    </w:p>
    <w:p w14:paraId="4C34F001" w14:textId="74B1CA92" w:rsidR="00606382" w:rsidRPr="00606382" w:rsidRDefault="00606382" w:rsidP="007F1B0E">
      <w:pPr>
        <w:pStyle w:val="ListParagraph"/>
        <w:numPr>
          <w:ilvl w:val="0"/>
          <w:numId w:val="74"/>
        </w:numPr>
        <w:jc w:val="both"/>
        <w:rPr>
          <w:rFonts w:ascii="Times New Roman" w:hAnsi="Times New Roman"/>
          <w:color w:val="000000" w:themeColor="text1"/>
          <w:sz w:val="28"/>
          <w:szCs w:val="28"/>
          <w:lang w:val="en-IN"/>
        </w:rPr>
      </w:pPr>
      <w:r w:rsidRPr="00606382">
        <w:rPr>
          <w:rFonts w:ascii="Times New Roman" w:hAnsi="Times New Roman"/>
          <w:b/>
          <w:bCs/>
          <w:color w:val="000000" w:themeColor="text1"/>
          <w:sz w:val="28"/>
          <w:szCs w:val="28"/>
          <w:lang w:val="en-IN"/>
        </w:rPr>
        <w:t>Storage to Backend</w:t>
      </w:r>
      <w:r w:rsidRPr="00606382">
        <w:rPr>
          <w:rFonts w:ascii="Times New Roman" w:hAnsi="Times New Roman"/>
          <w:color w:val="000000" w:themeColor="text1"/>
          <w:sz w:val="28"/>
          <w:szCs w:val="28"/>
          <w:lang w:val="en-IN"/>
        </w:rPr>
        <w:t>:</w:t>
      </w:r>
    </w:p>
    <w:p w14:paraId="25E83347" w14:textId="77777777" w:rsidR="00606382" w:rsidRPr="00606382" w:rsidRDefault="00606382" w:rsidP="007F1B0E">
      <w:pPr>
        <w:numPr>
          <w:ilvl w:val="0"/>
          <w:numId w:val="68"/>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Pre-signed URL for image retrieval.</w:t>
      </w:r>
    </w:p>
    <w:p w14:paraId="5803E742" w14:textId="2DA8DA84" w:rsidR="00606382" w:rsidRPr="00606382" w:rsidRDefault="00606382" w:rsidP="007F1B0E">
      <w:pPr>
        <w:pStyle w:val="ListParagraph"/>
        <w:numPr>
          <w:ilvl w:val="0"/>
          <w:numId w:val="73"/>
        </w:numPr>
        <w:jc w:val="both"/>
        <w:rPr>
          <w:rFonts w:ascii="Times New Roman" w:hAnsi="Times New Roman"/>
          <w:color w:val="000000" w:themeColor="text1"/>
          <w:sz w:val="28"/>
          <w:szCs w:val="28"/>
          <w:lang w:val="en-IN"/>
        </w:rPr>
      </w:pPr>
      <w:r w:rsidRPr="00606382">
        <w:rPr>
          <w:rFonts w:ascii="Times New Roman" w:hAnsi="Times New Roman"/>
          <w:b/>
          <w:bCs/>
          <w:color w:val="000000" w:themeColor="text1"/>
          <w:sz w:val="28"/>
          <w:szCs w:val="28"/>
          <w:lang w:val="en-IN"/>
        </w:rPr>
        <w:t>Backend to Frontend</w:t>
      </w:r>
      <w:r w:rsidRPr="00606382">
        <w:rPr>
          <w:rFonts w:ascii="Times New Roman" w:hAnsi="Times New Roman"/>
          <w:color w:val="000000" w:themeColor="text1"/>
          <w:sz w:val="28"/>
          <w:szCs w:val="28"/>
          <w:lang w:val="en-IN"/>
        </w:rPr>
        <w:t>:</w:t>
      </w:r>
    </w:p>
    <w:p w14:paraId="28CBBF39" w14:textId="41A4328B" w:rsidR="00606382" w:rsidRPr="00606382" w:rsidRDefault="00606382" w:rsidP="007F1B0E">
      <w:pPr>
        <w:numPr>
          <w:ilvl w:val="0"/>
          <w:numId w:val="69"/>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Output: Image URL or binary dat</w:t>
      </w:r>
      <w:r>
        <w:rPr>
          <w:rFonts w:ascii="Times New Roman" w:hAnsi="Times New Roman"/>
          <w:color w:val="000000" w:themeColor="text1"/>
          <w:sz w:val="28"/>
          <w:szCs w:val="28"/>
          <w:lang w:val="en-IN"/>
        </w:rPr>
        <w:t>a</w:t>
      </w:r>
    </w:p>
    <w:p w14:paraId="3DCE9348" w14:textId="3E9E8D5E" w:rsidR="00606382" w:rsidRDefault="00606382" w:rsidP="00606382">
      <w:pPr>
        <w:jc w:val="both"/>
        <w:rPr>
          <w:rFonts w:ascii="Times New Roman" w:hAnsi="Times New Roman"/>
          <w:b/>
          <w:bCs/>
          <w:color w:val="000000" w:themeColor="text1"/>
          <w:sz w:val="32"/>
          <w:szCs w:val="32"/>
          <w:u w:val="single"/>
        </w:rPr>
      </w:pPr>
      <w:r w:rsidRPr="00606382">
        <w:rPr>
          <w:rFonts w:ascii="Times New Roman" w:hAnsi="Times New Roman"/>
          <w:b/>
          <w:bCs/>
          <w:color w:val="000000" w:themeColor="text1"/>
          <w:sz w:val="32"/>
          <w:szCs w:val="32"/>
          <w:u w:val="single"/>
        </w:rPr>
        <w:t>4.5 Use case diagram</w:t>
      </w:r>
      <w:r>
        <w:rPr>
          <w:rFonts w:ascii="Times New Roman" w:hAnsi="Times New Roman"/>
          <w:b/>
          <w:bCs/>
          <w:color w:val="000000" w:themeColor="text1"/>
          <w:sz w:val="32"/>
          <w:szCs w:val="32"/>
          <w:u w:val="single"/>
        </w:rPr>
        <w:t>:</w:t>
      </w:r>
    </w:p>
    <w:p w14:paraId="5DA6D39E" w14:textId="77777777" w:rsidR="00606382" w:rsidRDefault="00606382" w:rsidP="00606382">
      <w:pPr>
        <w:jc w:val="both"/>
        <w:rPr>
          <w:rFonts w:ascii="Times New Roman" w:hAnsi="Times New Roman"/>
          <w:b/>
          <w:bCs/>
          <w:color w:val="000000" w:themeColor="text1"/>
          <w:sz w:val="32"/>
          <w:szCs w:val="32"/>
          <w:u w:val="single"/>
        </w:rPr>
      </w:pPr>
    </w:p>
    <w:p w14:paraId="03EDD767" w14:textId="1F031352" w:rsidR="00606382" w:rsidRPr="00606382" w:rsidRDefault="00606382" w:rsidP="00606382">
      <w:pPr>
        <w:jc w:val="both"/>
        <w:rPr>
          <w:rFonts w:ascii="Times New Roman" w:hAnsi="Times New Roman"/>
          <w:b/>
          <w:bCs/>
          <w:color w:val="000000" w:themeColor="text1"/>
          <w:sz w:val="32"/>
          <w:szCs w:val="32"/>
        </w:rPr>
      </w:pPr>
      <w:r w:rsidRPr="00606382">
        <w:rPr>
          <w:rFonts w:ascii="Times New Roman" w:hAnsi="Times New Roman"/>
          <w:b/>
          <w:bCs/>
          <w:noProof/>
          <w:color w:val="000000" w:themeColor="text1"/>
          <w:sz w:val="32"/>
          <w:szCs w:val="32"/>
        </w:rPr>
        <w:drawing>
          <wp:inline distT="0" distB="0" distL="0" distR="0" wp14:anchorId="5408EB9B" wp14:editId="02BA723B">
            <wp:extent cx="5943600" cy="3424555"/>
            <wp:effectExtent l="0" t="0" r="0" b="4445"/>
            <wp:docPr id="1382090105"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90105" name="Picture 1" descr="A diagram of a software application&#10;&#10;Description automatically generated"/>
                    <pic:cNvPicPr/>
                  </pic:nvPicPr>
                  <pic:blipFill>
                    <a:blip r:embed="rId14"/>
                    <a:stretch>
                      <a:fillRect/>
                    </a:stretch>
                  </pic:blipFill>
                  <pic:spPr>
                    <a:xfrm>
                      <a:off x="0" y="0"/>
                      <a:ext cx="5943600" cy="3424555"/>
                    </a:xfrm>
                    <a:prstGeom prst="rect">
                      <a:avLst/>
                    </a:prstGeom>
                  </pic:spPr>
                </pic:pic>
              </a:graphicData>
            </a:graphic>
          </wp:inline>
        </w:drawing>
      </w:r>
    </w:p>
    <w:p w14:paraId="43DC91D9" w14:textId="77777777" w:rsidR="00606382" w:rsidRPr="00606382" w:rsidRDefault="00606382" w:rsidP="007F1B0E">
      <w:pPr>
        <w:pStyle w:val="ListParagraph"/>
        <w:numPr>
          <w:ilvl w:val="0"/>
          <w:numId w:val="76"/>
        </w:numPr>
        <w:jc w:val="both"/>
        <w:rPr>
          <w:rFonts w:ascii="Times New Roman" w:hAnsi="Times New Roman"/>
          <w:b/>
          <w:bCs/>
          <w:color w:val="000000" w:themeColor="text1"/>
          <w:sz w:val="32"/>
          <w:szCs w:val="32"/>
          <w:lang w:val="en-IN"/>
        </w:rPr>
      </w:pPr>
      <w:r w:rsidRPr="00606382">
        <w:rPr>
          <w:rFonts w:ascii="Times New Roman" w:hAnsi="Times New Roman"/>
          <w:b/>
          <w:bCs/>
          <w:color w:val="000000" w:themeColor="text1"/>
          <w:sz w:val="32"/>
          <w:szCs w:val="32"/>
          <w:lang w:val="en-IN"/>
        </w:rPr>
        <w:t>Actors:</w:t>
      </w:r>
    </w:p>
    <w:p w14:paraId="7FD40F30" w14:textId="77777777" w:rsidR="00606382" w:rsidRPr="00606382" w:rsidRDefault="00606382" w:rsidP="007F1B0E">
      <w:pPr>
        <w:numPr>
          <w:ilvl w:val="0"/>
          <w:numId w:val="75"/>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User (End User): Interacts with the web application to input text and generate images.</w:t>
      </w:r>
    </w:p>
    <w:p w14:paraId="0557B115" w14:textId="77777777" w:rsidR="00606382" w:rsidRPr="00606382" w:rsidRDefault="00606382" w:rsidP="007F1B0E">
      <w:pPr>
        <w:numPr>
          <w:ilvl w:val="0"/>
          <w:numId w:val="75"/>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AWS (System): Responsible for processing text inputs, generating images, and storing them in an S3 bucket.</w:t>
      </w:r>
    </w:p>
    <w:p w14:paraId="103123DC" w14:textId="77777777" w:rsidR="00606382" w:rsidRDefault="00606382" w:rsidP="007F1B0E">
      <w:pPr>
        <w:numPr>
          <w:ilvl w:val="0"/>
          <w:numId w:val="75"/>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Admin: Manages the application, user accounts, and settings.</w:t>
      </w:r>
    </w:p>
    <w:p w14:paraId="688D1578" w14:textId="77777777" w:rsidR="00606382" w:rsidRDefault="00606382" w:rsidP="00606382">
      <w:pPr>
        <w:jc w:val="both"/>
        <w:rPr>
          <w:rFonts w:ascii="Times New Roman" w:hAnsi="Times New Roman"/>
          <w:color w:val="000000" w:themeColor="text1"/>
          <w:sz w:val="28"/>
          <w:szCs w:val="28"/>
          <w:lang w:val="en-IN"/>
        </w:rPr>
      </w:pPr>
    </w:p>
    <w:p w14:paraId="73E1CA3C" w14:textId="77777777" w:rsidR="00606382" w:rsidRPr="00606382" w:rsidRDefault="00606382" w:rsidP="00606382">
      <w:pPr>
        <w:jc w:val="both"/>
        <w:rPr>
          <w:rFonts w:ascii="Times New Roman" w:hAnsi="Times New Roman"/>
          <w:color w:val="000000" w:themeColor="text1"/>
          <w:sz w:val="28"/>
          <w:szCs w:val="28"/>
          <w:lang w:val="en-IN"/>
        </w:rPr>
      </w:pPr>
    </w:p>
    <w:p w14:paraId="7E9AFC09" w14:textId="49696338" w:rsidR="00606382" w:rsidRPr="00606382" w:rsidRDefault="00606382" w:rsidP="007F1B0E">
      <w:pPr>
        <w:pStyle w:val="ListParagraph"/>
        <w:numPr>
          <w:ilvl w:val="0"/>
          <w:numId w:val="76"/>
        </w:numPr>
        <w:jc w:val="both"/>
        <w:rPr>
          <w:rFonts w:ascii="Times New Roman" w:hAnsi="Times New Roman"/>
          <w:color w:val="000000" w:themeColor="text1"/>
          <w:sz w:val="28"/>
          <w:szCs w:val="28"/>
          <w:lang w:val="en-IN"/>
        </w:rPr>
      </w:pPr>
      <w:r>
        <w:rPr>
          <w:rFonts w:ascii="Times New Roman" w:hAnsi="Times New Roman"/>
          <w:b/>
          <w:bCs/>
          <w:color w:val="000000" w:themeColor="text1"/>
          <w:sz w:val="32"/>
          <w:szCs w:val="32"/>
          <w:lang w:val="en-IN"/>
        </w:rPr>
        <w:t>Description:</w:t>
      </w:r>
    </w:p>
    <w:p w14:paraId="38D865EF" w14:textId="25AC090D" w:rsidR="00606382" w:rsidRPr="00606382" w:rsidRDefault="00606382" w:rsidP="007F1B0E">
      <w:pPr>
        <w:pStyle w:val="ListParagraph"/>
        <w:numPr>
          <w:ilvl w:val="0"/>
          <w:numId w:val="75"/>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Generate Image: The user inputs text in various languages, and the system generates an image.</w:t>
      </w:r>
    </w:p>
    <w:p w14:paraId="60CB4B7A" w14:textId="04A57D68" w:rsidR="00606382" w:rsidRPr="00606382" w:rsidRDefault="00606382" w:rsidP="007F1B0E">
      <w:pPr>
        <w:pStyle w:val="ListParagraph"/>
        <w:numPr>
          <w:ilvl w:val="0"/>
          <w:numId w:val="75"/>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View Image: The user can view the generated image.</w:t>
      </w:r>
    </w:p>
    <w:p w14:paraId="721B765C" w14:textId="6C5BCC85" w:rsidR="00606382" w:rsidRPr="00606382" w:rsidRDefault="00606382" w:rsidP="007F1B0E">
      <w:pPr>
        <w:pStyle w:val="ListParagraph"/>
        <w:numPr>
          <w:ilvl w:val="0"/>
          <w:numId w:val="75"/>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Download Image: The user can download the generated image.</w:t>
      </w:r>
    </w:p>
    <w:p w14:paraId="2298AEF8" w14:textId="4DA5509F" w:rsidR="00606382" w:rsidRPr="00606382" w:rsidRDefault="00606382" w:rsidP="007F1B0E">
      <w:pPr>
        <w:pStyle w:val="ListParagraph"/>
        <w:numPr>
          <w:ilvl w:val="0"/>
          <w:numId w:val="75"/>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Upload Image: Admin uploads images to the system or S3 bucket for management.</w:t>
      </w:r>
    </w:p>
    <w:p w14:paraId="567D2A32" w14:textId="1881441B" w:rsidR="00606382" w:rsidRPr="00606382" w:rsidRDefault="00606382" w:rsidP="007F1B0E">
      <w:pPr>
        <w:pStyle w:val="ListParagraph"/>
        <w:numPr>
          <w:ilvl w:val="0"/>
          <w:numId w:val="75"/>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Manage User Accounts: Admin manages user accounts, e.g., creating, deleting, or updating user information.</w:t>
      </w:r>
    </w:p>
    <w:p w14:paraId="1AC8B2A8" w14:textId="3E2487A1" w:rsidR="00606382" w:rsidRPr="00606382" w:rsidRDefault="00606382" w:rsidP="007F1B0E">
      <w:pPr>
        <w:pStyle w:val="ListParagraph"/>
        <w:numPr>
          <w:ilvl w:val="0"/>
          <w:numId w:val="75"/>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Access S3 Bucket: The system accesses the S3 bucket to store or retrieve images.</w:t>
      </w:r>
    </w:p>
    <w:p w14:paraId="6986366C" w14:textId="716C2581" w:rsidR="00606382" w:rsidRDefault="00606382" w:rsidP="007F1B0E">
      <w:pPr>
        <w:pStyle w:val="ListParagraph"/>
        <w:numPr>
          <w:ilvl w:val="0"/>
          <w:numId w:val="75"/>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Switch Language: The user can switch between multiple languages for input.</w:t>
      </w:r>
    </w:p>
    <w:p w14:paraId="17871003" w14:textId="77777777" w:rsidR="00606382" w:rsidRDefault="00606382" w:rsidP="00606382">
      <w:pPr>
        <w:jc w:val="both"/>
        <w:rPr>
          <w:rFonts w:ascii="Times New Roman" w:hAnsi="Times New Roman"/>
          <w:color w:val="000000" w:themeColor="text1"/>
          <w:sz w:val="28"/>
          <w:szCs w:val="28"/>
          <w:lang w:val="en-IN"/>
        </w:rPr>
      </w:pPr>
    </w:p>
    <w:p w14:paraId="7C793339" w14:textId="77777777" w:rsidR="00606382" w:rsidRPr="00606382" w:rsidRDefault="00606382" w:rsidP="00606382">
      <w:pPr>
        <w:jc w:val="both"/>
        <w:rPr>
          <w:rFonts w:ascii="Times New Roman" w:hAnsi="Times New Roman"/>
          <w:color w:val="000000" w:themeColor="text1"/>
          <w:sz w:val="28"/>
          <w:szCs w:val="28"/>
          <w:lang w:val="en-IN"/>
        </w:rPr>
      </w:pPr>
    </w:p>
    <w:p w14:paraId="2380EDCC" w14:textId="77777777" w:rsidR="007F1B0E" w:rsidRDefault="007F1B0E" w:rsidP="00606382">
      <w:pPr>
        <w:jc w:val="both"/>
        <w:rPr>
          <w:rFonts w:ascii="Times New Roman" w:hAnsi="Times New Roman"/>
          <w:b/>
          <w:bCs/>
          <w:color w:val="000000" w:themeColor="text1"/>
          <w:sz w:val="32"/>
          <w:szCs w:val="32"/>
          <w:u w:val="single"/>
        </w:rPr>
      </w:pPr>
    </w:p>
    <w:p w14:paraId="4A96D7C8" w14:textId="77777777" w:rsidR="007F1B0E" w:rsidRDefault="007F1B0E" w:rsidP="00606382">
      <w:pPr>
        <w:jc w:val="both"/>
        <w:rPr>
          <w:rFonts w:ascii="Times New Roman" w:hAnsi="Times New Roman"/>
          <w:b/>
          <w:bCs/>
          <w:color w:val="000000" w:themeColor="text1"/>
          <w:sz w:val="32"/>
          <w:szCs w:val="32"/>
          <w:u w:val="single"/>
        </w:rPr>
      </w:pPr>
    </w:p>
    <w:p w14:paraId="2B712DE5" w14:textId="77777777" w:rsidR="007F1B0E" w:rsidRDefault="007F1B0E" w:rsidP="00606382">
      <w:pPr>
        <w:jc w:val="both"/>
        <w:rPr>
          <w:rFonts w:ascii="Times New Roman" w:hAnsi="Times New Roman"/>
          <w:b/>
          <w:bCs/>
          <w:color w:val="000000" w:themeColor="text1"/>
          <w:sz w:val="32"/>
          <w:szCs w:val="32"/>
          <w:u w:val="single"/>
        </w:rPr>
      </w:pPr>
    </w:p>
    <w:p w14:paraId="381DFEC9" w14:textId="77777777" w:rsidR="007F1B0E" w:rsidRDefault="007F1B0E" w:rsidP="00606382">
      <w:pPr>
        <w:jc w:val="both"/>
        <w:rPr>
          <w:rFonts w:ascii="Times New Roman" w:hAnsi="Times New Roman"/>
          <w:b/>
          <w:bCs/>
          <w:color w:val="000000" w:themeColor="text1"/>
          <w:sz w:val="32"/>
          <w:szCs w:val="32"/>
          <w:u w:val="single"/>
        </w:rPr>
      </w:pPr>
    </w:p>
    <w:p w14:paraId="11810607" w14:textId="77777777" w:rsidR="007F1B0E" w:rsidRDefault="007F1B0E" w:rsidP="00606382">
      <w:pPr>
        <w:jc w:val="both"/>
        <w:rPr>
          <w:rFonts w:ascii="Times New Roman" w:hAnsi="Times New Roman"/>
          <w:b/>
          <w:bCs/>
          <w:color w:val="000000" w:themeColor="text1"/>
          <w:sz w:val="32"/>
          <w:szCs w:val="32"/>
          <w:u w:val="single"/>
        </w:rPr>
      </w:pPr>
    </w:p>
    <w:p w14:paraId="738184E6" w14:textId="77777777" w:rsidR="007F1B0E" w:rsidRDefault="007F1B0E" w:rsidP="00606382">
      <w:pPr>
        <w:jc w:val="both"/>
        <w:rPr>
          <w:rFonts w:ascii="Times New Roman" w:hAnsi="Times New Roman"/>
          <w:b/>
          <w:bCs/>
          <w:color w:val="000000" w:themeColor="text1"/>
          <w:sz w:val="32"/>
          <w:szCs w:val="32"/>
          <w:u w:val="single"/>
        </w:rPr>
      </w:pPr>
    </w:p>
    <w:p w14:paraId="514B0DD4" w14:textId="77777777" w:rsidR="007F1B0E" w:rsidRDefault="007F1B0E" w:rsidP="00606382">
      <w:pPr>
        <w:jc w:val="both"/>
        <w:rPr>
          <w:rFonts w:ascii="Times New Roman" w:hAnsi="Times New Roman"/>
          <w:b/>
          <w:bCs/>
          <w:color w:val="000000" w:themeColor="text1"/>
          <w:sz w:val="32"/>
          <w:szCs w:val="32"/>
          <w:u w:val="single"/>
        </w:rPr>
      </w:pPr>
    </w:p>
    <w:p w14:paraId="093D9FA8" w14:textId="77777777" w:rsidR="007F1B0E" w:rsidRDefault="007F1B0E" w:rsidP="00606382">
      <w:pPr>
        <w:jc w:val="both"/>
        <w:rPr>
          <w:rFonts w:ascii="Times New Roman" w:hAnsi="Times New Roman"/>
          <w:b/>
          <w:bCs/>
          <w:color w:val="000000" w:themeColor="text1"/>
          <w:sz w:val="32"/>
          <w:szCs w:val="32"/>
          <w:u w:val="single"/>
        </w:rPr>
      </w:pPr>
    </w:p>
    <w:p w14:paraId="78E198A5" w14:textId="77777777" w:rsidR="007F1B0E" w:rsidRDefault="007F1B0E" w:rsidP="00606382">
      <w:pPr>
        <w:jc w:val="both"/>
        <w:rPr>
          <w:rFonts w:ascii="Times New Roman" w:hAnsi="Times New Roman"/>
          <w:b/>
          <w:bCs/>
          <w:color w:val="000000" w:themeColor="text1"/>
          <w:sz w:val="32"/>
          <w:szCs w:val="32"/>
          <w:u w:val="single"/>
        </w:rPr>
      </w:pPr>
    </w:p>
    <w:p w14:paraId="6DAD3EC7" w14:textId="77777777" w:rsidR="007F1B0E" w:rsidRDefault="007F1B0E" w:rsidP="00606382">
      <w:pPr>
        <w:jc w:val="both"/>
        <w:rPr>
          <w:rFonts w:ascii="Times New Roman" w:hAnsi="Times New Roman"/>
          <w:b/>
          <w:bCs/>
          <w:color w:val="000000" w:themeColor="text1"/>
          <w:sz w:val="32"/>
          <w:szCs w:val="32"/>
          <w:u w:val="single"/>
        </w:rPr>
      </w:pPr>
    </w:p>
    <w:p w14:paraId="189D94C2" w14:textId="77777777" w:rsidR="007F1B0E" w:rsidRDefault="007F1B0E" w:rsidP="00606382">
      <w:pPr>
        <w:jc w:val="both"/>
        <w:rPr>
          <w:rFonts w:ascii="Times New Roman" w:hAnsi="Times New Roman"/>
          <w:b/>
          <w:bCs/>
          <w:color w:val="000000" w:themeColor="text1"/>
          <w:sz w:val="32"/>
          <w:szCs w:val="32"/>
          <w:u w:val="single"/>
        </w:rPr>
      </w:pPr>
    </w:p>
    <w:p w14:paraId="44EC2C8B" w14:textId="77777777" w:rsidR="007F1B0E" w:rsidRDefault="007F1B0E" w:rsidP="00606382">
      <w:pPr>
        <w:jc w:val="both"/>
        <w:rPr>
          <w:rFonts w:ascii="Times New Roman" w:hAnsi="Times New Roman"/>
          <w:b/>
          <w:bCs/>
          <w:color w:val="000000" w:themeColor="text1"/>
          <w:sz w:val="32"/>
          <w:szCs w:val="32"/>
          <w:u w:val="single"/>
        </w:rPr>
      </w:pPr>
    </w:p>
    <w:p w14:paraId="42AA4736" w14:textId="77777777" w:rsidR="007F1B0E" w:rsidRDefault="007F1B0E" w:rsidP="00606382">
      <w:pPr>
        <w:jc w:val="both"/>
        <w:rPr>
          <w:rFonts w:ascii="Times New Roman" w:hAnsi="Times New Roman"/>
          <w:b/>
          <w:bCs/>
          <w:color w:val="000000" w:themeColor="text1"/>
          <w:sz w:val="32"/>
          <w:szCs w:val="32"/>
          <w:u w:val="single"/>
        </w:rPr>
      </w:pPr>
    </w:p>
    <w:p w14:paraId="11DF45BC" w14:textId="77777777" w:rsidR="007F1B0E" w:rsidRDefault="007F1B0E" w:rsidP="00606382">
      <w:pPr>
        <w:jc w:val="both"/>
        <w:rPr>
          <w:rFonts w:ascii="Times New Roman" w:hAnsi="Times New Roman"/>
          <w:b/>
          <w:bCs/>
          <w:color w:val="000000" w:themeColor="text1"/>
          <w:sz w:val="32"/>
          <w:szCs w:val="32"/>
          <w:u w:val="single"/>
        </w:rPr>
      </w:pPr>
    </w:p>
    <w:p w14:paraId="6480E069" w14:textId="77777777" w:rsidR="007F1B0E" w:rsidRDefault="007F1B0E" w:rsidP="00606382">
      <w:pPr>
        <w:jc w:val="both"/>
        <w:rPr>
          <w:rFonts w:ascii="Times New Roman" w:hAnsi="Times New Roman"/>
          <w:b/>
          <w:bCs/>
          <w:color w:val="000000" w:themeColor="text1"/>
          <w:sz w:val="32"/>
          <w:szCs w:val="32"/>
          <w:u w:val="single"/>
        </w:rPr>
      </w:pPr>
    </w:p>
    <w:p w14:paraId="7BD5EE48" w14:textId="3D82F86A" w:rsidR="00606382" w:rsidRDefault="00606382" w:rsidP="00606382">
      <w:pPr>
        <w:jc w:val="both"/>
        <w:rPr>
          <w:rFonts w:ascii="Times New Roman" w:hAnsi="Times New Roman"/>
          <w:b/>
          <w:bCs/>
          <w:color w:val="000000" w:themeColor="text1"/>
          <w:sz w:val="32"/>
          <w:szCs w:val="32"/>
          <w:u w:val="single"/>
        </w:rPr>
      </w:pPr>
      <w:r>
        <w:rPr>
          <w:rFonts w:ascii="Times New Roman" w:hAnsi="Times New Roman"/>
          <w:b/>
          <w:bCs/>
          <w:color w:val="000000" w:themeColor="text1"/>
          <w:sz w:val="32"/>
          <w:szCs w:val="32"/>
          <w:u w:val="single"/>
        </w:rPr>
        <w:t>4.6Sequence diagram:</w:t>
      </w:r>
    </w:p>
    <w:p w14:paraId="2B7DD38C" w14:textId="77777777" w:rsidR="00606382" w:rsidRDefault="00606382" w:rsidP="00606382">
      <w:pPr>
        <w:jc w:val="both"/>
        <w:rPr>
          <w:rFonts w:ascii="Times New Roman" w:hAnsi="Times New Roman"/>
          <w:b/>
          <w:bCs/>
          <w:color w:val="000000" w:themeColor="text1"/>
          <w:sz w:val="32"/>
          <w:szCs w:val="32"/>
          <w:u w:val="single"/>
        </w:rPr>
      </w:pPr>
    </w:p>
    <w:p w14:paraId="6E863CCB" w14:textId="4378634B" w:rsidR="00606382" w:rsidRDefault="00606382" w:rsidP="00606382">
      <w:pPr>
        <w:jc w:val="both"/>
        <w:rPr>
          <w:rFonts w:ascii="Times New Roman" w:hAnsi="Times New Roman"/>
          <w:b/>
          <w:bCs/>
          <w:color w:val="000000" w:themeColor="text1"/>
          <w:sz w:val="32"/>
          <w:szCs w:val="32"/>
          <w:u w:val="single"/>
        </w:rPr>
      </w:pPr>
      <w:r w:rsidRPr="00606382">
        <w:rPr>
          <w:rFonts w:ascii="Times New Roman" w:hAnsi="Times New Roman"/>
          <w:b/>
          <w:bCs/>
          <w:noProof/>
          <w:color w:val="000000" w:themeColor="text1"/>
          <w:sz w:val="32"/>
          <w:szCs w:val="32"/>
          <w:u w:val="single"/>
        </w:rPr>
        <w:drawing>
          <wp:inline distT="0" distB="0" distL="0" distR="0" wp14:anchorId="7C860311" wp14:editId="7380C90E">
            <wp:extent cx="5943600" cy="3283585"/>
            <wp:effectExtent l="0" t="0" r="0" b="0"/>
            <wp:docPr id="1411518471"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18471" name="Picture 1" descr="A diagram of a computer program&#10;&#10;Description automatically generated"/>
                    <pic:cNvPicPr/>
                  </pic:nvPicPr>
                  <pic:blipFill>
                    <a:blip r:embed="rId15"/>
                    <a:stretch>
                      <a:fillRect/>
                    </a:stretch>
                  </pic:blipFill>
                  <pic:spPr>
                    <a:xfrm>
                      <a:off x="0" y="0"/>
                      <a:ext cx="5943600" cy="3283585"/>
                    </a:xfrm>
                    <a:prstGeom prst="rect">
                      <a:avLst/>
                    </a:prstGeom>
                  </pic:spPr>
                </pic:pic>
              </a:graphicData>
            </a:graphic>
          </wp:inline>
        </w:drawing>
      </w:r>
    </w:p>
    <w:p w14:paraId="679EFC48" w14:textId="77777777" w:rsidR="00606382" w:rsidRDefault="00606382" w:rsidP="00606382">
      <w:pPr>
        <w:rPr>
          <w:rFonts w:ascii="Times New Roman" w:hAnsi="Times New Roman"/>
          <w:b/>
          <w:bCs/>
          <w:color w:val="000000" w:themeColor="text1"/>
          <w:sz w:val="32"/>
          <w:szCs w:val="32"/>
          <w:u w:val="single"/>
        </w:rPr>
      </w:pPr>
    </w:p>
    <w:p w14:paraId="0B5800B2" w14:textId="77777777" w:rsidR="00606382" w:rsidRPr="00606382" w:rsidRDefault="00606382" w:rsidP="00E5030F">
      <w:pPr>
        <w:pStyle w:val="ListParagraph"/>
        <w:numPr>
          <w:ilvl w:val="0"/>
          <w:numId w:val="77"/>
        </w:numPr>
        <w:jc w:val="both"/>
        <w:rPr>
          <w:rFonts w:ascii="Times New Roman" w:hAnsi="Times New Roman"/>
          <w:b/>
          <w:bCs/>
          <w:color w:val="000000" w:themeColor="text1"/>
          <w:sz w:val="32"/>
          <w:szCs w:val="32"/>
          <w:u w:val="single"/>
          <w:lang w:val="en-IN"/>
        </w:rPr>
      </w:pPr>
      <w:r w:rsidRPr="00606382">
        <w:rPr>
          <w:rFonts w:ascii="Times New Roman" w:hAnsi="Times New Roman"/>
          <w:b/>
          <w:bCs/>
          <w:color w:val="000000" w:themeColor="text1"/>
          <w:sz w:val="32"/>
          <w:szCs w:val="32"/>
          <w:u w:val="single"/>
          <w:lang w:val="en-IN"/>
        </w:rPr>
        <w:t>Participants:</w:t>
      </w:r>
    </w:p>
    <w:p w14:paraId="4A1F635D" w14:textId="77777777" w:rsidR="00606382" w:rsidRPr="00606382" w:rsidRDefault="00606382" w:rsidP="00E5030F">
      <w:pPr>
        <w:numPr>
          <w:ilvl w:val="0"/>
          <w:numId w:val="78"/>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User: The person interacting with the application.</w:t>
      </w:r>
    </w:p>
    <w:p w14:paraId="3133B131" w14:textId="77777777" w:rsidR="00606382" w:rsidRPr="00606382" w:rsidRDefault="00606382" w:rsidP="00E5030F">
      <w:pPr>
        <w:numPr>
          <w:ilvl w:val="0"/>
          <w:numId w:val="78"/>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Frontend (Browser): The web interface running on the user’s device.</w:t>
      </w:r>
    </w:p>
    <w:p w14:paraId="27216671" w14:textId="77777777" w:rsidR="00606382" w:rsidRPr="00606382" w:rsidRDefault="00606382" w:rsidP="00E5030F">
      <w:pPr>
        <w:numPr>
          <w:ilvl w:val="0"/>
          <w:numId w:val="78"/>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Backend (Flask on AWS EC2): Handles requests, text-to-image generation, and S3 interactions.</w:t>
      </w:r>
    </w:p>
    <w:p w14:paraId="2C2BF20C" w14:textId="2F4D3D6E" w:rsidR="00606382" w:rsidRDefault="00606382" w:rsidP="00E5030F">
      <w:pPr>
        <w:numPr>
          <w:ilvl w:val="0"/>
          <w:numId w:val="78"/>
        </w:numPr>
        <w:jc w:val="both"/>
        <w:rPr>
          <w:rFonts w:ascii="Times New Roman" w:hAnsi="Times New Roman"/>
          <w:color w:val="000000" w:themeColor="text1"/>
          <w:sz w:val="32"/>
          <w:szCs w:val="32"/>
          <w:lang w:val="en-IN"/>
        </w:rPr>
      </w:pPr>
      <w:r w:rsidRPr="00606382">
        <w:rPr>
          <w:rFonts w:ascii="Times New Roman" w:hAnsi="Times New Roman"/>
          <w:color w:val="000000" w:themeColor="text1"/>
          <w:sz w:val="28"/>
          <w:szCs w:val="28"/>
          <w:lang w:val="en-IN"/>
        </w:rPr>
        <w:t>AWS S3: Stores the generated images and provides a URL for access</w:t>
      </w:r>
      <w:r w:rsidRPr="00606382">
        <w:rPr>
          <w:rFonts w:ascii="Times New Roman" w:hAnsi="Times New Roman"/>
          <w:color w:val="000000" w:themeColor="text1"/>
          <w:sz w:val="32"/>
          <w:szCs w:val="32"/>
          <w:lang w:val="en-IN"/>
        </w:rPr>
        <w:t>.</w:t>
      </w:r>
    </w:p>
    <w:p w14:paraId="77CF81CD" w14:textId="4AAA60BE" w:rsidR="00606382" w:rsidRPr="00606382" w:rsidRDefault="00606382" w:rsidP="00E5030F">
      <w:pPr>
        <w:pStyle w:val="ListParagraph"/>
        <w:numPr>
          <w:ilvl w:val="0"/>
          <w:numId w:val="76"/>
        </w:numPr>
        <w:jc w:val="both"/>
        <w:rPr>
          <w:rFonts w:ascii="Times New Roman" w:hAnsi="Times New Roman"/>
          <w:b/>
          <w:bCs/>
          <w:color w:val="000000" w:themeColor="text1"/>
          <w:sz w:val="32"/>
          <w:szCs w:val="32"/>
          <w:lang w:val="en-IN"/>
        </w:rPr>
      </w:pPr>
      <w:r w:rsidRPr="00606382">
        <w:rPr>
          <w:rFonts w:ascii="Times New Roman" w:hAnsi="Times New Roman"/>
          <w:b/>
          <w:bCs/>
          <w:color w:val="000000" w:themeColor="text1"/>
          <w:sz w:val="32"/>
          <w:szCs w:val="32"/>
          <w:lang w:val="en-IN"/>
        </w:rPr>
        <w:t>Description:</w:t>
      </w:r>
    </w:p>
    <w:p w14:paraId="04127653" w14:textId="5602145D" w:rsidR="00606382" w:rsidRPr="00606382" w:rsidRDefault="00606382" w:rsidP="00E5030F">
      <w:pPr>
        <w:pStyle w:val="ListParagraph"/>
        <w:numPr>
          <w:ilvl w:val="0"/>
          <w:numId w:val="80"/>
        </w:numPr>
        <w:jc w:val="both"/>
        <w:rPr>
          <w:rFonts w:ascii="Times New Roman" w:hAnsi="Times New Roman"/>
          <w:b/>
          <w:bCs/>
          <w:color w:val="000000" w:themeColor="text1"/>
          <w:sz w:val="28"/>
          <w:szCs w:val="28"/>
          <w:lang w:val="en-IN"/>
        </w:rPr>
      </w:pPr>
      <w:r w:rsidRPr="00606382">
        <w:rPr>
          <w:rFonts w:ascii="Times New Roman" w:hAnsi="Times New Roman"/>
          <w:b/>
          <w:bCs/>
          <w:color w:val="000000" w:themeColor="text1"/>
          <w:sz w:val="28"/>
          <w:szCs w:val="28"/>
          <w:lang w:val="en-IN"/>
        </w:rPr>
        <w:t>User Inputs Text:</w:t>
      </w:r>
    </w:p>
    <w:p w14:paraId="53520E5D" w14:textId="77777777" w:rsidR="00606382" w:rsidRPr="00606382" w:rsidRDefault="00606382" w:rsidP="00E5030F">
      <w:pPr>
        <w:numPr>
          <w:ilvl w:val="0"/>
          <w:numId w:val="79"/>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The user enters a text prompt and selects a language in the frontend UI.</w:t>
      </w:r>
    </w:p>
    <w:p w14:paraId="0DFDF92E" w14:textId="77777777" w:rsidR="00606382" w:rsidRPr="00606382" w:rsidRDefault="00606382" w:rsidP="00E5030F">
      <w:pPr>
        <w:numPr>
          <w:ilvl w:val="0"/>
          <w:numId w:val="79"/>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The frontend sends this data to the Flask backend on AWS EC2 via an HTTP POST request.</w:t>
      </w:r>
    </w:p>
    <w:p w14:paraId="634D02B2" w14:textId="52939B44" w:rsidR="00606382" w:rsidRPr="00606382" w:rsidRDefault="00606382" w:rsidP="001A1313">
      <w:pPr>
        <w:pStyle w:val="ListParagraph"/>
        <w:numPr>
          <w:ilvl w:val="0"/>
          <w:numId w:val="81"/>
        </w:numPr>
        <w:jc w:val="both"/>
        <w:rPr>
          <w:rFonts w:ascii="Times New Roman" w:hAnsi="Times New Roman"/>
          <w:color w:val="000000" w:themeColor="text1"/>
          <w:sz w:val="28"/>
          <w:szCs w:val="28"/>
          <w:lang w:val="en-IN"/>
        </w:rPr>
      </w:pPr>
      <w:r w:rsidRPr="00606382">
        <w:rPr>
          <w:rFonts w:ascii="Times New Roman" w:hAnsi="Times New Roman"/>
          <w:b/>
          <w:bCs/>
          <w:color w:val="000000" w:themeColor="text1"/>
          <w:sz w:val="28"/>
          <w:szCs w:val="28"/>
          <w:lang w:val="en-IN"/>
        </w:rPr>
        <w:t>Backend Validates Input</w:t>
      </w:r>
      <w:r w:rsidRPr="00606382">
        <w:rPr>
          <w:rFonts w:ascii="Times New Roman" w:hAnsi="Times New Roman"/>
          <w:color w:val="000000" w:themeColor="text1"/>
          <w:sz w:val="28"/>
          <w:szCs w:val="28"/>
          <w:lang w:val="en-IN"/>
        </w:rPr>
        <w:t>:</w:t>
      </w:r>
    </w:p>
    <w:p w14:paraId="1C6D4E38" w14:textId="77777777" w:rsidR="00606382" w:rsidRPr="00606382" w:rsidRDefault="00606382" w:rsidP="001A1313">
      <w:pPr>
        <w:numPr>
          <w:ilvl w:val="0"/>
          <w:numId w:val="79"/>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The Flask backend receives the request.</w:t>
      </w:r>
    </w:p>
    <w:p w14:paraId="285E6EDF" w14:textId="77777777" w:rsidR="00606382" w:rsidRPr="00606382" w:rsidRDefault="00606382" w:rsidP="001A1313">
      <w:pPr>
        <w:numPr>
          <w:ilvl w:val="0"/>
          <w:numId w:val="79"/>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It validates the text input (e.g., checking for empty or unsupported inputs).</w:t>
      </w:r>
    </w:p>
    <w:p w14:paraId="49D02126" w14:textId="11B5D33E" w:rsidR="00606382" w:rsidRPr="00606382" w:rsidRDefault="00606382" w:rsidP="001A1313">
      <w:pPr>
        <w:pStyle w:val="ListParagraph"/>
        <w:numPr>
          <w:ilvl w:val="0"/>
          <w:numId w:val="82"/>
        </w:numPr>
        <w:jc w:val="both"/>
        <w:rPr>
          <w:rFonts w:ascii="Times New Roman" w:hAnsi="Times New Roman"/>
          <w:b/>
          <w:bCs/>
          <w:color w:val="000000" w:themeColor="text1"/>
          <w:sz w:val="28"/>
          <w:szCs w:val="28"/>
          <w:lang w:val="en-IN"/>
        </w:rPr>
      </w:pPr>
      <w:r w:rsidRPr="00606382">
        <w:rPr>
          <w:rFonts w:ascii="Times New Roman" w:hAnsi="Times New Roman"/>
          <w:b/>
          <w:bCs/>
          <w:color w:val="000000" w:themeColor="text1"/>
          <w:sz w:val="28"/>
          <w:szCs w:val="28"/>
          <w:lang w:val="en-IN"/>
        </w:rPr>
        <w:t>Backend Generates Image:</w:t>
      </w:r>
    </w:p>
    <w:p w14:paraId="50949B3A" w14:textId="77777777" w:rsidR="00606382" w:rsidRPr="00606382" w:rsidRDefault="00606382" w:rsidP="001A1313">
      <w:pPr>
        <w:numPr>
          <w:ilvl w:val="0"/>
          <w:numId w:val="79"/>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The backend processes the text input and uses a locally hosted machine learning model to generate an image.</w:t>
      </w:r>
    </w:p>
    <w:p w14:paraId="7013D38A" w14:textId="31510587" w:rsidR="00606382" w:rsidRPr="00606382" w:rsidRDefault="00606382" w:rsidP="001A1313">
      <w:pPr>
        <w:pStyle w:val="ListParagraph"/>
        <w:numPr>
          <w:ilvl w:val="0"/>
          <w:numId w:val="83"/>
        </w:numPr>
        <w:jc w:val="both"/>
        <w:rPr>
          <w:rFonts w:ascii="Times New Roman" w:hAnsi="Times New Roman"/>
          <w:color w:val="000000" w:themeColor="text1"/>
          <w:sz w:val="28"/>
          <w:szCs w:val="28"/>
          <w:lang w:val="en-IN"/>
        </w:rPr>
      </w:pPr>
      <w:r w:rsidRPr="00606382">
        <w:rPr>
          <w:rFonts w:ascii="Times New Roman" w:hAnsi="Times New Roman"/>
          <w:b/>
          <w:bCs/>
          <w:color w:val="000000" w:themeColor="text1"/>
          <w:sz w:val="28"/>
          <w:szCs w:val="28"/>
          <w:lang w:val="en-IN"/>
        </w:rPr>
        <w:t>Backend Uploads Image to S3</w:t>
      </w:r>
      <w:r w:rsidRPr="00606382">
        <w:rPr>
          <w:rFonts w:ascii="Times New Roman" w:hAnsi="Times New Roman"/>
          <w:color w:val="000000" w:themeColor="text1"/>
          <w:sz w:val="28"/>
          <w:szCs w:val="28"/>
          <w:lang w:val="en-IN"/>
        </w:rPr>
        <w:t>:</w:t>
      </w:r>
    </w:p>
    <w:p w14:paraId="43A73C4F" w14:textId="77777777" w:rsidR="00606382" w:rsidRPr="00606382" w:rsidRDefault="00606382" w:rsidP="001A1313">
      <w:pPr>
        <w:numPr>
          <w:ilvl w:val="0"/>
          <w:numId w:val="79"/>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Once the image is generated, the backend uploads it to an AWS S3 bucket.</w:t>
      </w:r>
    </w:p>
    <w:p w14:paraId="01C18130" w14:textId="77777777" w:rsidR="00606382" w:rsidRPr="00606382" w:rsidRDefault="00606382" w:rsidP="001A1313">
      <w:pPr>
        <w:numPr>
          <w:ilvl w:val="0"/>
          <w:numId w:val="79"/>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S3 returns a public or pre-signed URL for the uploaded image.</w:t>
      </w:r>
    </w:p>
    <w:p w14:paraId="7785C3C9" w14:textId="4E08165F" w:rsidR="00606382" w:rsidRPr="00606382" w:rsidRDefault="00606382" w:rsidP="001A1313">
      <w:pPr>
        <w:pStyle w:val="ListParagraph"/>
        <w:numPr>
          <w:ilvl w:val="0"/>
          <w:numId w:val="84"/>
        </w:numPr>
        <w:jc w:val="both"/>
        <w:rPr>
          <w:rFonts w:ascii="Times New Roman" w:hAnsi="Times New Roman"/>
          <w:b/>
          <w:bCs/>
          <w:color w:val="000000" w:themeColor="text1"/>
          <w:sz w:val="28"/>
          <w:szCs w:val="28"/>
          <w:lang w:val="en-IN"/>
        </w:rPr>
      </w:pPr>
      <w:r w:rsidRPr="00606382">
        <w:rPr>
          <w:rFonts w:ascii="Times New Roman" w:hAnsi="Times New Roman"/>
          <w:b/>
          <w:bCs/>
          <w:color w:val="000000" w:themeColor="text1"/>
          <w:sz w:val="28"/>
          <w:szCs w:val="28"/>
          <w:lang w:val="en-IN"/>
        </w:rPr>
        <w:t>Backend Returns Image URL:</w:t>
      </w:r>
    </w:p>
    <w:p w14:paraId="61B4DC72" w14:textId="77777777" w:rsidR="00606382" w:rsidRPr="00606382" w:rsidRDefault="00606382" w:rsidP="001A1313">
      <w:pPr>
        <w:numPr>
          <w:ilvl w:val="0"/>
          <w:numId w:val="79"/>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The Flask backend sends the image URL as a response to the frontend.</w:t>
      </w:r>
    </w:p>
    <w:p w14:paraId="7279FDDE" w14:textId="279E1084" w:rsidR="00606382" w:rsidRPr="00606382" w:rsidRDefault="00606382" w:rsidP="001A1313">
      <w:pPr>
        <w:pStyle w:val="ListParagraph"/>
        <w:numPr>
          <w:ilvl w:val="0"/>
          <w:numId w:val="85"/>
        </w:numPr>
        <w:jc w:val="both"/>
        <w:rPr>
          <w:rFonts w:ascii="Times New Roman" w:hAnsi="Times New Roman"/>
          <w:b/>
          <w:bCs/>
          <w:color w:val="000000" w:themeColor="text1"/>
          <w:sz w:val="28"/>
          <w:szCs w:val="28"/>
          <w:lang w:val="en-IN"/>
        </w:rPr>
      </w:pPr>
      <w:r w:rsidRPr="00606382">
        <w:rPr>
          <w:rFonts w:ascii="Times New Roman" w:hAnsi="Times New Roman"/>
          <w:b/>
          <w:bCs/>
          <w:color w:val="000000" w:themeColor="text1"/>
          <w:sz w:val="28"/>
          <w:szCs w:val="28"/>
          <w:lang w:val="en-IN"/>
        </w:rPr>
        <w:t>Frontend Displays Image:</w:t>
      </w:r>
    </w:p>
    <w:p w14:paraId="4D0D2289" w14:textId="77777777" w:rsidR="00606382" w:rsidRPr="00606382" w:rsidRDefault="00606382" w:rsidP="001A1313">
      <w:pPr>
        <w:numPr>
          <w:ilvl w:val="0"/>
          <w:numId w:val="79"/>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The frontend receives the image URL and displays the generated image to the user.</w:t>
      </w:r>
    </w:p>
    <w:p w14:paraId="0BF2C966" w14:textId="77777777" w:rsidR="00606382" w:rsidRDefault="00606382" w:rsidP="001A1313">
      <w:pPr>
        <w:numPr>
          <w:ilvl w:val="0"/>
          <w:numId w:val="79"/>
        </w:numPr>
        <w:jc w:val="both"/>
        <w:rPr>
          <w:rFonts w:ascii="Times New Roman" w:hAnsi="Times New Roman"/>
          <w:color w:val="000000" w:themeColor="text1"/>
          <w:sz w:val="32"/>
          <w:szCs w:val="32"/>
          <w:lang w:val="en-IN"/>
        </w:rPr>
      </w:pPr>
      <w:r w:rsidRPr="00606382">
        <w:rPr>
          <w:rFonts w:ascii="Times New Roman" w:hAnsi="Times New Roman"/>
          <w:color w:val="000000" w:themeColor="text1"/>
          <w:sz w:val="28"/>
          <w:szCs w:val="28"/>
          <w:lang w:val="en-IN"/>
        </w:rPr>
        <w:t xml:space="preserve">Optionally, the user can download the image via the provided </w:t>
      </w:r>
      <w:r w:rsidRPr="00606382">
        <w:rPr>
          <w:rFonts w:ascii="Times New Roman" w:hAnsi="Times New Roman"/>
          <w:color w:val="000000" w:themeColor="text1"/>
          <w:sz w:val="32"/>
          <w:szCs w:val="32"/>
          <w:lang w:val="en-IN"/>
        </w:rPr>
        <w:t>link.</w:t>
      </w:r>
    </w:p>
    <w:p w14:paraId="61709426" w14:textId="77777777" w:rsidR="007F1B0E" w:rsidRDefault="007F1B0E" w:rsidP="001A1313">
      <w:pPr>
        <w:jc w:val="both"/>
        <w:rPr>
          <w:rFonts w:ascii="Times New Roman" w:hAnsi="Times New Roman"/>
          <w:b/>
          <w:bCs/>
          <w:color w:val="000000" w:themeColor="text1"/>
          <w:sz w:val="32"/>
          <w:szCs w:val="32"/>
          <w:u w:val="single"/>
          <w:lang w:val="en-IN"/>
        </w:rPr>
      </w:pPr>
    </w:p>
    <w:p w14:paraId="3DB8ECC4" w14:textId="77777777" w:rsidR="007F1B0E" w:rsidRDefault="007F1B0E" w:rsidP="00606382">
      <w:pPr>
        <w:rPr>
          <w:rFonts w:ascii="Times New Roman" w:hAnsi="Times New Roman"/>
          <w:b/>
          <w:bCs/>
          <w:color w:val="000000" w:themeColor="text1"/>
          <w:sz w:val="32"/>
          <w:szCs w:val="32"/>
          <w:u w:val="single"/>
          <w:lang w:val="en-IN"/>
        </w:rPr>
      </w:pPr>
    </w:p>
    <w:p w14:paraId="4F39EDCE" w14:textId="77777777" w:rsidR="007F1B0E" w:rsidRDefault="007F1B0E" w:rsidP="00606382">
      <w:pPr>
        <w:rPr>
          <w:rFonts w:ascii="Times New Roman" w:hAnsi="Times New Roman"/>
          <w:b/>
          <w:bCs/>
          <w:color w:val="000000" w:themeColor="text1"/>
          <w:sz w:val="32"/>
          <w:szCs w:val="32"/>
          <w:u w:val="single"/>
          <w:lang w:val="en-IN"/>
        </w:rPr>
      </w:pPr>
    </w:p>
    <w:p w14:paraId="429EAD97" w14:textId="77777777" w:rsidR="007F1B0E" w:rsidRDefault="007F1B0E" w:rsidP="00606382">
      <w:pPr>
        <w:rPr>
          <w:rFonts w:ascii="Times New Roman" w:hAnsi="Times New Roman"/>
          <w:b/>
          <w:bCs/>
          <w:color w:val="000000" w:themeColor="text1"/>
          <w:sz w:val="32"/>
          <w:szCs w:val="32"/>
          <w:u w:val="single"/>
          <w:lang w:val="en-IN"/>
        </w:rPr>
      </w:pPr>
    </w:p>
    <w:p w14:paraId="40CC387A" w14:textId="77777777" w:rsidR="007F1B0E" w:rsidRDefault="007F1B0E" w:rsidP="00606382">
      <w:pPr>
        <w:rPr>
          <w:rFonts w:ascii="Times New Roman" w:hAnsi="Times New Roman"/>
          <w:b/>
          <w:bCs/>
          <w:color w:val="000000" w:themeColor="text1"/>
          <w:sz w:val="32"/>
          <w:szCs w:val="32"/>
          <w:u w:val="single"/>
          <w:lang w:val="en-IN"/>
        </w:rPr>
      </w:pPr>
    </w:p>
    <w:p w14:paraId="01779012" w14:textId="77777777" w:rsidR="007F1B0E" w:rsidRDefault="007F1B0E" w:rsidP="00606382">
      <w:pPr>
        <w:rPr>
          <w:rFonts w:ascii="Times New Roman" w:hAnsi="Times New Roman"/>
          <w:b/>
          <w:bCs/>
          <w:color w:val="000000" w:themeColor="text1"/>
          <w:sz w:val="32"/>
          <w:szCs w:val="32"/>
          <w:u w:val="single"/>
          <w:lang w:val="en-IN"/>
        </w:rPr>
      </w:pPr>
    </w:p>
    <w:p w14:paraId="163B7AA5" w14:textId="77777777" w:rsidR="007F1B0E" w:rsidRDefault="007F1B0E" w:rsidP="00606382">
      <w:pPr>
        <w:rPr>
          <w:rFonts w:ascii="Times New Roman" w:hAnsi="Times New Roman"/>
          <w:b/>
          <w:bCs/>
          <w:color w:val="000000" w:themeColor="text1"/>
          <w:sz w:val="32"/>
          <w:szCs w:val="32"/>
          <w:u w:val="single"/>
          <w:lang w:val="en-IN"/>
        </w:rPr>
      </w:pPr>
    </w:p>
    <w:p w14:paraId="6B20CC99" w14:textId="77777777" w:rsidR="007F1B0E" w:rsidRDefault="007F1B0E" w:rsidP="00606382">
      <w:pPr>
        <w:rPr>
          <w:rFonts w:ascii="Times New Roman" w:hAnsi="Times New Roman"/>
          <w:b/>
          <w:bCs/>
          <w:color w:val="000000" w:themeColor="text1"/>
          <w:sz w:val="32"/>
          <w:szCs w:val="32"/>
          <w:u w:val="single"/>
          <w:lang w:val="en-IN"/>
        </w:rPr>
      </w:pPr>
    </w:p>
    <w:p w14:paraId="44BD6C66" w14:textId="64560690" w:rsidR="00606382" w:rsidRDefault="00606382" w:rsidP="00606382">
      <w:pPr>
        <w:rPr>
          <w:rFonts w:ascii="Times New Roman" w:hAnsi="Times New Roman"/>
          <w:b/>
          <w:bCs/>
          <w:color w:val="000000" w:themeColor="text1"/>
          <w:sz w:val="32"/>
          <w:szCs w:val="32"/>
          <w:u w:val="single"/>
          <w:lang w:val="en-IN"/>
        </w:rPr>
      </w:pPr>
      <w:r>
        <w:rPr>
          <w:rFonts w:ascii="Times New Roman" w:hAnsi="Times New Roman"/>
          <w:b/>
          <w:bCs/>
          <w:color w:val="000000" w:themeColor="text1"/>
          <w:sz w:val="32"/>
          <w:szCs w:val="32"/>
          <w:u w:val="single"/>
          <w:lang w:val="en-IN"/>
        </w:rPr>
        <w:t>4.7Class diagram:</w:t>
      </w:r>
    </w:p>
    <w:p w14:paraId="7297BE77" w14:textId="5DAAB781" w:rsidR="00606382" w:rsidRPr="00606382" w:rsidRDefault="00606382" w:rsidP="00606382">
      <w:pPr>
        <w:rPr>
          <w:rFonts w:ascii="Times New Roman" w:hAnsi="Times New Roman"/>
          <w:b/>
          <w:bCs/>
          <w:color w:val="000000" w:themeColor="text1"/>
          <w:sz w:val="32"/>
          <w:szCs w:val="32"/>
          <w:u w:val="single"/>
          <w:lang w:val="en-IN"/>
        </w:rPr>
      </w:pPr>
      <w:r>
        <w:rPr>
          <w:rFonts w:ascii="Times New Roman" w:hAnsi="Times New Roman"/>
          <w:b/>
          <w:bCs/>
          <w:noProof/>
          <w:color w:val="000000" w:themeColor="text1"/>
          <w:sz w:val="32"/>
          <w:szCs w:val="32"/>
          <w:u w:val="single"/>
        </w:rPr>
        <w:drawing>
          <wp:inline distT="0" distB="0" distL="0" distR="0" wp14:anchorId="794EC4D3" wp14:editId="3AF8CFFA">
            <wp:extent cx="6258296" cy="4108450"/>
            <wp:effectExtent l="0" t="0" r="9525" b="6350"/>
            <wp:docPr id="838633717" name="Picture 66"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33717" name="Picture 66" descr="A diagram of a softwar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74924" cy="4119366"/>
                    </a:xfrm>
                    <a:prstGeom prst="rect">
                      <a:avLst/>
                    </a:prstGeom>
                  </pic:spPr>
                </pic:pic>
              </a:graphicData>
            </a:graphic>
          </wp:inline>
        </w:drawing>
      </w:r>
    </w:p>
    <w:p w14:paraId="0698CC7D" w14:textId="35C7173F" w:rsidR="00606382" w:rsidRPr="00606382" w:rsidRDefault="00606382" w:rsidP="00606382">
      <w:pPr>
        <w:rPr>
          <w:rFonts w:ascii="Times New Roman" w:hAnsi="Times New Roman"/>
          <w:b/>
          <w:bCs/>
          <w:color w:val="000000" w:themeColor="text1"/>
          <w:sz w:val="32"/>
          <w:szCs w:val="32"/>
          <w:u w:val="single"/>
          <w:lang w:val="en-IN"/>
        </w:rPr>
      </w:pPr>
    </w:p>
    <w:p w14:paraId="40391811" w14:textId="0D4D300B" w:rsidR="00606382" w:rsidRPr="00606382" w:rsidRDefault="00606382" w:rsidP="001A1313">
      <w:pPr>
        <w:pStyle w:val="ListParagraph"/>
        <w:numPr>
          <w:ilvl w:val="0"/>
          <w:numId w:val="86"/>
        </w:numPr>
        <w:jc w:val="both"/>
        <w:rPr>
          <w:rFonts w:ascii="Times New Roman" w:hAnsi="Times New Roman"/>
          <w:b/>
          <w:bCs/>
          <w:color w:val="000000" w:themeColor="text1"/>
          <w:sz w:val="28"/>
          <w:szCs w:val="28"/>
          <w:lang w:val="en-IN"/>
        </w:rPr>
      </w:pPr>
      <w:r w:rsidRPr="00606382">
        <w:rPr>
          <w:rFonts w:ascii="Times New Roman" w:hAnsi="Times New Roman"/>
          <w:b/>
          <w:bCs/>
          <w:color w:val="000000" w:themeColor="text1"/>
          <w:sz w:val="28"/>
          <w:szCs w:val="28"/>
          <w:lang w:val="en-IN"/>
        </w:rPr>
        <w:t>User Class:</w:t>
      </w:r>
    </w:p>
    <w:p w14:paraId="695D1E03" w14:textId="77777777" w:rsidR="00606382" w:rsidRPr="00606382" w:rsidRDefault="00606382" w:rsidP="001A1313">
      <w:pPr>
        <w:numPr>
          <w:ilvl w:val="0"/>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Attributes:</w:t>
      </w:r>
    </w:p>
    <w:p w14:paraId="34555120" w14:textId="77777777" w:rsidR="00606382" w:rsidRPr="00606382" w:rsidRDefault="00606382" w:rsidP="001A1313">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user_id: Unique identifier for the user.</w:t>
      </w:r>
    </w:p>
    <w:p w14:paraId="48161204" w14:textId="77777777" w:rsidR="00606382" w:rsidRPr="00606382" w:rsidRDefault="00606382" w:rsidP="001A1313">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username: The username of the user.</w:t>
      </w:r>
    </w:p>
    <w:p w14:paraId="11BDF1AE" w14:textId="77777777" w:rsidR="00606382" w:rsidRPr="00606382" w:rsidRDefault="00606382" w:rsidP="001A1313">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email: The email of the user.</w:t>
      </w:r>
    </w:p>
    <w:p w14:paraId="3EED6BF7" w14:textId="77777777" w:rsidR="00606382" w:rsidRPr="00606382" w:rsidRDefault="00606382" w:rsidP="001A1313">
      <w:pPr>
        <w:numPr>
          <w:ilvl w:val="0"/>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Methods:</w:t>
      </w:r>
    </w:p>
    <w:p w14:paraId="3553AEB5" w14:textId="77777777" w:rsidR="00606382" w:rsidRPr="00606382" w:rsidRDefault="00606382" w:rsidP="001A1313">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submit_text_input(): Submits the text input to the application.</w:t>
      </w:r>
    </w:p>
    <w:p w14:paraId="666236A2" w14:textId="77777777" w:rsidR="00606382" w:rsidRPr="00606382" w:rsidRDefault="00606382" w:rsidP="001A1313">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view_image(): Views the generated image.</w:t>
      </w:r>
    </w:p>
    <w:p w14:paraId="60D6DFBB" w14:textId="77777777" w:rsidR="00606382" w:rsidRPr="00606382" w:rsidRDefault="00606382" w:rsidP="001A1313">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download_image(): Downloads the image.</w:t>
      </w:r>
    </w:p>
    <w:p w14:paraId="2E5204F1" w14:textId="7E3E6FC3" w:rsidR="00606382" w:rsidRPr="00606382" w:rsidRDefault="00606382" w:rsidP="002872C0">
      <w:pPr>
        <w:pStyle w:val="ListParagraph"/>
        <w:numPr>
          <w:ilvl w:val="0"/>
          <w:numId w:val="87"/>
        </w:numPr>
        <w:jc w:val="both"/>
        <w:rPr>
          <w:rFonts w:ascii="Times New Roman" w:hAnsi="Times New Roman"/>
          <w:b/>
          <w:bCs/>
          <w:color w:val="000000" w:themeColor="text1"/>
          <w:sz w:val="28"/>
          <w:szCs w:val="28"/>
          <w:lang w:val="en-IN"/>
        </w:rPr>
      </w:pPr>
      <w:r w:rsidRPr="00606382">
        <w:rPr>
          <w:rFonts w:ascii="Times New Roman" w:hAnsi="Times New Roman"/>
          <w:b/>
          <w:bCs/>
          <w:color w:val="000000" w:themeColor="text1"/>
          <w:sz w:val="28"/>
          <w:szCs w:val="28"/>
          <w:lang w:val="en-IN"/>
        </w:rPr>
        <w:t>TextInput Class:</w:t>
      </w:r>
    </w:p>
    <w:p w14:paraId="1B945CA2" w14:textId="77777777" w:rsidR="00606382" w:rsidRPr="00606382" w:rsidRDefault="00606382" w:rsidP="002872C0">
      <w:pPr>
        <w:numPr>
          <w:ilvl w:val="0"/>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Attributes:</w:t>
      </w:r>
    </w:p>
    <w:p w14:paraId="25B2667B" w14:textId="77777777" w:rsidR="00606382" w:rsidRPr="00606382" w:rsidRDefault="00606382" w:rsidP="002872C0">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text: The text or prompt provided by the user.</w:t>
      </w:r>
    </w:p>
    <w:p w14:paraId="481235EE" w14:textId="77777777" w:rsidR="00606382" w:rsidRPr="00606382" w:rsidRDefault="00606382" w:rsidP="002872C0">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language: The language in which the text is written.</w:t>
      </w:r>
    </w:p>
    <w:p w14:paraId="7DABBC9B" w14:textId="77777777" w:rsidR="00606382" w:rsidRPr="00606382" w:rsidRDefault="00606382" w:rsidP="002872C0">
      <w:pPr>
        <w:numPr>
          <w:ilvl w:val="0"/>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Methods:</w:t>
      </w:r>
    </w:p>
    <w:p w14:paraId="406F7BA6" w14:textId="77777777" w:rsidR="00606382" w:rsidRPr="00606382" w:rsidRDefault="00606382" w:rsidP="002872C0">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validate_input(): Validates the text input for any errors or unsupported characters.</w:t>
      </w:r>
    </w:p>
    <w:p w14:paraId="0FE7542B" w14:textId="3F21FDDA" w:rsidR="00606382" w:rsidRPr="00606382" w:rsidRDefault="00606382" w:rsidP="002872C0">
      <w:pPr>
        <w:pStyle w:val="ListParagraph"/>
        <w:numPr>
          <w:ilvl w:val="0"/>
          <w:numId w:val="88"/>
        </w:numPr>
        <w:jc w:val="both"/>
        <w:rPr>
          <w:rFonts w:ascii="Times New Roman" w:hAnsi="Times New Roman"/>
          <w:b/>
          <w:bCs/>
          <w:color w:val="000000" w:themeColor="text1"/>
          <w:sz w:val="28"/>
          <w:szCs w:val="28"/>
          <w:lang w:val="en-IN"/>
        </w:rPr>
      </w:pPr>
      <w:r w:rsidRPr="00606382">
        <w:rPr>
          <w:rFonts w:ascii="Times New Roman" w:hAnsi="Times New Roman"/>
          <w:b/>
          <w:bCs/>
          <w:color w:val="000000" w:themeColor="text1"/>
          <w:sz w:val="28"/>
          <w:szCs w:val="28"/>
          <w:lang w:val="en-IN"/>
        </w:rPr>
        <w:t>Image Class:</w:t>
      </w:r>
    </w:p>
    <w:p w14:paraId="3894A653" w14:textId="77777777" w:rsidR="00606382" w:rsidRPr="00606382" w:rsidRDefault="00606382" w:rsidP="002872C0">
      <w:pPr>
        <w:numPr>
          <w:ilvl w:val="0"/>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Attributes:</w:t>
      </w:r>
    </w:p>
    <w:p w14:paraId="39BD9A8A" w14:textId="77777777" w:rsidR="00606382" w:rsidRPr="00606382" w:rsidRDefault="00606382" w:rsidP="002872C0">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image_id: Unique identifier for the image.</w:t>
      </w:r>
    </w:p>
    <w:p w14:paraId="39DE788D" w14:textId="77777777" w:rsidR="00606382" w:rsidRPr="00606382" w:rsidRDefault="00606382" w:rsidP="002872C0">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image_url: URL where the image is stored.</w:t>
      </w:r>
    </w:p>
    <w:p w14:paraId="26C37997" w14:textId="77777777" w:rsidR="00606382" w:rsidRPr="00606382" w:rsidRDefault="00606382" w:rsidP="002872C0">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image_format: Format of the generated image (e.g., PNG, JPEG).</w:t>
      </w:r>
    </w:p>
    <w:p w14:paraId="341C4A75" w14:textId="77777777" w:rsidR="00606382" w:rsidRPr="00606382" w:rsidRDefault="00606382" w:rsidP="002872C0">
      <w:pPr>
        <w:numPr>
          <w:ilvl w:val="0"/>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Methods:</w:t>
      </w:r>
    </w:p>
    <w:p w14:paraId="3C61319D" w14:textId="77777777" w:rsidR="00606382" w:rsidRPr="00606382" w:rsidRDefault="00606382" w:rsidP="002872C0">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generate_image(): Generates the image based on the input text.</w:t>
      </w:r>
    </w:p>
    <w:p w14:paraId="77B915F8" w14:textId="77777777" w:rsidR="00606382" w:rsidRPr="00606382" w:rsidRDefault="00606382" w:rsidP="002872C0">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display_image(): Displays the image to the user.</w:t>
      </w:r>
    </w:p>
    <w:p w14:paraId="128CC54E" w14:textId="77777777" w:rsidR="00606382" w:rsidRPr="00606382" w:rsidRDefault="00606382" w:rsidP="002872C0">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store_image(): Stores the generated image in the S3 bucket.</w:t>
      </w:r>
    </w:p>
    <w:p w14:paraId="3D79FEB4" w14:textId="25A1FC18" w:rsidR="00606382" w:rsidRPr="00606382" w:rsidRDefault="00606382" w:rsidP="002872C0">
      <w:pPr>
        <w:pStyle w:val="ListParagraph"/>
        <w:numPr>
          <w:ilvl w:val="0"/>
          <w:numId w:val="89"/>
        </w:numPr>
        <w:jc w:val="both"/>
        <w:rPr>
          <w:rFonts w:ascii="Times New Roman" w:hAnsi="Times New Roman"/>
          <w:b/>
          <w:bCs/>
          <w:color w:val="000000" w:themeColor="text1"/>
          <w:sz w:val="28"/>
          <w:szCs w:val="28"/>
          <w:lang w:val="en-IN"/>
        </w:rPr>
      </w:pPr>
      <w:r w:rsidRPr="00606382">
        <w:rPr>
          <w:rFonts w:ascii="Times New Roman" w:hAnsi="Times New Roman"/>
          <w:b/>
          <w:bCs/>
          <w:color w:val="000000" w:themeColor="text1"/>
          <w:sz w:val="28"/>
          <w:szCs w:val="28"/>
          <w:lang w:val="en-IN"/>
        </w:rPr>
        <w:t>ImageGenerator Class:</w:t>
      </w:r>
    </w:p>
    <w:p w14:paraId="0C2D102B" w14:textId="77777777" w:rsidR="00606382" w:rsidRPr="00606382" w:rsidRDefault="00606382" w:rsidP="002872C0">
      <w:pPr>
        <w:numPr>
          <w:ilvl w:val="0"/>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Attributes:</w:t>
      </w:r>
    </w:p>
    <w:p w14:paraId="37D1EDC1" w14:textId="77777777" w:rsidR="00606382" w:rsidRPr="00606382" w:rsidRDefault="00606382" w:rsidP="002872C0">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generator_id: Unique identifier for the image generator.</w:t>
      </w:r>
    </w:p>
    <w:p w14:paraId="0B9ADE6E" w14:textId="77777777" w:rsidR="00606382" w:rsidRPr="00606382" w:rsidRDefault="00606382" w:rsidP="002872C0">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model: Model used for image generation.</w:t>
      </w:r>
    </w:p>
    <w:p w14:paraId="4F53E938" w14:textId="77777777" w:rsidR="00606382" w:rsidRPr="00606382" w:rsidRDefault="00606382" w:rsidP="002872C0">
      <w:pPr>
        <w:numPr>
          <w:ilvl w:val="0"/>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Methods:</w:t>
      </w:r>
    </w:p>
    <w:p w14:paraId="6126D937" w14:textId="77777777" w:rsidR="00606382" w:rsidRPr="00606382" w:rsidRDefault="00606382" w:rsidP="002872C0">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process_text_input(): Processes the user’s text input to generate an image.</w:t>
      </w:r>
    </w:p>
    <w:p w14:paraId="2A6804F3" w14:textId="77777777" w:rsidR="00606382" w:rsidRPr="00606382" w:rsidRDefault="00606382" w:rsidP="00835BD1">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generate_from_model(): Uses an AI model to generate the image based on the input.</w:t>
      </w:r>
    </w:p>
    <w:p w14:paraId="73929C51" w14:textId="3F0A0207" w:rsidR="00606382" w:rsidRPr="00606382" w:rsidRDefault="00606382" w:rsidP="00835BD1">
      <w:pPr>
        <w:pStyle w:val="ListParagraph"/>
        <w:numPr>
          <w:ilvl w:val="0"/>
          <w:numId w:val="90"/>
        </w:numPr>
        <w:jc w:val="both"/>
        <w:rPr>
          <w:rFonts w:ascii="Times New Roman" w:hAnsi="Times New Roman"/>
          <w:b/>
          <w:bCs/>
          <w:color w:val="000000" w:themeColor="text1"/>
          <w:sz w:val="28"/>
          <w:szCs w:val="28"/>
          <w:lang w:val="en-IN"/>
        </w:rPr>
      </w:pPr>
      <w:r w:rsidRPr="00606382">
        <w:rPr>
          <w:rFonts w:ascii="Times New Roman" w:hAnsi="Times New Roman"/>
          <w:b/>
          <w:bCs/>
          <w:color w:val="000000" w:themeColor="text1"/>
          <w:sz w:val="28"/>
          <w:szCs w:val="28"/>
          <w:lang w:val="en-IN"/>
        </w:rPr>
        <w:t>S3Storage Class:</w:t>
      </w:r>
    </w:p>
    <w:p w14:paraId="5A83B88D" w14:textId="77777777" w:rsidR="00606382" w:rsidRPr="00606382" w:rsidRDefault="00606382" w:rsidP="00835BD1">
      <w:pPr>
        <w:numPr>
          <w:ilvl w:val="0"/>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Attributes:</w:t>
      </w:r>
    </w:p>
    <w:p w14:paraId="0A4BCD12" w14:textId="77777777" w:rsidR="00606382" w:rsidRPr="00606382" w:rsidRDefault="00606382" w:rsidP="00835BD1">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bucket_name: Name of the S3 bucket where images are stored.</w:t>
      </w:r>
    </w:p>
    <w:p w14:paraId="1906E8D5" w14:textId="77777777" w:rsidR="00606382" w:rsidRPr="00606382" w:rsidRDefault="00606382" w:rsidP="00835BD1">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image_key: The key or path to the image in the bucket.</w:t>
      </w:r>
    </w:p>
    <w:p w14:paraId="391EFD2F" w14:textId="77777777" w:rsidR="00606382" w:rsidRPr="00606382" w:rsidRDefault="00606382" w:rsidP="00835BD1">
      <w:pPr>
        <w:numPr>
          <w:ilvl w:val="0"/>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Methods:</w:t>
      </w:r>
    </w:p>
    <w:p w14:paraId="74E3CAB0" w14:textId="77777777" w:rsidR="00606382" w:rsidRPr="00606382" w:rsidRDefault="00606382" w:rsidP="00835BD1">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upload_image(): Uploads the image to the S3 bucket.</w:t>
      </w:r>
    </w:p>
    <w:p w14:paraId="61E3C13D" w14:textId="77777777" w:rsidR="00606382" w:rsidRPr="00606382" w:rsidRDefault="00606382" w:rsidP="00835BD1">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retrieve_image(): Retrieves the image from the S3 bucket.</w:t>
      </w:r>
    </w:p>
    <w:p w14:paraId="79793260" w14:textId="4693D7C7" w:rsidR="00606382" w:rsidRPr="00606382" w:rsidRDefault="00606382" w:rsidP="00835BD1">
      <w:pPr>
        <w:pStyle w:val="ListParagraph"/>
        <w:numPr>
          <w:ilvl w:val="0"/>
          <w:numId w:val="91"/>
        </w:numPr>
        <w:jc w:val="both"/>
        <w:rPr>
          <w:rFonts w:ascii="Times New Roman" w:hAnsi="Times New Roman"/>
          <w:b/>
          <w:bCs/>
          <w:color w:val="000000" w:themeColor="text1"/>
          <w:sz w:val="28"/>
          <w:szCs w:val="28"/>
          <w:lang w:val="en-IN"/>
        </w:rPr>
      </w:pPr>
      <w:r w:rsidRPr="00606382">
        <w:rPr>
          <w:rFonts w:ascii="Times New Roman" w:hAnsi="Times New Roman"/>
          <w:b/>
          <w:bCs/>
          <w:color w:val="000000" w:themeColor="text1"/>
          <w:sz w:val="28"/>
          <w:szCs w:val="28"/>
          <w:lang w:val="en-IN"/>
        </w:rPr>
        <w:t>WebApplication (Flask) Class:</w:t>
      </w:r>
    </w:p>
    <w:p w14:paraId="398E7853" w14:textId="77777777" w:rsidR="00606382" w:rsidRPr="00606382" w:rsidRDefault="00606382" w:rsidP="00835BD1">
      <w:pPr>
        <w:numPr>
          <w:ilvl w:val="0"/>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Attributes:</w:t>
      </w:r>
    </w:p>
    <w:p w14:paraId="29AACDEA" w14:textId="77777777" w:rsidR="00606382" w:rsidRPr="00606382" w:rsidRDefault="00606382" w:rsidP="00835BD1">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app: Flask app instance.</w:t>
      </w:r>
    </w:p>
    <w:p w14:paraId="18AA419B" w14:textId="77777777" w:rsidR="00606382" w:rsidRPr="00606382" w:rsidRDefault="00606382" w:rsidP="00835BD1">
      <w:pPr>
        <w:numPr>
          <w:ilvl w:val="0"/>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Methods:</w:t>
      </w:r>
    </w:p>
    <w:p w14:paraId="56A3A89B" w14:textId="77777777" w:rsidR="00606382" w:rsidRPr="00606382" w:rsidRDefault="00606382" w:rsidP="00835BD1">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receive_input(): Receives text input from the user.</w:t>
      </w:r>
    </w:p>
    <w:p w14:paraId="5F881F38" w14:textId="77777777" w:rsidR="00606382" w:rsidRPr="00606382" w:rsidRDefault="00606382" w:rsidP="00835BD1">
      <w:pPr>
        <w:numPr>
          <w:ilvl w:val="1"/>
          <w:numId w:val="92"/>
        </w:numPr>
        <w:jc w:val="both"/>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send_response(): Sends the generated image URL back to the user.</w:t>
      </w:r>
    </w:p>
    <w:p w14:paraId="387B9189" w14:textId="5B4EBB35" w:rsidR="00606382" w:rsidRDefault="00606382" w:rsidP="00606382">
      <w:pPr>
        <w:jc w:val="both"/>
        <w:rPr>
          <w:rFonts w:ascii="Times New Roman" w:hAnsi="Times New Roman"/>
          <w:b/>
          <w:bCs/>
          <w:color w:val="000000" w:themeColor="text1"/>
          <w:sz w:val="32"/>
          <w:szCs w:val="32"/>
          <w:u w:val="single"/>
        </w:rPr>
      </w:pPr>
    </w:p>
    <w:p w14:paraId="397FAE8D" w14:textId="1F6FF309" w:rsidR="00606382" w:rsidRPr="00606382" w:rsidRDefault="00606382" w:rsidP="00606382">
      <w:pPr>
        <w:jc w:val="both"/>
        <w:rPr>
          <w:rFonts w:ascii="Times New Roman" w:hAnsi="Times New Roman"/>
          <w:color w:val="000000" w:themeColor="text1"/>
          <w:sz w:val="32"/>
          <w:szCs w:val="32"/>
        </w:rPr>
      </w:pPr>
    </w:p>
    <w:p w14:paraId="55CA0771" w14:textId="5CDBB4BC" w:rsidR="00606382" w:rsidRDefault="00606382" w:rsidP="00606382">
      <w:pPr>
        <w:jc w:val="center"/>
        <w:rPr>
          <w:rFonts w:ascii="Times New Roman" w:hAnsi="Times New Roman"/>
          <w:b/>
          <w:bCs/>
          <w:color w:val="000000" w:themeColor="text1"/>
          <w:sz w:val="32"/>
          <w:szCs w:val="32"/>
          <w:u w:val="single"/>
        </w:rPr>
      </w:pPr>
    </w:p>
    <w:p w14:paraId="1DDF9377" w14:textId="317A5550" w:rsidR="00606382" w:rsidRDefault="00606382" w:rsidP="00606382">
      <w:pPr>
        <w:jc w:val="center"/>
        <w:rPr>
          <w:rFonts w:ascii="Times New Roman" w:hAnsi="Times New Roman"/>
          <w:b/>
          <w:bCs/>
          <w:color w:val="000000" w:themeColor="text1"/>
          <w:sz w:val="32"/>
          <w:szCs w:val="32"/>
          <w:u w:val="single"/>
        </w:rPr>
      </w:pPr>
    </w:p>
    <w:p w14:paraId="3257D833" w14:textId="0373B759" w:rsidR="00606382" w:rsidRDefault="00606382" w:rsidP="00606382">
      <w:pPr>
        <w:jc w:val="center"/>
        <w:rPr>
          <w:rFonts w:ascii="Times New Roman" w:hAnsi="Times New Roman"/>
          <w:b/>
          <w:bCs/>
          <w:color w:val="000000" w:themeColor="text1"/>
          <w:sz w:val="32"/>
          <w:szCs w:val="32"/>
          <w:u w:val="single"/>
        </w:rPr>
      </w:pPr>
    </w:p>
    <w:p w14:paraId="0161777C" w14:textId="3A9F747E" w:rsidR="00606382" w:rsidRDefault="00606382" w:rsidP="00606382">
      <w:pPr>
        <w:jc w:val="center"/>
        <w:rPr>
          <w:rFonts w:ascii="Times New Roman" w:hAnsi="Times New Roman"/>
          <w:b/>
          <w:bCs/>
          <w:color w:val="000000" w:themeColor="text1"/>
          <w:sz w:val="32"/>
          <w:szCs w:val="32"/>
          <w:u w:val="single"/>
        </w:rPr>
      </w:pPr>
    </w:p>
    <w:p w14:paraId="6EF3ED50" w14:textId="0BCCAC05" w:rsidR="00606382" w:rsidRDefault="00606382" w:rsidP="00606382">
      <w:pPr>
        <w:jc w:val="center"/>
        <w:rPr>
          <w:rFonts w:ascii="Times New Roman" w:hAnsi="Times New Roman"/>
          <w:b/>
          <w:bCs/>
          <w:color w:val="000000" w:themeColor="text1"/>
          <w:sz w:val="32"/>
          <w:szCs w:val="32"/>
          <w:u w:val="single"/>
        </w:rPr>
      </w:pPr>
    </w:p>
    <w:p w14:paraId="2F07929F" w14:textId="77777777" w:rsidR="00606382" w:rsidRDefault="00606382" w:rsidP="00606382">
      <w:pPr>
        <w:jc w:val="center"/>
        <w:rPr>
          <w:rFonts w:ascii="Times New Roman" w:hAnsi="Times New Roman"/>
          <w:b/>
          <w:bCs/>
          <w:color w:val="000000" w:themeColor="text1"/>
          <w:sz w:val="32"/>
          <w:szCs w:val="32"/>
          <w:u w:val="single"/>
        </w:rPr>
      </w:pPr>
    </w:p>
    <w:p w14:paraId="5B113E6B" w14:textId="307DA1B5" w:rsidR="00606382" w:rsidRDefault="007F1B0E" w:rsidP="00606382">
      <w:pPr>
        <w:rPr>
          <w:rFonts w:ascii="Times New Roman" w:hAnsi="Times New Roman"/>
          <w:b/>
          <w:bCs/>
          <w:color w:val="000000" w:themeColor="text1"/>
          <w:sz w:val="32"/>
          <w:szCs w:val="32"/>
          <w:u w:val="single"/>
        </w:rPr>
      </w:pPr>
      <w:r>
        <w:rPr>
          <w:rFonts w:ascii="Times New Roman" w:hAnsi="Times New Roman"/>
          <w:b/>
          <w:bCs/>
          <w:noProof/>
          <w:color w:val="000000" w:themeColor="text1"/>
          <w:sz w:val="32"/>
          <w:szCs w:val="32"/>
          <w:u w:val="single"/>
        </w:rPr>
        <mc:AlternateContent>
          <mc:Choice Requires="wps">
            <w:drawing>
              <wp:anchor distT="0" distB="0" distL="114300" distR="114300" simplePos="0" relativeHeight="251658263" behindDoc="0" locked="0" layoutInCell="1" allowOverlap="1" wp14:anchorId="1F694212" wp14:editId="5BE6AE32">
                <wp:simplePos x="0" y="0"/>
                <wp:positionH relativeFrom="column">
                  <wp:posOffset>2247900</wp:posOffset>
                </wp:positionH>
                <wp:positionV relativeFrom="paragraph">
                  <wp:posOffset>342900</wp:posOffset>
                </wp:positionV>
                <wp:extent cx="1209675" cy="419100"/>
                <wp:effectExtent l="0" t="0" r="28575" b="19050"/>
                <wp:wrapNone/>
                <wp:docPr id="66007509" name="Oval 67"/>
                <wp:cNvGraphicFramePr/>
                <a:graphic xmlns:a="http://schemas.openxmlformats.org/drawingml/2006/main">
                  <a:graphicData uri="http://schemas.microsoft.com/office/word/2010/wordprocessingShape">
                    <wps:wsp>
                      <wps:cNvSpPr/>
                      <wps:spPr>
                        <a:xfrm>
                          <a:off x="0" y="0"/>
                          <a:ext cx="1209675" cy="419100"/>
                        </a:xfrm>
                        <a:prstGeom prst="ellipse">
                          <a:avLst/>
                        </a:prstGeom>
                      </wps:spPr>
                      <wps:style>
                        <a:lnRef idx="2">
                          <a:schemeClr val="dk1"/>
                        </a:lnRef>
                        <a:fillRef idx="1">
                          <a:schemeClr val="lt1"/>
                        </a:fillRef>
                        <a:effectRef idx="0">
                          <a:schemeClr val="dk1"/>
                        </a:effectRef>
                        <a:fontRef idx="minor">
                          <a:schemeClr val="dk1"/>
                        </a:fontRef>
                      </wps:style>
                      <wps:txbx>
                        <w:txbxContent>
                          <w:p w14:paraId="3C0B87FB" w14:textId="3BB58A2F" w:rsidR="007F1B0E" w:rsidRPr="007F1B0E" w:rsidRDefault="007F1B0E" w:rsidP="007F1B0E">
                            <w:pPr>
                              <w:jc w:val="center"/>
                              <w:rPr>
                                <w:rFonts w:ascii="Times New Roman" w:hAnsi="Times New Roman"/>
                                <w:sz w:val="36"/>
                                <w:szCs w:val="36"/>
                              </w:rPr>
                            </w:pPr>
                            <w:r>
                              <w:rPr>
                                <w:rFonts w:ascii="Times New Roman" w:hAnsi="Times New Roman"/>
                                <w:sz w:val="28"/>
                                <w:szCs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94212" id="Oval 67" o:spid="_x0000_s1040" style="position:absolute;margin-left:177pt;margin-top:27pt;width:95.25pt;height:33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" fillcolor="white [3201]" strokecolor="black [3200]" strokeweight="2pt">
                <v:textbox>
                  <w:txbxContent>
                    <w:p w14:paraId="3C0B87FB" w14:textId="3BB58A2F" w:rsidR="007F1B0E" w:rsidRPr="007F1B0E" w:rsidRDefault="007F1B0E" w:rsidP="007F1B0E">
                      <w:pPr>
                        <w:jc w:val="center"/>
                        <w:rPr>
                          <w:rFonts w:ascii="Times New Roman" w:hAnsi="Times New Roman"/>
                          <w:sz w:val="36"/>
                          <w:szCs w:val="36"/>
                        </w:rPr>
                      </w:pPr>
                      <w:r>
                        <w:rPr>
                          <w:rFonts w:ascii="Times New Roman" w:hAnsi="Times New Roman"/>
                          <w:sz w:val="28"/>
                          <w:szCs w:val="28"/>
                        </w:rPr>
                        <w:t>START</w:t>
                      </w:r>
                    </w:p>
                  </w:txbxContent>
                </v:textbox>
              </v:oval>
            </w:pict>
          </mc:Fallback>
        </mc:AlternateContent>
      </w:r>
      <w:r w:rsidR="00606382">
        <w:rPr>
          <w:rFonts w:ascii="Times New Roman" w:hAnsi="Times New Roman"/>
          <w:b/>
          <w:bCs/>
          <w:color w:val="000000" w:themeColor="text1"/>
          <w:sz w:val="32"/>
          <w:szCs w:val="32"/>
          <w:u w:val="single"/>
        </w:rPr>
        <w:t>4.8 Activity diagram:</w:t>
      </w:r>
    </w:p>
    <w:p w14:paraId="3140A014" w14:textId="4BD47447" w:rsidR="00606382" w:rsidRDefault="00606382" w:rsidP="00606382">
      <w:pPr>
        <w:rPr>
          <w:rFonts w:ascii="Times New Roman" w:hAnsi="Times New Roman"/>
          <w:b/>
          <w:bCs/>
          <w:color w:val="000000" w:themeColor="text1"/>
          <w:sz w:val="32"/>
          <w:szCs w:val="32"/>
          <w:u w:val="single"/>
        </w:rPr>
      </w:pPr>
    </w:p>
    <w:p w14:paraId="08121E96" w14:textId="12A883B6" w:rsidR="00606382" w:rsidRDefault="007F1B0E" w:rsidP="00606382">
      <w:pPr>
        <w:rPr>
          <w:rFonts w:ascii="Times New Roman" w:hAnsi="Times New Roman"/>
          <w:b/>
          <w:bCs/>
          <w:color w:val="000000" w:themeColor="text1"/>
          <w:sz w:val="32"/>
          <w:szCs w:val="32"/>
          <w:u w:val="single"/>
        </w:rPr>
      </w:pPr>
      <w:r>
        <w:rPr>
          <w:rFonts w:ascii="Times New Roman" w:hAnsi="Times New Roman"/>
          <w:b/>
          <w:bCs/>
          <w:noProof/>
          <w:color w:val="000000" w:themeColor="text1"/>
          <w:sz w:val="32"/>
          <w:szCs w:val="32"/>
          <w:u w:val="single"/>
        </w:rPr>
        <mc:AlternateContent>
          <mc:Choice Requires="wps">
            <w:drawing>
              <wp:anchor distT="0" distB="0" distL="114300" distR="114300" simplePos="0" relativeHeight="251658273" behindDoc="0" locked="0" layoutInCell="1" allowOverlap="1" wp14:anchorId="65D1A9EB" wp14:editId="6D655B24">
                <wp:simplePos x="0" y="0"/>
                <wp:positionH relativeFrom="column">
                  <wp:posOffset>2857500</wp:posOffset>
                </wp:positionH>
                <wp:positionV relativeFrom="paragraph">
                  <wp:posOffset>8890</wp:posOffset>
                </wp:positionV>
                <wp:extent cx="0" cy="419100"/>
                <wp:effectExtent l="114300" t="19050" r="95250" b="76200"/>
                <wp:wrapNone/>
                <wp:docPr id="1250938940" name="Straight Arrow Connector 33"/>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B030AD6" id="Straight Arrow Connector 33" o:spid="_x0000_s1026" type="#_x0000_t32" style="position:absolute;margin-left:225pt;margin-top:.7pt;width:0;height:33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" strokecolor="black [3200]" strokeweight="3pt">
                <v:stroke endarrow="block"/>
                <v:shadow on="t" color="black" opacity="22937f" origin=",.5" offset="0,.63889mm"/>
              </v:shape>
            </w:pict>
          </mc:Fallback>
        </mc:AlternateContent>
      </w:r>
    </w:p>
    <w:p w14:paraId="3C70750E" w14:textId="79EB0C47" w:rsidR="00606382" w:rsidRDefault="00606382" w:rsidP="00606382">
      <w:pPr>
        <w:jc w:val="center"/>
        <w:rPr>
          <w:rFonts w:ascii="Times New Roman" w:hAnsi="Times New Roman"/>
          <w:b/>
          <w:bCs/>
          <w:color w:val="000000" w:themeColor="text1"/>
          <w:sz w:val="32"/>
          <w:szCs w:val="32"/>
          <w:u w:val="single"/>
        </w:rPr>
      </w:pPr>
      <w:r>
        <w:rPr>
          <w:rFonts w:ascii="Times New Roman" w:hAnsi="Times New Roman"/>
          <w:b/>
          <w:bCs/>
          <w:noProof/>
          <w:color w:val="000000" w:themeColor="text1"/>
          <w:sz w:val="32"/>
          <w:szCs w:val="32"/>
          <w:u w:val="single"/>
        </w:rPr>
        <mc:AlternateContent>
          <mc:Choice Requires="wps">
            <w:drawing>
              <wp:anchor distT="0" distB="0" distL="114300" distR="114300" simplePos="0" relativeHeight="251658264" behindDoc="0" locked="0" layoutInCell="1" allowOverlap="1" wp14:anchorId="626C31C4" wp14:editId="2827A50C">
                <wp:simplePos x="0" y="0"/>
                <wp:positionH relativeFrom="column">
                  <wp:posOffset>2077720</wp:posOffset>
                </wp:positionH>
                <wp:positionV relativeFrom="paragraph">
                  <wp:posOffset>14605</wp:posOffset>
                </wp:positionV>
                <wp:extent cx="1520042" cy="427511"/>
                <wp:effectExtent l="0" t="0" r="23495" b="10795"/>
                <wp:wrapNone/>
                <wp:docPr id="1883117499" name="Rectangle 68"/>
                <wp:cNvGraphicFramePr/>
                <a:graphic xmlns:a="http://schemas.openxmlformats.org/drawingml/2006/main">
                  <a:graphicData uri="http://schemas.microsoft.com/office/word/2010/wordprocessingShape">
                    <wps:wsp>
                      <wps:cNvSpPr/>
                      <wps:spPr>
                        <a:xfrm>
                          <a:off x="0" y="0"/>
                          <a:ext cx="1520042" cy="427511"/>
                        </a:xfrm>
                        <a:prstGeom prst="rect">
                          <a:avLst/>
                        </a:prstGeom>
                      </wps:spPr>
                      <wps:style>
                        <a:lnRef idx="2">
                          <a:schemeClr val="dk1"/>
                        </a:lnRef>
                        <a:fillRef idx="1">
                          <a:schemeClr val="lt1"/>
                        </a:fillRef>
                        <a:effectRef idx="0">
                          <a:schemeClr val="dk1"/>
                        </a:effectRef>
                        <a:fontRef idx="minor">
                          <a:schemeClr val="dk1"/>
                        </a:fontRef>
                      </wps:style>
                      <wps:txbx>
                        <w:txbxContent>
                          <w:p w14:paraId="2D31086D" w14:textId="7F6725BB" w:rsidR="007F1B0E" w:rsidRPr="007F1B0E" w:rsidRDefault="007F1B0E" w:rsidP="007F1B0E">
                            <w:pPr>
                              <w:jc w:val="center"/>
                              <w:rPr>
                                <w:rFonts w:ascii="Times New Roman" w:hAnsi="Times New Roman"/>
                                <w:sz w:val="28"/>
                                <w:szCs w:val="28"/>
                              </w:rPr>
                            </w:pPr>
                            <w:r>
                              <w:rPr>
                                <w:rFonts w:ascii="Times New Roman" w:hAnsi="Times New Roman"/>
                                <w:sz w:val="28"/>
                                <w:szCs w:val="28"/>
                              </w:rPr>
                              <w:t>Submit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6C31C4" id="Rectangle 68" o:spid="_x0000_s1041" style="position:absolute;left:0;text-align:left;margin-left:163.6pt;margin-top:1.15pt;width:119.7pt;height:33.65pt;z-index:251658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" fillcolor="white [3201]" strokecolor="black [3200]" strokeweight="2pt">
                <v:textbox>
                  <w:txbxContent>
                    <w:p w14:paraId="2D31086D" w14:textId="7F6725BB" w:rsidR="007F1B0E" w:rsidRPr="007F1B0E" w:rsidRDefault="007F1B0E" w:rsidP="007F1B0E">
                      <w:pPr>
                        <w:jc w:val="center"/>
                        <w:rPr>
                          <w:rFonts w:ascii="Times New Roman" w:hAnsi="Times New Roman"/>
                          <w:sz w:val="28"/>
                          <w:szCs w:val="28"/>
                        </w:rPr>
                      </w:pPr>
                      <w:r>
                        <w:rPr>
                          <w:rFonts w:ascii="Times New Roman" w:hAnsi="Times New Roman"/>
                          <w:sz w:val="28"/>
                          <w:szCs w:val="28"/>
                        </w:rPr>
                        <w:t>Submit text</w:t>
                      </w:r>
                    </w:p>
                  </w:txbxContent>
                </v:textbox>
              </v:rect>
            </w:pict>
          </mc:Fallback>
        </mc:AlternateContent>
      </w:r>
    </w:p>
    <w:p w14:paraId="6DA177FB" w14:textId="3B8E3B79" w:rsidR="00606382" w:rsidRDefault="007F1B0E" w:rsidP="00606382">
      <w:pPr>
        <w:jc w:val="center"/>
        <w:rPr>
          <w:rFonts w:ascii="Times New Roman" w:hAnsi="Times New Roman"/>
          <w:b/>
          <w:bCs/>
          <w:color w:val="000000" w:themeColor="text1"/>
          <w:sz w:val="32"/>
          <w:szCs w:val="32"/>
          <w:u w:val="single"/>
        </w:rPr>
      </w:pPr>
      <w:r>
        <w:rPr>
          <w:rFonts w:ascii="Times New Roman" w:hAnsi="Times New Roman"/>
          <w:b/>
          <w:bCs/>
          <w:noProof/>
          <w:color w:val="000000" w:themeColor="text1"/>
          <w:sz w:val="32"/>
          <w:szCs w:val="32"/>
          <w:u w:val="single"/>
        </w:rPr>
        <mc:AlternateContent>
          <mc:Choice Requires="wps">
            <w:drawing>
              <wp:anchor distT="0" distB="0" distL="114300" distR="114300" simplePos="0" relativeHeight="251658274" behindDoc="0" locked="0" layoutInCell="1" allowOverlap="1" wp14:anchorId="5A8C70DD" wp14:editId="0453B823">
                <wp:simplePos x="0" y="0"/>
                <wp:positionH relativeFrom="column">
                  <wp:posOffset>2847975</wp:posOffset>
                </wp:positionH>
                <wp:positionV relativeFrom="paragraph">
                  <wp:posOffset>55245</wp:posOffset>
                </wp:positionV>
                <wp:extent cx="9525" cy="533400"/>
                <wp:effectExtent l="114300" t="19050" r="85725" b="76200"/>
                <wp:wrapNone/>
                <wp:docPr id="1842655238" name="Straight Arrow Connector 35"/>
                <wp:cNvGraphicFramePr/>
                <a:graphic xmlns:a="http://schemas.openxmlformats.org/drawingml/2006/main">
                  <a:graphicData uri="http://schemas.microsoft.com/office/word/2010/wordprocessingShape">
                    <wps:wsp>
                      <wps:cNvCnPr/>
                      <wps:spPr>
                        <a:xfrm>
                          <a:off x="0" y="0"/>
                          <a:ext cx="9525" cy="533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48FA342" id="Straight Arrow Connector 35" o:spid="_x0000_s1026" type="#_x0000_t32" style="position:absolute;margin-left:224.25pt;margin-top:4.35pt;width:.75pt;height:42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" strokecolor="black [3200]" strokeweight="3pt">
                <v:stroke endarrow="block"/>
                <v:shadow on="t" color="black" opacity="22937f" origin=",.5" offset="0,.63889mm"/>
              </v:shape>
            </w:pict>
          </mc:Fallback>
        </mc:AlternateContent>
      </w:r>
    </w:p>
    <w:p w14:paraId="11823EE2" w14:textId="0C4DCD6E" w:rsidR="00606382" w:rsidRDefault="00606382" w:rsidP="00606382">
      <w:pPr>
        <w:jc w:val="center"/>
        <w:rPr>
          <w:rFonts w:ascii="Times New Roman" w:hAnsi="Times New Roman"/>
          <w:b/>
          <w:bCs/>
          <w:color w:val="000000" w:themeColor="text1"/>
          <w:sz w:val="32"/>
          <w:szCs w:val="32"/>
          <w:u w:val="single"/>
        </w:rPr>
      </w:pPr>
      <w:r w:rsidRPr="007F1B0E">
        <w:rPr>
          <w:rFonts w:ascii="Times New Roman" w:hAnsi="Times New Roman"/>
          <w:noProof/>
          <w:sz w:val="28"/>
          <w:szCs w:val="28"/>
        </w:rPr>
        <mc:AlternateContent>
          <mc:Choice Requires="wps">
            <w:drawing>
              <wp:anchor distT="0" distB="0" distL="114300" distR="114300" simplePos="0" relativeHeight="251658265" behindDoc="0" locked="0" layoutInCell="1" allowOverlap="1" wp14:anchorId="2334861A" wp14:editId="512BAF81">
                <wp:simplePos x="0" y="0"/>
                <wp:positionH relativeFrom="column">
                  <wp:posOffset>2103755</wp:posOffset>
                </wp:positionH>
                <wp:positionV relativeFrom="paragraph">
                  <wp:posOffset>157480</wp:posOffset>
                </wp:positionV>
                <wp:extent cx="1590411" cy="510639"/>
                <wp:effectExtent l="0" t="0" r="10160" b="22860"/>
                <wp:wrapNone/>
                <wp:docPr id="5" name="Rectangle 4">
                  <a:extLst xmlns:a="http://schemas.openxmlformats.org/drawingml/2006/main">
                    <a:ext uri="{FF2B5EF4-FFF2-40B4-BE49-F238E27FC236}">
                      <a16:creationId xmlns:a16="http://schemas.microsoft.com/office/drawing/2014/main" id="{EB103934-9D18-16DD-A5AB-F958EBCAC8F8}"/>
                    </a:ext>
                  </a:extLst>
                </wp:docPr>
                <wp:cNvGraphicFramePr/>
                <a:graphic xmlns:a="http://schemas.openxmlformats.org/drawingml/2006/main">
                  <a:graphicData uri="http://schemas.microsoft.com/office/word/2010/wordprocessingShape">
                    <wps:wsp>
                      <wps:cNvSpPr/>
                      <wps:spPr>
                        <a:xfrm>
                          <a:off x="0" y="0"/>
                          <a:ext cx="1590411" cy="510639"/>
                        </a:xfrm>
                        <a:prstGeom prst="rect">
                          <a:avLst/>
                        </a:prstGeom>
                      </wps:spPr>
                      <wps:style>
                        <a:lnRef idx="2">
                          <a:schemeClr val="dk1"/>
                        </a:lnRef>
                        <a:fillRef idx="1">
                          <a:schemeClr val="lt1"/>
                        </a:fillRef>
                        <a:effectRef idx="0">
                          <a:schemeClr val="dk1"/>
                        </a:effectRef>
                        <a:fontRef idx="minor">
                          <a:schemeClr val="dk1"/>
                        </a:fontRef>
                      </wps:style>
                      <wps:txbx>
                        <w:txbxContent>
                          <w:p w14:paraId="48F6A5F0" w14:textId="521D505A" w:rsidR="007F1B0E" w:rsidRPr="007F1B0E" w:rsidRDefault="007F1B0E" w:rsidP="007F1B0E">
                            <w:pPr>
                              <w:jc w:val="center"/>
                              <w:rPr>
                                <w:rFonts w:ascii="Times New Roman" w:hAnsi="Times New Roman"/>
                                <w:sz w:val="28"/>
                                <w:szCs w:val="28"/>
                              </w:rPr>
                            </w:pPr>
                            <w:r>
                              <w:rPr>
                                <w:rFonts w:ascii="Times New Roman" w:hAnsi="Times New Roman"/>
                                <w:sz w:val="28"/>
                                <w:szCs w:val="28"/>
                              </w:rPr>
                              <w:t>Valid input</w:t>
                            </w:r>
                          </w:p>
                        </w:txbxContent>
                      </wps:txbx>
                      <wps:bodyPr rtlCol="0" anchor="ctr"/>
                    </wps:wsp>
                  </a:graphicData>
                </a:graphic>
                <wp14:sizeRelH relativeFrom="margin">
                  <wp14:pctWidth>0</wp14:pctWidth>
                </wp14:sizeRelH>
                <wp14:sizeRelV relativeFrom="margin">
                  <wp14:pctHeight>0</wp14:pctHeight>
                </wp14:sizeRelV>
              </wp:anchor>
            </w:drawing>
          </mc:Choice>
          <mc:Fallback>
            <w:pict>
              <v:rect w14:anchorId="2334861A" id="Rectangle 4" o:spid="_x0000_s1042" style="position:absolute;left:0;text-align:left;margin-left:165.65pt;margin-top:12.4pt;width:125.25pt;height:40.2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" fillcolor="white [3201]" strokecolor="black [3200]" strokeweight="2pt">
                <v:textbox>
                  <w:txbxContent>
                    <w:p w14:paraId="48F6A5F0" w14:textId="521D505A" w:rsidR="007F1B0E" w:rsidRPr="007F1B0E" w:rsidRDefault="007F1B0E" w:rsidP="007F1B0E">
                      <w:pPr>
                        <w:jc w:val="center"/>
                        <w:rPr>
                          <w:rFonts w:ascii="Times New Roman" w:hAnsi="Times New Roman"/>
                          <w:sz w:val="28"/>
                          <w:szCs w:val="28"/>
                        </w:rPr>
                      </w:pPr>
                      <w:r>
                        <w:rPr>
                          <w:rFonts w:ascii="Times New Roman" w:hAnsi="Times New Roman"/>
                          <w:sz w:val="28"/>
                          <w:szCs w:val="28"/>
                        </w:rPr>
                        <w:t>Valid input</w:t>
                      </w:r>
                    </w:p>
                  </w:txbxContent>
                </v:textbox>
              </v:rect>
            </w:pict>
          </mc:Fallback>
        </mc:AlternateContent>
      </w:r>
    </w:p>
    <w:p w14:paraId="110ED2BD" w14:textId="7469BED7" w:rsidR="00606382" w:rsidRDefault="007F1B0E" w:rsidP="00606382">
      <w:pPr>
        <w:jc w:val="center"/>
        <w:rPr>
          <w:rFonts w:ascii="Times New Roman" w:hAnsi="Times New Roman"/>
          <w:b/>
          <w:bCs/>
          <w:color w:val="000000" w:themeColor="text1"/>
          <w:sz w:val="32"/>
          <w:szCs w:val="32"/>
          <w:u w:val="single"/>
        </w:rPr>
      </w:pPr>
      <w:r>
        <w:rPr>
          <w:rFonts w:ascii="Times New Roman" w:hAnsi="Times New Roman"/>
          <w:b/>
          <w:bCs/>
          <w:noProof/>
          <w:color w:val="000000" w:themeColor="text1"/>
          <w:sz w:val="32"/>
          <w:szCs w:val="32"/>
          <w:u w:val="single"/>
        </w:rPr>
        <mc:AlternateContent>
          <mc:Choice Requires="wps">
            <w:drawing>
              <wp:anchor distT="0" distB="0" distL="114300" distR="114300" simplePos="0" relativeHeight="251658275" behindDoc="0" locked="0" layoutInCell="1" allowOverlap="1" wp14:anchorId="6E5F9AE9" wp14:editId="5DFCD573">
                <wp:simplePos x="0" y="0"/>
                <wp:positionH relativeFrom="column">
                  <wp:posOffset>2371725</wp:posOffset>
                </wp:positionH>
                <wp:positionV relativeFrom="paragraph">
                  <wp:posOffset>292735</wp:posOffset>
                </wp:positionV>
                <wp:extent cx="0" cy="495300"/>
                <wp:effectExtent l="114300" t="19050" r="76200" b="76200"/>
                <wp:wrapNone/>
                <wp:docPr id="1635634572" name="Straight Arrow Connector 36"/>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DAB6916" id="Straight Arrow Connector 36" o:spid="_x0000_s1026" type="#_x0000_t32" style="position:absolute;margin-left:186.75pt;margin-top:23.05pt;width:0;height:39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" strokecolor="black [3200]" strokeweight="3pt">
                <v:stroke endarrow="block"/>
                <v:shadow on="t" color="black" opacity="22937f" origin=",.5" offset="0,.63889mm"/>
              </v:shape>
            </w:pict>
          </mc:Fallback>
        </mc:AlternateContent>
      </w:r>
      <w:r>
        <w:rPr>
          <w:rFonts w:ascii="Times New Roman" w:hAnsi="Times New Roman"/>
          <w:b/>
          <w:bCs/>
          <w:noProof/>
          <w:color w:val="000000" w:themeColor="text1"/>
          <w:sz w:val="32"/>
          <w:szCs w:val="32"/>
          <w:u w:val="single"/>
        </w:rPr>
        <mc:AlternateContent>
          <mc:Choice Requires="wps">
            <w:drawing>
              <wp:anchor distT="0" distB="0" distL="114300" distR="114300" simplePos="0" relativeHeight="251658276" behindDoc="0" locked="0" layoutInCell="1" allowOverlap="1" wp14:anchorId="7630E0D1" wp14:editId="0B50E9B6">
                <wp:simplePos x="0" y="0"/>
                <wp:positionH relativeFrom="column">
                  <wp:posOffset>3619500</wp:posOffset>
                </wp:positionH>
                <wp:positionV relativeFrom="paragraph">
                  <wp:posOffset>269875</wp:posOffset>
                </wp:positionV>
                <wp:extent cx="19050" cy="556260"/>
                <wp:effectExtent l="95250" t="19050" r="76200" b="72390"/>
                <wp:wrapNone/>
                <wp:docPr id="337721815" name="Straight Arrow Connector 37"/>
                <wp:cNvGraphicFramePr/>
                <a:graphic xmlns:a="http://schemas.openxmlformats.org/drawingml/2006/main">
                  <a:graphicData uri="http://schemas.microsoft.com/office/word/2010/wordprocessingShape">
                    <wps:wsp>
                      <wps:cNvCnPr/>
                      <wps:spPr>
                        <a:xfrm>
                          <a:off x="0" y="0"/>
                          <a:ext cx="19050" cy="5562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73EA0A6" id="Straight Arrow Connector 37" o:spid="_x0000_s1026" type="#_x0000_t32" style="position:absolute;margin-left:285pt;margin-top:21.25pt;width:1.5pt;height:43.8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" strokecolor="black [3200]" strokeweight="3pt">
                <v:stroke endarrow="block"/>
                <v:shadow on="t" color="black" opacity="22937f" origin=",.5" offset="0,.63889mm"/>
              </v:shape>
            </w:pict>
          </mc:Fallback>
        </mc:AlternateContent>
      </w:r>
    </w:p>
    <w:p w14:paraId="1FF606C7" w14:textId="435938DF" w:rsidR="00606382" w:rsidRPr="007F1B0E" w:rsidRDefault="007F1B0E" w:rsidP="007F1B0E">
      <w:pPr>
        <w:rPr>
          <w:rFonts w:ascii="Times New Roman" w:hAnsi="Times New Roman"/>
          <w:b/>
          <w:bCs/>
          <w:color w:val="000000" w:themeColor="text1"/>
          <w:sz w:val="32"/>
          <w:szCs w:val="32"/>
        </w:rPr>
      </w:pPr>
      <w:r>
        <w:rPr>
          <w:rFonts w:ascii="Times New Roman" w:hAnsi="Times New Roman"/>
          <w:b/>
          <w:bCs/>
          <w:color w:val="000000" w:themeColor="text1"/>
          <w:sz w:val="32"/>
          <w:szCs w:val="32"/>
        </w:rPr>
        <w:t xml:space="preserve">                                      YES                             NO</w:t>
      </w:r>
    </w:p>
    <w:p w14:paraId="7DE21F03" w14:textId="1DD41EF2" w:rsidR="00606382" w:rsidRDefault="007F1B0E" w:rsidP="00606382">
      <w:pPr>
        <w:jc w:val="center"/>
        <w:rPr>
          <w:rFonts w:ascii="Times New Roman" w:hAnsi="Times New Roman"/>
          <w:b/>
          <w:bCs/>
          <w:color w:val="000000" w:themeColor="text1"/>
          <w:sz w:val="32"/>
          <w:szCs w:val="32"/>
          <w:u w:val="single"/>
        </w:rPr>
      </w:pPr>
      <w:r>
        <w:rPr>
          <w:noProof/>
        </w:rPr>
        <mc:AlternateContent>
          <mc:Choice Requires="wps">
            <w:drawing>
              <wp:anchor distT="0" distB="0" distL="114300" distR="114300" simplePos="0" relativeHeight="251658267" behindDoc="0" locked="0" layoutInCell="1" allowOverlap="1" wp14:anchorId="097D6456" wp14:editId="15645356">
                <wp:simplePos x="0" y="0"/>
                <wp:positionH relativeFrom="margin">
                  <wp:posOffset>3429000</wp:posOffset>
                </wp:positionH>
                <wp:positionV relativeFrom="paragraph">
                  <wp:posOffset>5715</wp:posOffset>
                </wp:positionV>
                <wp:extent cx="1591293" cy="581025"/>
                <wp:effectExtent l="0" t="0" r="28575" b="28575"/>
                <wp:wrapNone/>
                <wp:docPr id="1757519820" name="Rectangle 4"/>
                <wp:cNvGraphicFramePr/>
                <a:graphic xmlns:a="http://schemas.openxmlformats.org/drawingml/2006/main">
                  <a:graphicData uri="http://schemas.microsoft.com/office/word/2010/wordprocessingShape">
                    <wps:wsp>
                      <wps:cNvSpPr/>
                      <wps:spPr>
                        <a:xfrm>
                          <a:off x="0" y="0"/>
                          <a:ext cx="1591293" cy="581025"/>
                        </a:xfrm>
                        <a:prstGeom prst="rect">
                          <a:avLst/>
                        </a:prstGeom>
                        <a:solidFill>
                          <a:sysClr val="window" lastClr="FFFFFF"/>
                        </a:solidFill>
                        <a:ln w="25400" cap="flat" cmpd="sng" algn="ctr">
                          <a:solidFill>
                            <a:sysClr val="windowText" lastClr="000000"/>
                          </a:solidFill>
                          <a:prstDash val="solid"/>
                        </a:ln>
                        <a:effectLst/>
                      </wps:spPr>
                      <wps:txbx>
                        <w:txbxContent>
                          <w:p w14:paraId="502DBAAF" w14:textId="51FAE7B8" w:rsidR="007F1B0E" w:rsidRPr="007F1B0E" w:rsidRDefault="007F1B0E" w:rsidP="007F1B0E">
                            <w:pPr>
                              <w:jc w:val="center"/>
                              <w:rPr>
                                <w:rFonts w:ascii="Times New Roman" w:hAnsi="Times New Roman"/>
                                <w:sz w:val="28"/>
                                <w:szCs w:val="28"/>
                              </w:rPr>
                            </w:pPr>
                            <w:r>
                              <w:rPr>
                                <w:rFonts w:ascii="Times New Roman" w:hAnsi="Times New Roman"/>
                                <w:sz w:val="28"/>
                                <w:szCs w:val="28"/>
                              </w:rPr>
                              <w:t>Display error message</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097D6456" id="_x0000_s1043" style="position:absolute;left:0;text-align:left;margin-left:270pt;margin-top:.45pt;width:125.3pt;height:45.75pt;z-index:2516582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" fillcolor="window" strokecolor="windowText" strokeweight="2pt">
                <v:textbox>
                  <w:txbxContent>
                    <w:p w14:paraId="502DBAAF" w14:textId="51FAE7B8" w:rsidR="007F1B0E" w:rsidRPr="007F1B0E" w:rsidRDefault="007F1B0E" w:rsidP="007F1B0E">
                      <w:pPr>
                        <w:jc w:val="center"/>
                        <w:rPr>
                          <w:rFonts w:ascii="Times New Roman" w:hAnsi="Times New Roman"/>
                          <w:sz w:val="28"/>
                          <w:szCs w:val="28"/>
                        </w:rPr>
                      </w:pPr>
                      <w:r>
                        <w:rPr>
                          <w:rFonts w:ascii="Times New Roman" w:hAnsi="Times New Roman"/>
                          <w:sz w:val="28"/>
                          <w:szCs w:val="28"/>
                        </w:rPr>
                        <w:t>Display error message</w:t>
                      </w:r>
                    </w:p>
                  </w:txbxContent>
                </v:textbox>
                <w10:wrap anchorx="margin"/>
              </v:rect>
            </w:pict>
          </mc:Fallback>
        </mc:AlternateContent>
      </w:r>
      <w:r>
        <w:rPr>
          <w:noProof/>
        </w:rPr>
        <mc:AlternateContent>
          <mc:Choice Requires="wps">
            <w:drawing>
              <wp:anchor distT="0" distB="0" distL="114300" distR="114300" simplePos="0" relativeHeight="251658266" behindDoc="0" locked="0" layoutInCell="1" allowOverlap="1" wp14:anchorId="3EF27774" wp14:editId="2122C144">
                <wp:simplePos x="0" y="0"/>
                <wp:positionH relativeFrom="margin">
                  <wp:posOffset>1241425</wp:posOffset>
                </wp:positionH>
                <wp:positionV relativeFrom="paragraph">
                  <wp:posOffset>5715</wp:posOffset>
                </wp:positionV>
                <wp:extent cx="1591293" cy="510639"/>
                <wp:effectExtent l="0" t="0" r="28575" b="22860"/>
                <wp:wrapNone/>
                <wp:docPr id="1703988744" name="Rectangle 4"/>
                <wp:cNvGraphicFramePr/>
                <a:graphic xmlns:a="http://schemas.openxmlformats.org/drawingml/2006/main">
                  <a:graphicData uri="http://schemas.microsoft.com/office/word/2010/wordprocessingShape">
                    <wps:wsp>
                      <wps:cNvSpPr/>
                      <wps:spPr>
                        <a:xfrm>
                          <a:off x="0" y="0"/>
                          <a:ext cx="1591293" cy="510639"/>
                        </a:xfrm>
                        <a:prstGeom prst="rect">
                          <a:avLst/>
                        </a:prstGeom>
                        <a:solidFill>
                          <a:sysClr val="window" lastClr="FFFFFF"/>
                        </a:solidFill>
                        <a:ln w="25400" cap="flat" cmpd="sng" algn="ctr">
                          <a:solidFill>
                            <a:sysClr val="windowText" lastClr="000000"/>
                          </a:solidFill>
                          <a:prstDash val="solid"/>
                        </a:ln>
                        <a:effectLst/>
                      </wps:spPr>
                      <wps:txbx>
                        <w:txbxContent>
                          <w:p w14:paraId="2860B594" w14:textId="48F43F27" w:rsidR="007F1B0E" w:rsidRPr="007F1B0E" w:rsidRDefault="007F1B0E" w:rsidP="007F1B0E">
                            <w:pPr>
                              <w:jc w:val="center"/>
                              <w:rPr>
                                <w:rFonts w:ascii="Times New Roman" w:hAnsi="Times New Roman"/>
                                <w:sz w:val="28"/>
                                <w:szCs w:val="28"/>
                              </w:rPr>
                            </w:pPr>
                            <w:r>
                              <w:rPr>
                                <w:rFonts w:ascii="Times New Roman" w:hAnsi="Times New Roman"/>
                                <w:sz w:val="28"/>
                                <w:szCs w:val="28"/>
                              </w:rPr>
                              <w:t>Generate image</w:t>
                            </w:r>
                          </w:p>
                        </w:txbxContent>
                      </wps:txbx>
                      <wps:bodyPr rtlCol="0" anchor="ctr"/>
                    </wps:wsp>
                  </a:graphicData>
                </a:graphic>
                <wp14:sizeRelH relativeFrom="margin">
                  <wp14:pctWidth>0</wp14:pctWidth>
                </wp14:sizeRelH>
                <wp14:sizeRelV relativeFrom="margin">
                  <wp14:pctHeight>0</wp14:pctHeight>
                </wp14:sizeRelV>
              </wp:anchor>
            </w:drawing>
          </mc:Choice>
          <mc:Fallback>
            <w:pict>
              <v:rect w14:anchorId="3EF27774" id="_x0000_s1044" style="position:absolute;left:0;text-align:left;margin-left:97.75pt;margin-top:.45pt;width:125.3pt;height:40.2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" fillcolor="window" strokecolor="windowText" strokeweight="2pt">
                <v:textbox>
                  <w:txbxContent>
                    <w:p w14:paraId="2860B594" w14:textId="48F43F27" w:rsidR="007F1B0E" w:rsidRPr="007F1B0E" w:rsidRDefault="007F1B0E" w:rsidP="007F1B0E">
                      <w:pPr>
                        <w:jc w:val="center"/>
                        <w:rPr>
                          <w:rFonts w:ascii="Times New Roman" w:hAnsi="Times New Roman"/>
                          <w:sz w:val="28"/>
                          <w:szCs w:val="28"/>
                        </w:rPr>
                      </w:pPr>
                      <w:r>
                        <w:rPr>
                          <w:rFonts w:ascii="Times New Roman" w:hAnsi="Times New Roman"/>
                          <w:sz w:val="28"/>
                          <w:szCs w:val="28"/>
                        </w:rPr>
                        <w:t>Generate image</w:t>
                      </w:r>
                    </w:p>
                  </w:txbxContent>
                </v:textbox>
                <w10:wrap anchorx="margin"/>
              </v:rect>
            </w:pict>
          </mc:Fallback>
        </mc:AlternateContent>
      </w:r>
    </w:p>
    <w:p w14:paraId="545DC54E" w14:textId="142C664A" w:rsidR="00606382" w:rsidRDefault="007F1B0E" w:rsidP="00606382">
      <w:pPr>
        <w:jc w:val="center"/>
        <w:rPr>
          <w:rFonts w:ascii="Times New Roman" w:hAnsi="Times New Roman"/>
          <w:b/>
          <w:bCs/>
          <w:color w:val="000000" w:themeColor="text1"/>
          <w:sz w:val="32"/>
          <w:szCs w:val="32"/>
          <w:u w:val="single"/>
        </w:rPr>
      </w:pPr>
      <w:r>
        <w:rPr>
          <w:rFonts w:ascii="Times New Roman" w:hAnsi="Times New Roman"/>
          <w:b/>
          <w:bCs/>
          <w:noProof/>
          <w:color w:val="000000" w:themeColor="text1"/>
          <w:sz w:val="32"/>
          <w:szCs w:val="32"/>
          <w:u w:val="single"/>
        </w:rPr>
        <mc:AlternateContent>
          <mc:Choice Requires="wps">
            <w:drawing>
              <wp:anchor distT="0" distB="0" distL="114300" distR="114300" simplePos="0" relativeHeight="251658280" behindDoc="0" locked="0" layoutInCell="1" allowOverlap="1" wp14:anchorId="065CE360" wp14:editId="44C1B048">
                <wp:simplePos x="0" y="0"/>
                <wp:positionH relativeFrom="column">
                  <wp:posOffset>4324350</wp:posOffset>
                </wp:positionH>
                <wp:positionV relativeFrom="paragraph">
                  <wp:posOffset>191770</wp:posOffset>
                </wp:positionV>
                <wp:extent cx="0" cy="476250"/>
                <wp:effectExtent l="114300" t="19050" r="76200" b="76200"/>
                <wp:wrapNone/>
                <wp:docPr id="3944606" name="Straight Arrow Connector 41"/>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749569B" id="Straight Arrow Connector 41" o:spid="_x0000_s1026" type="#_x0000_t32" style="position:absolute;margin-left:340.5pt;margin-top:15.1pt;width:0;height:37.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" strokecolor="black [3200]" strokeweight="3pt">
                <v:stroke endarrow="block"/>
                <v:shadow on="t" color="black" opacity="22937f" origin=",.5" offset="0,.63889mm"/>
              </v:shape>
            </w:pict>
          </mc:Fallback>
        </mc:AlternateContent>
      </w:r>
      <w:r>
        <w:rPr>
          <w:rFonts w:ascii="Times New Roman" w:hAnsi="Times New Roman"/>
          <w:b/>
          <w:bCs/>
          <w:noProof/>
          <w:color w:val="000000" w:themeColor="text1"/>
          <w:sz w:val="32"/>
          <w:szCs w:val="32"/>
          <w:u w:val="single"/>
        </w:rPr>
        <mc:AlternateContent>
          <mc:Choice Requires="wps">
            <w:drawing>
              <wp:anchor distT="0" distB="0" distL="114300" distR="114300" simplePos="0" relativeHeight="251658277" behindDoc="0" locked="0" layoutInCell="1" allowOverlap="1" wp14:anchorId="3C9FC678" wp14:editId="64438A5F">
                <wp:simplePos x="0" y="0"/>
                <wp:positionH relativeFrom="column">
                  <wp:posOffset>1990725</wp:posOffset>
                </wp:positionH>
                <wp:positionV relativeFrom="paragraph">
                  <wp:posOffset>153670</wp:posOffset>
                </wp:positionV>
                <wp:extent cx="9525" cy="447675"/>
                <wp:effectExtent l="114300" t="19050" r="85725" b="85725"/>
                <wp:wrapNone/>
                <wp:docPr id="956119262" name="Straight Arrow Connector 38"/>
                <wp:cNvGraphicFramePr/>
                <a:graphic xmlns:a="http://schemas.openxmlformats.org/drawingml/2006/main">
                  <a:graphicData uri="http://schemas.microsoft.com/office/word/2010/wordprocessingShape">
                    <wps:wsp>
                      <wps:cNvCnPr/>
                      <wps:spPr>
                        <a:xfrm>
                          <a:off x="0" y="0"/>
                          <a:ext cx="9525" cy="447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24F06F9" id="Straight Arrow Connector 38" o:spid="_x0000_s1026" type="#_x0000_t32" style="position:absolute;margin-left:156.75pt;margin-top:12.1pt;width:.75pt;height:35.2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" strokecolor="black [3200]" strokeweight="3pt">
                <v:stroke endarrow="block"/>
                <v:shadow on="t" color="black" opacity="22937f" origin=",.5" offset="0,.63889mm"/>
              </v:shape>
            </w:pict>
          </mc:Fallback>
        </mc:AlternateContent>
      </w:r>
    </w:p>
    <w:p w14:paraId="0CA3E6D7" w14:textId="0EE71162" w:rsidR="00606382" w:rsidRDefault="007F1B0E" w:rsidP="00606382">
      <w:pPr>
        <w:jc w:val="center"/>
        <w:rPr>
          <w:rFonts w:ascii="Times New Roman" w:hAnsi="Times New Roman"/>
          <w:b/>
          <w:bCs/>
          <w:color w:val="000000" w:themeColor="text1"/>
          <w:sz w:val="32"/>
          <w:szCs w:val="32"/>
          <w:u w:val="single"/>
        </w:rPr>
      </w:pPr>
      <w:r>
        <w:rPr>
          <w:noProof/>
        </w:rPr>
        <mc:AlternateContent>
          <mc:Choice Requires="wps">
            <w:drawing>
              <wp:anchor distT="0" distB="0" distL="114300" distR="114300" simplePos="0" relativeHeight="251658269" behindDoc="0" locked="0" layoutInCell="1" allowOverlap="1" wp14:anchorId="6E3B71A8" wp14:editId="45A1122D">
                <wp:simplePos x="0" y="0"/>
                <wp:positionH relativeFrom="margin">
                  <wp:posOffset>3636010</wp:posOffset>
                </wp:positionH>
                <wp:positionV relativeFrom="paragraph">
                  <wp:posOffset>241300</wp:posOffset>
                </wp:positionV>
                <wp:extent cx="1591293" cy="510639"/>
                <wp:effectExtent l="0" t="0" r="28575" b="22860"/>
                <wp:wrapNone/>
                <wp:docPr id="20063279" name="Rectangle 4"/>
                <wp:cNvGraphicFramePr/>
                <a:graphic xmlns:a="http://schemas.openxmlformats.org/drawingml/2006/main">
                  <a:graphicData uri="http://schemas.microsoft.com/office/word/2010/wordprocessingShape">
                    <wps:wsp>
                      <wps:cNvSpPr/>
                      <wps:spPr>
                        <a:xfrm>
                          <a:off x="0" y="0"/>
                          <a:ext cx="1591293" cy="510639"/>
                        </a:xfrm>
                        <a:prstGeom prst="rect">
                          <a:avLst/>
                        </a:prstGeom>
                        <a:solidFill>
                          <a:sysClr val="window" lastClr="FFFFFF"/>
                        </a:solidFill>
                        <a:ln w="25400" cap="flat" cmpd="sng" algn="ctr">
                          <a:solidFill>
                            <a:sysClr val="windowText" lastClr="000000"/>
                          </a:solidFill>
                          <a:prstDash val="solid"/>
                        </a:ln>
                        <a:effectLst/>
                      </wps:spPr>
                      <wps:txbx>
                        <w:txbxContent>
                          <w:p w14:paraId="3D74CA17" w14:textId="4004748C" w:rsidR="007F1B0E" w:rsidRPr="007F1B0E" w:rsidRDefault="007F1B0E" w:rsidP="007F1B0E">
                            <w:pPr>
                              <w:jc w:val="center"/>
                              <w:rPr>
                                <w:rFonts w:ascii="Times New Roman" w:hAnsi="Times New Roman"/>
                                <w:sz w:val="28"/>
                                <w:szCs w:val="28"/>
                              </w:rPr>
                            </w:pPr>
                            <w:r>
                              <w:rPr>
                                <w:rFonts w:ascii="Times New Roman" w:hAnsi="Times New Roman"/>
                                <w:sz w:val="28"/>
                                <w:szCs w:val="28"/>
                              </w:rPr>
                              <w:t>Re-enter text</w:t>
                            </w:r>
                          </w:p>
                        </w:txbxContent>
                      </wps:txbx>
                      <wps:bodyPr rtlCol="0" anchor="ctr"/>
                    </wps:wsp>
                  </a:graphicData>
                </a:graphic>
                <wp14:sizeRelH relativeFrom="margin">
                  <wp14:pctWidth>0</wp14:pctWidth>
                </wp14:sizeRelH>
                <wp14:sizeRelV relativeFrom="margin">
                  <wp14:pctHeight>0</wp14:pctHeight>
                </wp14:sizeRelV>
              </wp:anchor>
            </w:drawing>
          </mc:Choice>
          <mc:Fallback>
            <w:pict>
              <v:rect w14:anchorId="6E3B71A8" id="_x0000_s1045" style="position:absolute;left:0;text-align:left;margin-left:286.3pt;margin-top:19pt;width:125.3pt;height:40.2pt;z-index:2516582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" fillcolor="window" strokecolor="windowText" strokeweight="2pt">
                <v:textbox>
                  <w:txbxContent>
                    <w:p w14:paraId="3D74CA17" w14:textId="4004748C" w:rsidR="007F1B0E" w:rsidRPr="007F1B0E" w:rsidRDefault="007F1B0E" w:rsidP="007F1B0E">
                      <w:pPr>
                        <w:jc w:val="center"/>
                        <w:rPr>
                          <w:rFonts w:ascii="Times New Roman" w:hAnsi="Times New Roman"/>
                          <w:sz w:val="28"/>
                          <w:szCs w:val="28"/>
                        </w:rPr>
                      </w:pPr>
                      <w:r>
                        <w:rPr>
                          <w:rFonts w:ascii="Times New Roman" w:hAnsi="Times New Roman"/>
                          <w:sz w:val="28"/>
                          <w:szCs w:val="28"/>
                        </w:rPr>
                        <w:t>Re-enter text</w:t>
                      </w:r>
                    </w:p>
                  </w:txbxContent>
                </v:textbox>
                <w10:wrap anchorx="margin"/>
              </v:rect>
            </w:pict>
          </mc:Fallback>
        </mc:AlternateContent>
      </w:r>
      <w:r>
        <w:rPr>
          <w:noProof/>
        </w:rPr>
        <mc:AlternateContent>
          <mc:Choice Requires="wps">
            <w:drawing>
              <wp:anchor distT="0" distB="0" distL="114300" distR="114300" simplePos="0" relativeHeight="251658268" behindDoc="0" locked="0" layoutInCell="1" allowOverlap="1" wp14:anchorId="41A7448A" wp14:editId="0344AEF8">
                <wp:simplePos x="0" y="0"/>
                <wp:positionH relativeFrom="margin">
                  <wp:posOffset>1213485</wp:posOffset>
                </wp:positionH>
                <wp:positionV relativeFrom="paragraph">
                  <wp:posOffset>227965</wp:posOffset>
                </wp:positionV>
                <wp:extent cx="1590675" cy="510540"/>
                <wp:effectExtent l="0" t="0" r="28575" b="22860"/>
                <wp:wrapNone/>
                <wp:docPr id="688057494" name="Rectangle 4"/>
                <wp:cNvGraphicFramePr/>
                <a:graphic xmlns:a="http://schemas.openxmlformats.org/drawingml/2006/main">
                  <a:graphicData uri="http://schemas.microsoft.com/office/word/2010/wordprocessingShape">
                    <wps:wsp>
                      <wps:cNvSpPr/>
                      <wps:spPr>
                        <a:xfrm>
                          <a:off x="0" y="0"/>
                          <a:ext cx="1590675" cy="510540"/>
                        </a:xfrm>
                        <a:prstGeom prst="rect">
                          <a:avLst/>
                        </a:prstGeom>
                        <a:solidFill>
                          <a:sysClr val="window" lastClr="FFFFFF"/>
                        </a:solidFill>
                        <a:ln w="25400" cap="flat" cmpd="sng" algn="ctr">
                          <a:solidFill>
                            <a:sysClr val="windowText" lastClr="000000"/>
                          </a:solidFill>
                          <a:prstDash val="solid"/>
                        </a:ln>
                        <a:effectLst/>
                      </wps:spPr>
                      <wps:txbx>
                        <w:txbxContent>
                          <w:p w14:paraId="41B51343" w14:textId="662F784B" w:rsidR="007F1B0E" w:rsidRPr="007F1B0E" w:rsidRDefault="007F1B0E" w:rsidP="007F1B0E">
                            <w:pPr>
                              <w:jc w:val="center"/>
                              <w:rPr>
                                <w:rFonts w:ascii="Times New Roman" w:hAnsi="Times New Roman"/>
                                <w:sz w:val="28"/>
                                <w:szCs w:val="28"/>
                              </w:rPr>
                            </w:pPr>
                            <w:r>
                              <w:rPr>
                                <w:rFonts w:ascii="Times New Roman" w:hAnsi="Times New Roman"/>
                                <w:sz w:val="28"/>
                                <w:szCs w:val="28"/>
                              </w:rPr>
                              <w:t>Store image in s3</w:t>
                            </w:r>
                          </w:p>
                        </w:txbxContent>
                      </wps:txbx>
                      <wps:bodyPr rtlCol="0" anchor="ctr"/>
                    </wps:wsp>
                  </a:graphicData>
                </a:graphic>
                <wp14:sizeRelH relativeFrom="margin">
                  <wp14:pctWidth>0</wp14:pctWidth>
                </wp14:sizeRelH>
                <wp14:sizeRelV relativeFrom="margin">
                  <wp14:pctHeight>0</wp14:pctHeight>
                </wp14:sizeRelV>
              </wp:anchor>
            </w:drawing>
          </mc:Choice>
          <mc:Fallback>
            <w:pict>
              <v:rect w14:anchorId="41A7448A" id="_x0000_s1046" style="position:absolute;left:0;text-align:left;margin-left:95.55pt;margin-top:17.95pt;width:125.25pt;height:40.2pt;z-index:2516582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" fillcolor="window" strokecolor="windowText" strokeweight="2pt">
                <v:textbox>
                  <w:txbxContent>
                    <w:p w14:paraId="41B51343" w14:textId="662F784B" w:rsidR="007F1B0E" w:rsidRPr="007F1B0E" w:rsidRDefault="007F1B0E" w:rsidP="007F1B0E">
                      <w:pPr>
                        <w:jc w:val="center"/>
                        <w:rPr>
                          <w:rFonts w:ascii="Times New Roman" w:hAnsi="Times New Roman"/>
                          <w:sz w:val="28"/>
                          <w:szCs w:val="28"/>
                        </w:rPr>
                      </w:pPr>
                      <w:r>
                        <w:rPr>
                          <w:rFonts w:ascii="Times New Roman" w:hAnsi="Times New Roman"/>
                          <w:sz w:val="28"/>
                          <w:szCs w:val="28"/>
                        </w:rPr>
                        <w:t>Store image in s3</w:t>
                      </w:r>
                    </w:p>
                  </w:txbxContent>
                </v:textbox>
                <w10:wrap anchorx="margin"/>
              </v:rect>
            </w:pict>
          </mc:Fallback>
        </mc:AlternateContent>
      </w:r>
    </w:p>
    <w:p w14:paraId="2C418166" w14:textId="1B9C287D" w:rsidR="00606382" w:rsidRDefault="007F1B0E" w:rsidP="00606382">
      <w:pPr>
        <w:jc w:val="center"/>
        <w:rPr>
          <w:rFonts w:ascii="Times New Roman" w:hAnsi="Times New Roman"/>
          <w:b/>
          <w:bCs/>
          <w:color w:val="000000" w:themeColor="text1"/>
          <w:sz w:val="32"/>
          <w:szCs w:val="32"/>
          <w:u w:val="single"/>
        </w:rPr>
      </w:pPr>
      <w:r>
        <w:rPr>
          <w:rFonts w:ascii="Times New Roman" w:hAnsi="Times New Roman"/>
          <w:b/>
          <w:bCs/>
          <w:noProof/>
          <w:color w:val="000000" w:themeColor="text1"/>
          <w:sz w:val="32"/>
          <w:szCs w:val="32"/>
          <w:u w:val="single"/>
        </w:rPr>
        <mc:AlternateContent>
          <mc:Choice Requires="wps">
            <w:drawing>
              <wp:anchor distT="0" distB="0" distL="114300" distR="114300" simplePos="0" relativeHeight="251658278" behindDoc="0" locked="0" layoutInCell="1" allowOverlap="1" wp14:anchorId="50CA10A9" wp14:editId="559079D4">
                <wp:simplePos x="0" y="0"/>
                <wp:positionH relativeFrom="column">
                  <wp:posOffset>1990725</wp:posOffset>
                </wp:positionH>
                <wp:positionV relativeFrom="paragraph">
                  <wp:posOffset>358140</wp:posOffset>
                </wp:positionV>
                <wp:extent cx="9525" cy="461010"/>
                <wp:effectExtent l="114300" t="19050" r="85725" b="91440"/>
                <wp:wrapNone/>
                <wp:docPr id="1665888346" name="Straight Arrow Connector 39"/>
                <wp:cNvGraphicFramePr/>
                <a:graphic xmlns:a="http://schemas.openxmlformats.org/drawingml/2006/main">
                  <a:graphicData uri="http://schemas.microsoft.com/office/word/2010/wordprocessingShape">
                    <wps:wsp>
                      <wps:cNvCnPr/>
                      <wps:spPr>
                        <a:xfrm>
                          <a:off x="0" y="0"/>
                          <a:ext cx="9525" cy="4610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95B5569" id="Straight Arrow Connector 39" o:spid="_x0000_s1026" type="#_x0000_t32" style="position:absolute;margin-left:156.75pt;margin-top:28.2pt;width:.75pt;height:36.3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" strokecolor="black [3200]" strokeweight="3pt">
                <v:stroke endarrow="block"/>
                <v:shadow on="t" color="black" opacity="22937f" origin=",.5" offset="0,.63889mm"/>
              </v:shape>
            </w:pict>
          </mc:Fallback>
        </mc:AlternateContent>
      </w:r>
    </w:p>
    <w:p w14:paraId="790E092B" w14:textId="7F8B617B" w:rsidR="00606382" w:rsidRDefault="00606382" w:rsidP="00606382">
      <w:pPr>
        <w:jc w:val="center"/>
        <w:rPr>
          <w:rFonts w:ascii="Times New Roman" w:hAnsi="Times New Roman"/>
          <w:b/>
          <w:bCs/>
          <w:color w:val="000000" w:themeColor="text1"/>
          <w:sz w:val="32"/>
          <w:szCs w:val="32"/>
          <w:u w:val="single"/>
        </w:rPr>
      </w:pPr>
    </w:p>
    <w:p w14:paraId="6FBB9BB7" w14:textId="2127B734" w:rsidR="00606382" w:rsidRDefault="007F1B0E" w:rsidP="00606382">
      <w:pPr>
        <w:jc w:val="center"/>
        <w:rPr>
          <w:rFonts w:ascii="Times New Roman" w:hAnsi="Times New Roman"/>
          <w:b/>
          <w:bCs/>
          <w:color w:val="000000" w:themeColor="text1"/>
          <w:sz w:val="32"/>
          <w:szCs w:val="32"/>
          <w:u w:val="single"/>
        </w:rPr>
      </w:pPr>
      <w:r>
        <w:rPr>
          <w:noProof/>
        </w:rPr>
        <mc:AlternateContent>
          <mc:Choice Requires="wps">
            <w:drawing>
              <wp:anchor distT="0" distB="0" distL="114300" distR="114300" simplePos="0" relativeHeight="251658270" behindDoc="0" locked="0" layoutInCell="1" allowOverlap="1" wp14:anchorId="2945235C" wp14:editId="41949489">
                <wp:simplePos x="0" y="0"/>
                <wp:positionH relativeFrom="margin">
                  <wp:posOffset>1257300</wp:posOffset>
                </wp:positionH>
                <wp:positionV relativeFrom="paragraph">
                  <wp:posOffset>31115</wp:posOffset>
                </wp:positionV>
                <wp:extent cx="1591293" cy="542925"/>
                <wp:effectExtent l="0" t="0" r="28575" b="28575"/>
                <wp:wrapNone/>
                <wp:docPr id="1962651552" name="Rectangle 4"/>
                <wp:cNvGraphicFramePr/>
                <a:graphic xmlns:a="http://schemas.openxmlformats.org/drawingml/2006/main">
                  <a:graphicData uri="http://schemas.microsoft.com/office/word/2010/wordprocessingShape">
                    <wps:wsp>
                      <wps:cNvSpPr/>
                      <wps:spPr>
                        <a:xfrm>
                          <a:off x="0" y="0"/>
                          <a:ext cx="1591293" cy="542925"/>
                        </a:xfrm>
                        <a:prstGeom prst="rect">
                          <a:avLst/>
                        </a:prstGeom>
                        <a:solidFill>
                          <a:sysClr val="window" lastClr="FFFFFF"/>
                        </a:solidFill>
                        <a:ln w="25400" cap="flat" cmpd="sng" algn="ctr">
                          <a:solidFill>
                            <a:sysClr val="windowText" lastClr="000000"/>
                          </a:solidFill>
                          <a:prstDash val="solid"/>
                        </a:ln>
                        <a:effectLst/>
                      </wps:spPr>
                      <wps:txbx>
                        <w:txbxContent>
                          <w:p w14:paraId="562304A3" w14:textId="4018699F" w:rsidR="007F1B0E" w:rsidRPr="007F1B0E" w:rsidRDefault="007F1B0E" w:rsidP="007F1B0E">
                            <w:pPr>
                              <w:jc w:val="center"/>
                              <w:rPr>
                                <w:rFonts w:ascii="Times New Roman" w:hAnsi="Times New Roman"/>
                                <w:sz w:val="28"/>
                                <w:szCs w:val="28"/>
                              </w:rPr>
                            </w:pPr>
                            <w:r>
                              <w:rPr>
                                <w:rFonts w:ascii="Times New Roman" w:hAnsi="Times New Roman"/>
                                <w:sz w:val="28"/>
                                <w:szCs w:val="28"/>
                              </w:rPr>
                              <w:t>Return image URL to user</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2945235C" id="_x0000_s1047" style="position:absolute;left:0;text-align:left;margin-left:99pt;margin-top:2.45pt;width:125.3pt;height:42.75pt;z-index:2516582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" fillcolor="window" strokecolor="windowText" strokeweight="2pt">
                <v:textbox>
                  <w:txbxContent>
                    <w:p w14:paraId="562304A3" w14:textId="4018699F" w:rsidR="007F1B0E" w:rsidRPr="007F1B0E" w:rsidRDefault="007F1B0E" w:rsidP="007F1B0E">
                      <w:pPr>
                        <w:jc w:val="center"/>
                        <w:rPr>
                          <w:rFonts w:ascii="Times New Roman" w:hAnsi="Times New Roman"/>
                          <w:sz w:val="28"/>
                          <w:szCs w:val="28"/>
                        </w:rPr>
                      </w:pPr>
                      <w:r>
                        <w:rPr>
                          <w:rFonts w:ascii="Times New Roman" w:hAnsi="Times New Roman"/>
                          <w:sz w:val="28"/>
                          <w:szCs w:val="28"/>
                        </w:rPr>
                        <w:t>Return image URL to user</w:t>
                      </w:r>
                    </w:p>
                  </w:txbxContent>
                </v:textbox>
                <w10:wrap anchorx="margin"/>
              </v:rect>
            </w:pict>
          </mc:Fallback>
        </mc:AlternateContent>
      </w:r>
    </w:p>
    <w:p w14:paraId="57D6AEB3" w14:textId="06432D81" w:rsidR="00606382" w:rsidRDefault="007F1B0E" w:rsidP="00606382">
      <w:pPr>
        <w:jc w:val="center"/>
        <w:rPr>
          <w:rFonts w:ascii="Times New Roman" w:hAnsi="Times New Roman"/>
          <w:b/>
          <w:bCs/>
          <w:color w:val="000000" w:themeColor="text1"/>
          <w:sz w:val="32"/>
          <w:szCs w:val="32"/>
          <w:u w:val="single"/>
        </w:rPr>
      </w:pPr>
      <w:r>
        <w:rPr>
          <w:rFonts w:ascii="Times New Roman" w:hAnsi="Times New Roman"/>
          <w:b/>
          <w:bCs/>
          <w:noProof/>
          <w:color w:val="000000" w:themeColor="text1"/>
          <w:sz w:val="32"/>
          <w:szCs w:val="32"/>
          <w:u w:val="single"/>
        </w:rPr>
        <mc:AlternateContent>
          <mc:Choice Requires="wps">
            <w:drawing>
              <wp:anchor distT="0" distB="0" distL="114300" distR="114300" simplePos="0" relativeHeight="251658279" behindDoc="0" locked="0" layoutInCell="1" allowOverlap="1" wp14:anchorId="5A3574F8" wp14:editId="6D0D701C">
                <wp:simplePos x="0" y="0"/>
                <wp:positionH relativeFrom="column">
                  <wp:posOffset>2047875</wp:posOffset>
                </wp:positionH>
                <wp:positionV relativeFrom="paragraph">
                  <wp:posOffset>184785</wp:posOffset>
                </wp:positionV>
                <wp:extent cx="9525" cy="419100"/>
                <wp:effectExtent l="114300" t="19050" r="104775" b="76200"/>
                <wp:wrapNone/>
                <wp:docPr id="1762968460" name="Straight Arrow Connector 40"/>
                <wp:cNvGraphicFramePr/>
                <a:graphic xmlns:a="http://schemas.openxmlformats.org/drawingml/2006/main">
                  <a:graphicData uri="http://schemas.microsoft.com/office/word/2010/wordprocessingShape">
                    <wps:wsp>
                      <wps:cNvCnPr/>
                      <wps:spPr>
                        <a:xfrm>
                          <a:off x="0" y="0"/>
                          <a:ext cx="9525" cy="419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17E7736" id="Straight Arrow Connector 40" o:spid="_x0000_s1026" type="#_x0000_t32" style="position:absolute;margin-left:161.25pt;margin-top:14.55pt;width:.75pt;height:33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" strokecolor="black [3200]" strokeweight="3pt">
                <v:stroke endarrow="block"/>
                <v:shadow on="t" color="black" opacity="22937f" origin=",.5" offset="0,.63889mm"/>
              </v:shape>
            </w:pict>
          </mc:Fallback>
        </mc:AlternateContent>
      </w:r>
    </w:p>
    <w:p w14:paraId="256341F8" w14:textId="1BBDE5D8" w:rsidR="00606382" w:rsidRDefault="007F1B0E" w:rsidP="00606382">
      <w:pPr>
        <w:jc w:val="center"/>
        <w:rPr>
          <w:rFonts w:ascii="Times New Roman" w:hAnsi="Times New Roman"/>
          <w:b/>
          <w:bCs/>
          <w:color w:val="000000" w:themeColor="text1"/>
          <w:sz w:val="32"/>
          <w:szCs w:val="32"/>
          <w:u w:val="single"/>
        </w:rPr>
      </w:pPr>
      <w:r>
        <w:rPr>
          <w:noProof/>
        </w:rPr>
        <mc:AlternateContent>
          <mc:Choice Requires="wps">
            <w:drawing>
              <wp:anchor distT="0" distB="0" distL="114300" distR="114300" simplePos="0" relativeHeight="251658271" behindDoc="0" locked="0" layoutInCell="1" allowOverlap="1" wp14:anchorId="3D642807" wp14:editId="09B077D5">
                <wp:simplePos x="0" y="0"/>
                <wp:positionH relativeFrom="margin">
                  <wp:posOffset>1200150</wp:posOffset>
                </wp:positionH>
                <wp:positionV relativeFrom="paragraph">
                  <wp:posOffset>179070</wp:posOffset>
                </wp:positionV>
                <wp:extent cx="1590675" cy="581025"/>
                <wp:effectExtent l="0" t="0" r="28575" b="28575"/>
                <wp:wrapNone/>
                <wp:docPr id="2097428538" name="Rectangle 4"/>
                <wp:cNvGraphicFramePr/>
                <a:graphic xmlns:a="http://schemas.openxmlformats.org/drawingml/2006/main">
                  <a:graphicData uri="http://schemas.microsoft.com/office/word/2010/wordprocessingShape">
                    <wps:wsp>
                      <wps:cNvSpPr/>
                      <wps:spPr>
                        <a:xfrm>
                          <a:off x="0" y="0"/>
                          <a:ext cx="1590675" cy="581025"/>
                        </a:xfrm>
                        <a:prstGeom prst="rect">
                          <a:avLst/>
                        </a:prstGeom>
                        <a:solidFill>
                          <a:sysClr val="window" lastClr="FFFFFF"/>
                        </a:solidFill>
                        <a:ln w="25400" cap="flat" cmpd="sng" algn="ctr">
                          <a:solidFill>
                            <a:sysClr val="windowText" lastClr="000000"/>
                          </a:solidFill>
                          <a:prstDash val="solid"/>
                        </a:ln>
                        <a:effectLst/>
                      </wps:spPr>
                      <wps:txbx>
                        <w:txbxContent>
                          <w:p w14:paraId="1BCCC5BA" w14:textId="59F71041" w:rsidR="007F1B0E" w:rsidRPr="007F1B0E" w:rsidRDefault="007F1B0E" w:rsidP="007F1B0E">
                            <w:pPr>
                              <w:jc w:val="center"/>
                              <w:rPr>
                                <w:rFonts w:ascii="Times New Roman" w:hAnsi="Times New Roman"/>
                                <w:sz w:val="28"/>
                                <w:szCs w:val="28"/>
                              </w:rPr>
                            </w:pPr>
                            <w:r>
                              <w:rPr>
                                <w:rFonts w:ascii="Times New Roman" w:hAnsi="Times New Roman"/>
                                <w:sz w:val="28"/>
                                <w:szCs w:val="28"/>
                              </w:rPr>
                              <w:t>View/Download image</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3D642807" id="_x0000_s1048" style="position:absolute;left:0;text-align:left;margin-left:94.5pt;margin-top:14.1pt;width:125.25pt;height:45.75pt;z-index:2516582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" fillcolor="window" strokecolor="windowText" strokeweight="2pt">
                <v:textbox>
                  <w:txbxContent>
                    <w:p w14:paraId="1BCCC5BA" w14:textId="59F71041" w:rsidR="007F1B0E" w:rsidRPr="007F1B0E" w:rsidRDefault="007F1B0E" w:rsidP="007F1B0E">
                      <w:pPr>
                        <w:jc w:val="center"/>
                        <w:rPr>
                          <w:rFonts w:ascii="Times New Roman" w:hAnsi="Times New Roman"/>
                          <w:sz w:val="28"/>
                          <w:szCs w:val="28"/>
                        </w:rPr>
                      </w:pPr>
                      <w:r>
                        <w:rPr>
                          <w:rFonts w:ascii="Times New Roman" w:hAnsi="Times New Roman"/>
                          <w:sz w:val="28"/>
                          <w:szCs w:val="28"/>
                        </w:rPr>
                        <w:t>View/Download image</w:t>
                      </w:r>
                    </w:p>
                  </w:txbxContent>
                </v:textbox>
                <w10:wrap anchorx="margin"/>
              </v:rect>
            </w:pict>
          </mc:Fallback>
        </mc:AlternateContent>
      </w:r>
    </w:p>
    <w:p w14:paraId="0457E072" w14:textId="0DABA9D4" w:rsidR="00606382" w:rsidRDefault="007F1B0E" w:rsidP="00606382">
      <w:pPr>
        <w:jc w:val="center"/>
        <w:rPr>
          <w:rFonts w:ascii="Times New Roman" w:hAnsi="Times New Roman"/>
          <w:b/>
          <w:bCs/>
          <w:color w:val="000000" w:themeColor="text1"/>
          <w:sz w:val="32"/>
          <w:szCs w:val="32"/>
          <w:u w:val="single"/>
        </w:rPr>
      </w:pPr>
      <w:r>
        <w:rPr>
          <w:rFonts w:ascii="Times New Roman" w:hAnsi="Times New Roman"/>
          <w:b/>
          <w:bCs/>
          <w:noProof/>
          <w:color w:val="000000" w:themeColor="text1"/>
          <w:sz w:val="32"/>
          <w:szCs w:val="32"/>
          <w:u w:val="single"/>
        </w:rPr>
        <mc:AlternateContent>
          <mc:Choice Requires="wps">
            <w:drawing>
              <wp:anchor distT="0" distB="0" distL="114300" distR="114300" simplePos="0" relativeHeight="251658281" behindDoc="0" locked="0" layoutInCell="1" allowOverlap="1" wp14:anchorId="0D9EECEE" wp14:editId="70056161">
                <wp:simplePos x="0" y="0"/>
                <wp:positionH relativeFrom="column">
                  <wp:posOffset>1943100</wp:posOffset>
                </wp:positionH>
                <wp:positionV relativeFrom="paragraph">
                  <wp:posOffset>364490</wp:posOffset>
                </wp:positionV>
                <wp:extent cx="28575" cy="647700"/>
                <wp:effectExtent l="95250" t="19050" r="104775" b="76200"/>
                <wp:wrapNone/>
                <wp:docPr id="1597750097" name="Straight Arrow Connector 42"/>
                <wp:cNvGraphicFramePr/>
                <a:graphic xmlns:a="http://schemas.openxmlformats.org/drawingml/2006/main">
                  <a:graphicData uri="http://schemas.microsoft.com/office/word/2010/wordprocessingShape">
                    <wps:wsp>
                      <wps:cNvCnPr/>
                      <wps:spPr>
                        <a:xfrm>
                          <a:off x="0" y="0"/>
                          <a:ext cx="28575"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8F16633" id="Straight Arrow Connector 42" o:spid="_x0000_s1026" type="#_x0000_t32" style="position:absolute;margin-left:153pt;margin-top:28.7pt;width:2.25pt;height:51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" strokecolor="black [3200]" strokeweight="3pt">
                <v:stroke endarrow="block"/>
                <v:shadow on="t" color="black" opacity="22937f" origin=",.5" offset="0,.63889mm"/>
              </v:shape>
            </w:pict>
          </mc:Fallback>
        </mc:AlternateContent>
      </w:r>
    </w:p>
    <w:p w14:paraId="4C9EE703" w14:textId="35E2D24F" w:rsidR="00606382" w:rsidRDefault="00606382" w:rsidP="00606382">
      <w:pPr>
        <w:jc w:val="center"/>
        <w:rPr>
          <w:rFonts w:ascii="Times New Roman" w:hAnsi="Times New Roman"/>
          <w:b/>
          <w:bCs/>
          <w:color w:val="000000" w:themeColor="text1"/>
          <w:sz w:val="32"/>
          <w:szCs w:val="32"/>
          <w:u w:val="single"/>
        </w:rPr>
      </w:pPr>
    </w:p>
    <w:p w14:paraId="3D759649" w14:textId="1AB11A34" w:rsidR="00606382" w:rsidRDefault="007F1B0E" w:rsidP="00606382">
      <w:pPr>
        <w:jc w:val="center"/>
        <w:rPr>
          <w:rFonts w:ascii="Times New Roman" w:hAnsi="Times New Roman"/>
          <w:b/>
          <w:bCs/>
          <w:color w:val="000000" w:themeColor="text1"/>
          <w:sz w:val="32"/>
          <w:szCs w:val="32"/>
          <w:u w:val="single"/>
        </w:rPr>
      </w:pPr>
      <w:r>
        <w:rPr>
          <w:rFonts w:ascii="Times New Roman" w:hAnsi="Times New Roman"/>
          <w:b/>
          <w:bCs/>
          <w:noProof/>
          <w:color w:val="000000" w:themeColor="text1"/>
          <w:sz w:val="32"/>
          <w:szCs w:val="32"/>
          <w:u w:val="single"/>
        </w:rPr>
        <mc:AlternateContent>
          <mc:Choice Requires="wps">
            <w:drawing>
              <wp:anchor distT="0" distB="0" distL="114300" distR="114300" simplePos="0" relativeHeight="251658272" behindDoc="0" locked="0" layoutInCell="1" allowOverlap="1" wp14:anchorId="55F50F27" wp14:editId="27538EAD">
                <wp:simplePos x="0" y="0"/>
                <wp:positionH relativeFrom="column">
                  <wp:posOffset>1460500</wp:posOffset>
                </wp:positionH>
                <wp:positionV relativeFrom="paragraph">
                  <wp:posOffset>179705</wp:posOffset>
                </wp:positionV>
                <wp:extent cx="1033153" cy="534389"/>
                <wp:effectExtent l="0" t="0" r="14605" b="18415"/>
                <wp:wrapNone/>
                <wp:docPr id="976087895" name="Oval 67"/>
                <wp:cNvGraphicFramePr/>
                <a:graphic xmlns:a="http://schemas.openxmlformats.org/drawingml/2006/main">
                  <a:graphicData uri="http://schemas.microsoft.com/office/word/2010/wordprocessingShape">
                    <wps:wsp>
                      <wps:cNvSpPr/>
                      <wps:spPr>
                        <a:xfrm>
                          <a:off x="0" y="0"/>
                          <a:ext cx="1033153" cy="534389"/>
                        </a:xfrm>
                        <a:prstGeom prst="ellipse">
                          <a:avLst/>
                        </a:prstGeom>
                        <a:solidFill>
                          <a:sysClr val="window" lastClr="FFFFFF"/>
                        </a:solidFill>
                        <a:ln w="25400" cap="flat" cmpd="sng" algn="ctr">
                          <a:solidFill>
                            <a:sysClr val="windowText" lastClr="000000"/>
                          </a:solidFill>
                          <a:prstDash val="solid"/>
                        </a:ln>
                        <a:effectLst/>
                      </wps:spPr>
                      <wps:txbx>
                        <w:txbxContent>
                          <w:p w14:paraId="3DF251C9" w14:textId="516D7434" w:rsidR="007F1B0E" w:rsidRPr="007F1B0E" w:rsidRDefault="007F1B0E" w:rsidP="007F1B0E">
                            <w:pPr>
                              <w:jc w:val="center"/>
                              <w:rPr>
                                <w:rFonts w:ascii="Times New Roman" w:hAnsi="Times New Roman"/>
                                <w:sz w:val="28"/>
                                <w:szCs w:val="28"/>
                              </w:rPr>
                            </w:pPr>
                            <w:r>
                              <w:rPr>
                                <w:rFonts w:ascii="Times New Roman" w:hAnsi="Times New Roman"/>
                                <w:sz w:val="28"/>
                                <w:szCs w:val="28"/>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F50F27" id="_x0000_s1049" style="position:absolute;left:0;text-align:left;margin-left:115pt;margin-top:14.15pt;width:81.35pt;height:42.1pt;z-index:25165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" fillcolor="window" strokecolor="windowText" strokeweight="2pt">
                <v:textbox>
                  <w:txbxContent>
                    <w:p w14:paraId="3DF251C9" w14:textId="516D7434" w:rsidR="007F1B0E" w:rsidRPr="007F1B0E" w:rsidRDefault="007F1B0E" w:rsidP="007F1B0E">
                      <w:pPr>
                        <w:jc w:val="center"/>
                        <w:rPr>
                          <w:rFonts w:ascii="Times New Roman" w:hAnsi="Times New Roman"/>
                          <w:sz w:val="28"/>
                          <w:szCs w:val="28"/>
                        </w:rPr>
                      </w:pPr>
                      <w:r>
                        <w:rPr>
                          <w:rFonts w:ascii="Times New Roman" w:hAnsi="Times New Roman"/>
                          <w:sz w:val="28"/>
                          <w:szCs w:val="28"/>
                        </w:rPr>
                        <w:t>END</w:t>
                      </w:r>
                    </w:p>
                  </w:txbxContent>
                </v:textbox>
              </v:oval>
            </w:pict>
          </mc:Fallback>
        </mc:AlternateContent>
      </w:r>
    </w:p>
    <w:p w14:paraId="7416D6C0" w14:textId="176F0F78" w:rsidR="00606382" w:rsidRDefault="00606382" w:rsidP="00606382">
      <w:pPr>
        <w:jc w:val="center"/>
        <w:rPr>
          <w:rFonts w:ascii="Times New Roman" w:hAnsi="Times New Roman"/>
          <w:b/>
          <w:bCs/>
          <w:color w:val="000000" w:themeColor="text1"/>
          <w:sz w:val="32"/>
          <w:szCs w:val="32"/>
          <w:u w:val="single"/>
        </w:rPr>
      </w:pPr>
    </w:p>
    <w:p w14:paraId="5499E6A7" w14:textId="4FFEF5BF" w:rsidR="00606382" w:rsidRDefault="00606382" w:rsidP="00606382">
      <w:pPr>
        <w:jc w:val="center"/>
        <w:rPr>
          <w:rFonts w:ascii="Times New Roman" w:hAnsi="Times New Roman"/>
          <w:b/>
          <w:bCs/>
          <w:color w:val="000000" w:themeColor="text1"/>
          <w:sz w:val="32"/>
          <w:szCs w:val="32"/>
          <w:u w:val="single"/>
        </w:rPr>
      </w:pPr>
    </w:p>
    <w:p w14:paraId="65177390" w14:textId="77777777" w:rsidR="007F1B0E" w:rsidRPr="007F1B0E" w:rsidRDefault="007F1B0E" w:rsidP="007F1B0E">
      <w:pPr>
        <w:numPr>
          <w:ilvl w:val="0"/>
          <w:numId w:val="93"/>
        </w:numPr>
        <w:jc w:val="both"/>
        <w:rPr>
          <w:rFonts w:ascii="Times New Roman" w:hAnsi="Times New Roman"/>
          <w:color w:val="000000" w:themeColor="text1"/>
          <w:sz w:val="28"/>
          <w:szCs w:val="28"/>
          <w:lang w:val="en-IN"/>
        </w:rPr>
      </w:pPr>
      <w:r w:rsidRPr="007F1B0E">
        <w:rPr>
          <w:rFonts w:ascii="Times New Roman" w:hAnsi="Times New Roman"/>
          <w:b/>
          <w:bCs/>
          <w:color w:val="000000" w:themeColor="text1"/>
          <w:sz w:val="28"/>
          <w:szCs w:val="28"/>
          <w:lang w:val="en-IN"/>
        </w:rPr>
        <w:t>Start</w:t>
      </w:r>
      <w:r w:rsidRPr="007F1B0E">
        <w:rPr>
          <w:rFonts w:ascii="Times New Roman" w:hAnsi="Times New Roman"/>
          <w:color w:val="000000" w:themeColor="text1"/>
          <w:sz w:val="28"/>
          <w:szCs w:val="28"/>
          <w:lang w:val="en-IN"/>
        </w:rPr>
        <w:t>: The process begins with the user interacting with the system.</w:t>
      </w:r>
    </w:p>
    <w:p w14:paraId="4FB93500" w14:textId="77777777" w:rsidR="007F1B0E" w:rsidRPr="007F1B0E" w:rsidRDefault="007F1B0E" w:rsidP="007F1B0E">
      <w:pPr>
        <w:numPr>
          <w:ilvl w:val="0"/>
          <w:numId w:val="93"/>
        </w:numPr>
        <w:jc w:val="both"/>
        <w:rPr>
          <w:rFonts w:ascii="Times New Roman" w:hAnsi="Times New Roman"/>
          <w:color w:val="000000" w:themeColor="text1"/>
          <w:sz w:val="28"/>
          <w:szCs w:val="28"/>
          <w:lang w:val="en-IN"/>
        </w:rPr>
      </w:pPr>
      <w:r w:rsidRPr="007F1B0E">
        <w:rPr>
          <w:rFonts w:ascii="Times New Roman" w:hAnsi="Times New Roman"/>
          <w:b/>
          <w:bCs/>
          <w:color w:val="000000" w:themeColor="text1"/>
          <w:sz w:val="28"/>
          <w:szCs w:val="28"/>
          <w:lang w:val="en-IN"/>
        </w:rPr>
        <w:t>Submit Text Input</w:t>
      </w:r>
      <w:r w:rsidRPr="007F1B0E">
        <w:rPr>
          <w:rFonts w:ascii="Times New Roman" w:hAnsi="Times New Roman"/>
          <w:color w:val="000000" w:themeColor="text1"/>
          <w:sz w:val="28"/>
          <w:szCs w:val="28"/>
          <w:lang w:val="en-IN"/>
        </w:rPr>
        <w:t>: The user provides a text prompt to the application.</w:t>
      </w:r>
    </w:p>
    <w:p w14:paraId="39093FB7" w14:textId="77777777" w:rsidR="007F1B0E" w:rsidRPr="007F1B0E" w:rsidRDefault="007F1B0E" w:rsidP="007F1B0E">
      <w:pPr>
        <w:numPr>
          <w:ilvl w:val="0"/>
          <w:numId w:val="93"/>
        </w:numPr>
        <w:jc w:val="both"/>
        <w:rPr>
          <w:rFonts w:ascii="Times New Roman" w:hAnsi="Times New Roman"/>
          <w:color w:val="000000" w:themeColor="text1"/>
          <w:sz w:val="28"/>
          <w:szCs w:val="28"/>
          <w:lang w:val="en-IN"/>
        </w:rPr>
      </w:pPr>
      <w:r w:rsidRPr="007F1B0E">
        <w:rPr>
          <w:rFonts w:ascii="Times New Roman" w:hAnsi="Times New Roman"/>
          <w:b/>
          <w:bCs/>
          <w:color w:val="000000" w:themeColor="text1"/>
          <w:sz w:val="28"/>
          <w:szCs w:val="28"/>
          <w:lang w:val="en-IN"/>
        </w:rPr>
        <w:t>Decision</w:t>
      </w:r>
      <w:r w:rsidRPr="007F1B0E">
        <w:rPr>
          <w:rFonts w:ascii="Times New Roman" w:hAnsi="Times New Roman"/>
          <w:color w:val="000000" w:themeColor="text1"/>
          <w:sz w:val="28"/>
          <w:szCs w:val="28"/>
          <w:lang w:val="en-IN"/>
        </w:rPr>
        <w:t>: If the input is valid, the image generation process starts. If invalid, an error message is shown, and the user can try again.</w:t>
      </w:r>
    </w:p>
    <w:p w14:paraId="32DE1CF5" w14:textId="77777777" w:rsidR="007F1B0E" w:rsidRPr="007F1B0E" w:rsidRDefault="007F1B0E" w:rsidP="007F1B0E">
      <w:pPr>
        <w:numPr>
          <w:ilvl w:val="0"/>
          <w:numId w:val="93"/>
        </w:numPr>
        <w:jc w:val="both"/>
        <w:rPr>
          <w:rFonts w:ascii="Times New Roman" w:hAnsi="Times New Roman"/>
          <w:color w:val="000000" w:themeColor="text1"/>
          <w:sz w:val="28"/>
          <w:szCs w:val="28"/>
          <w:lang w:val="en-IN"/>
        </w:rPr>
      </w:pPr>
      <w:r w:rsidRPr="007F1B0E">
        <w:rPr>
          <w:rFonts w:ascii="Times New Roman" w:hAnsi="Times New Roman"/>
          <w:b/>
          <w:bCs/>
          <w:color w:val="000000" w:themeColor="text1"/>
          <w:sz w:val="28"/>
          <w:szCs w:val="28"/>
          <w:lang w:val="en-IN"/>
        </w:rPr>
        <w:t>Generate Image</w:t>
      </w:r>
      <w:r w:rsidRPr="007F1B0E">
        <w:rPr>
          <w:rFonts w:ascii="Times New Roman" w:hAnsi="Times New Roman"/>
          <w:color w:val="000000" w:themeColor="text1"/>
          <w:sz w:val="28"/>
          <w:szCs w:val="28"/>
          <w:lang w:val="en-IN"/>
        </w:rPr>
        <w:t>: The application sends the input to the image generation service (e.g., AWS Lambda).</w:t>
      </w:r>
    </w:p>
    <w:p w14:paraId="0E09B5CE" w14:textId="77777777" w:rsidR="007F1B0E" w:rsidRPr="007F1B0E" w:rsidRDefault="007F1B0E" w:rsidP="007F1B0E">
      <w:pPr>
        <w:numPr>
          <w:ilvl w:val="0"/>
          <w:numId w:val="93"/>
        </w:numPr>
        <w:jc w:val="both"/>
        <w:rPr>
          <w:rFonts w:ascii="Times New Roman" w:hAnsi="Times New Roman"/>
          <w:color w:val="000000" w:themeColor="text1"/>
          <w:sz w:val="28"/>
          <w:szCs w:val="28"/>
          <w:lang w:val="en-IN"/>
        </w:rPr>
      </w:pPr>
      <w:r w:rsidRPr="007F1B0E">
        <w:rPr>
          <w:rFonts w:ascii="Times New Roman" w:hAnsi="Times New Roman"/>
          <w:b/>
          <w:bCs/>
          <w:color w:val="000000" w:themeColor="text1"/>
          <w:sz w:val="28"/>
          <w:szCs w:val="28"/>
          <w:lang w:val="en-IN"/>
        </w:rPr>
        <w:t>Store Image in S3</w:t>
      </w:r>
      <w:r w:rsidRPr="007F1B0E">
        <w:rPr>
          <w:rFonts w:ascii="Times New Roman" w:hAnsi="Times New Roman"/>
          <w:color w:val="000000" w:themeColor="text1"/>
          <w:sz w:val="28"/>
          <w:szCs w:val="28"/>
          <w:lang w:val="en-IN"/>
        </w:rPr>
        <w:t>: The generated image is uploaded to the S3 bucket for storage.</w:t>
      </w:r>
    </w:p>
    <w:p w14:paraId="2590484D" w14:textId="77777777" w:rsidR="007F1B0E" w:rsidRPr="007F1B0E" w:rsidRDefault="007F1B0E" w:rsidP="007F1B0E">
      <w:pPr>
        <w:numPr>
          <w:ilvl w:val="0"/>
          <w:numId w:val="93"/>
        </w:numPr>
        <w:jc w:val="both"/>
        <w:rPr>
          <w:rFonts w:ascii="Times New Roman" w:hAnsi="Times New Roman"/>
          <w:color w:val="000000" w:themeColor="text1"/>
          <w:sz w:val="28"/>
          <w:szCs w:val="28"/>
          <w:lang w:val="en-IN"/>
        </w:rPr>
      </w:pPr>
      <w:r w:rsidRPr="007F1B0E">
        <w:rPr>
          <w:rFonts w:ascii="Times New Roman" w:hAnsi="Times New Roman"/>
          <w:b/>
          <w:bCs/>
          <w:color w:val="000000" w:themeColor="text1"/>
          <w:sz w:val="28"/>
          <w:szCs w:val="28"/>
          <w:lang w:val="en-IN"/>
        </w:rPr>
        <w:t>Return Image URL to User</w:t>
      </w:r>
      <w:r w:rsidRPr="007F1B0E">
        <w:rPr>
          <w:rFonts w:ascii="Times New Roman" w:hAnsi="Times New Roman"/>
          <w:color w:val="000000" w:themeColor="text1"/>
          <w:sz w:val="28"/>
          <w:szCs w:val="28"/>
          <w:lang w:val="en-IN"/>
        </w:rPr>
        <w:t>: The application fetches the image URL from S3 and returns it to the user.</w:t>
      </w:r>
    </w:p>
    <w:p w14:paraId="2B3268BF" w14:textId="77777777" w:rsidR="007F1B0E" w:rsidRPr="007F1B0E" w:rsidRDefault="007F1B0E" w:rsidP="007F1B0E">
      <w:pPr>
        <w:numPr>
          <w:ilvl w:val="0"/>
          <w:numId w:val="93"/>
        </w:numPr>
        <w:jc w:val="both"/>
        <w:rPr>
          <w:rFonts w:ascii="Times New Roman" w:hAnsi="Times New Roman"/>
          <w:color w:val="000000" w:themeColor="text1"/>
          <w:sz w:val="28"/>
          <w:szCs w:val="28"/>
          <w:lang w:val="en-IN"/>
        </w:rPr>
      </w:pPr>
      <w:r w:rsidRPr="007F1B0E">
        <w:rPr>
          <w:rFonts w:ascii="Times New Roman" w:hAnsi="Times New Roman"/>
          <w:b/>
          <w:bCs/>
          <w:color w:val="000000" w:themeColor="text1"/>
          <w:sz w:val="28"/>
          <w:szCs w:val="28"/>
          <w:lang w:val="en-IN"/>
        </w:rPr>
        <w:t>User Views/Downloads Image</w:t>
      </w:r>
      <w:r w:rsidRPr="007F1B0E">
        <w:rPr>
          <w:rFonts w:ascii="Times New Roman" w:hAnsi="Times New Roman"/>
          <w:color w:val="000000" w:themeColor="text1"/>
          <w:sz w:val="28"/>
          <w:szCs w:val="28"/>
          <w:lang w:val="en-IN"/>
        </w:rPr>
        <w:t>: The user can view or download the image.</w:t>
      </w:r>
    </w:p>
    <w:p w14:paraId="47E938C2" w14:textId="77777777" w:rsidR="007F1B0E" w:rsidRPr="007F1B0E" w:rsidRDefault="007F1B0E" w:rsidP="007F1B0E">
      <w:pPr>
        <w:numPr>
          <w:ilvl w:val="0"/>
          <w:numId w:val="93"/>
        </w:numPr>
        <w:jc w:val="both"/>
        <w:rPr>
          <w:rFonts w:ascii="Times New Roman" w:hAnsi="Times New Roman"/>
          <w:color w:val="000000" w:themeColor="text1"/>
          <w:sz w:val="28"/>
          <w:szCs w:val="28"/>
          <w:lang w:val="en-IN"/>
        </w:rPr>
      </w:pPr>
      <w:r w:rsidRPr="007F1B0E">
        <w:rPr>
          <w:rFonts w:ascii="Times New Roman" w:hAnsi="Times New Roman"/>
          <w:b/>
          <w:bCs/>
          <w:color w:val="000000" w:themeColor="text1"/>
          <w:sz w:val="28"/>
          <w:szCs w:val="28"/>
          <w:lang w:val="en-IN"/>
        </w:rPr>
        <w:t>End</w:t>
      </w:r>
      <w:r w:rsidRPr="007F1B0E">
        <w:rPr>
          <w:rFonts w:ascii="Times New Roman" w:hAnsi="Times New Roman"/>
          <w:color w:val="000000" w:themeColor="text1"/>
          <w:sz w:val="28"/>
          <w:szCs w:val="28"/>
          <w:lang w:val="en-IN"/>
        </w:rPr>
        <w:t>: The process concludes.</w:t>
      </w:r>
    </w:p>
    <w:p w14:paraId="3B70324A" w14:textId="77777777" w:rsidR="00606382" w:rsidRDefault="00606382" w:rsidP="007F1B0E">
      <w:pPr>
        <w:jc w:val="both"/>
        <w:rPr>
          <w:rFonts w:ascii="Times New Roman" w:hAnsi="Times New Roman"/>
          <w:color w:val="000000" w:themeColor="text1"/>
          <w:sz w:val="28"/>
          <w:szCs w:val="28"/>
        </w:rPr>
      </w:pPr>
    </w:p>
    <w:p w14:paraId="352A4406" w14:textId="77777777" w:rsidR="007F1B0E" w:rsidRDefault="007F1B0E" w:rsidP="007F1B0E">
      <w:pPr>
        <w:jc w:val="both"/>
        <w:rPr>
          <w:rFonts w:ascii="Times New Roman" w:hAnsi="Times New Roman"/>
          <w:color w:val="000000" w:themeColor="text1"/>
          <w:sz w:val="28"/>
          <w:szCs w:val="28"/>
        </w:rPr>
      </w:pPr>
    </w:p>
    <w:p w14:paraId="28C74BCA" w14:textId="77777777" w:rsidR="007F1B0E" w:rsidRPr="007F1B0E" w:rsidRDefault="007F1B0E" w:rsidP="007F1B0E">
      <w:pPr>
        <w:jc w:val="both"/>
        <w:rPr>
          <w:rFonts w:ascii="Times New Roman" w:hAnsi="Times New Roman"/>
          <w:color w:val="000000" w:themeColor="text1"/>
          <w:sz w:val="28"/>
          <w:szCs w:val="28"/>
        </w:rPr>
      </w:pPr>
    </w:p>
    <w:p w14:paraId="4D2BAC02" w14:textId="77777777" w:rsidR="00606382" w:rsidRDefault="00606382" w:rsidP="00606382">
      <w:pPr>
        <w:jc w:val="center"/>
        <w:rPr>
          <w:rFonts w:ascii="Times New Roman" w:hAnsi="Times New Roman"/>
          <w:b/>
          <w:bCs/>
          <w:color w:val="000000" w:themeColor="text1"/>
          <w:sz w:val="32"/>
          <w:szCs w:val="32"/>
          <w:u w:val="single"/>
        </w:rPr>
      </w:pPr>
    </w:p>
    <w:p w14:paraId="0F06A17E" w14:textId="77777777" w:rsidR="00606382" w:rsidRDefault="00606382" w:rsidP="00606382">
      <w:pPr>
        <w:jc w:val="center"/>
        <w:rPr>
          <w:rFonts w:ascii="Times New Roman" w:hAnsi="Times New Roman"/>
          <w:b/>
          <w:bCs/>
          <w:color w:val="000000" w:themeColor="text1"/>
          <w:sz w:val="32"/>
          <w:szCs w:val="32"/>
          <w:u w:val="single"/>
        </w:rPr>
      </w:pPr>
    </w:p>
    <w:p w14:paraId="47ED5AA2" w14:textId="77777777" w:rsidR="002B29D1" w:rsidRDefault="002B29D1" w:rsidP="002B29D1">
      <w:pPr>
        <w:pStyle w:val="NormalWeb"/>
      </w:pPr>
    </w:p>
    <w:p w14:paraId="575F48E2" w14:textId="77777777" w:rsidR="002B29D1" w:rsidRDefault="002B29D1" w:rsidP="002B29D1">
      <w:pPr>
        <w:pStyle w:val="NormalWeb"/>
      </w:pPr>
    </w:p>
    <w:p w14:paraId="15256866" w14:textId="77777777" w:rsidR="002B29D1" w:rsidRDefault="002B29D1" w:rsidP="00CF3365">
      <w:pPr>
        <w:pStyle w:val="NormalWeb"/>
        <w:jc w:val="both"/>
      </w:pPr>
    </w:p>
    <w:p w14:paraId="6ADD7275" w14:textId="77777777" w:rsidR="002B29D1" w:rsidRDefault="002B29D1" w:rsidP="002B29D1">
      <w:pPr>
        <w:pStyle w:val="NormalWeb"/>
      </w:pPr>
    </w:p>
    <w:p w14:paraId="6D41C07C" w14:textId="77777777" w:rsidR="002B29D1" w:rsidRDefault="002B29D1" w:rsidP="002B29D1">
      <w:pPr>
        <w:pStyle w:val="NormalWeb"/>
      </w:pPr>
    </w:p>
    <w:p w14:paraId="386F3109" w14:textId="77777777" w:rsidR="002B29D1" w:rsidRDefault="002B29D1" w:rsidP="002B29D1">
      <w:pPr>
        <w:pStyle w:val="NormalWeb"/>
      </w:pPr>
    </w:p>
    <w:p w14:paraId="7FADAAB2" w14:textId="77777777" w:rsidR="002B29D1" w:rsidRDefault="002B29D1" w:rsidP="00CF3365">
      <w:pPr>
        <w:pStyle w:val="NormalWeb"/>
        <w:jc w:val="both"/>
      </w:pPr>
    </w:p>
    <w:p w14:paraId="26278167" w14:textId="5EB0E8A4" w:rsidR="002B29D1" w:rsidRDefault="007F1B0E" w:rsidP="002B29D1">
      <w:pPr>
        <w:pStyle w:val="NormalWeb"/>
        <w:rPr>
          <w:b/>
          <w:bCs/>
          <w:sz w:val="32"/>
          <w:szCs w:val="32"/>
          <w:u w:val="single"/>
        </w:rPr>
      </w:pPr>
      <w:r>
        <w:rPr>
          <w:b/>
          <w:bCs/>
          <w:sz w:val="32"/>
          <w:szCs w:val="32"/>
          <w:u w:val="single"/>
        </w:rPr>
        <w:t>4.9 Module description:</w:t>
      </w:r>
    </w:p>
    <w:p w14:paraId="73455D04" w14:textId="77777777" w:rsidR="007F1B0E" w:rsidRPr="007F1B0E" w:rsidRDefault="007F1B0E" w:rsidP="007F1B0E">
      <w:pPr>
        <w:pStyle w:val="NormalWeb"/>
        <w:numPr>
          <w:ilvl w:val="0"/>
          <w:numId w:val="95"/>
        </w:numPr>
        <w:jc w:val="both"/>
        <w:rPr>
          <w:b/>
          <w:bCs/>
          <w:sz w:val="28"/>
          <w:szCs w:val="28"/>
          <w:lang w:val="en-IN"/>
        </w:rPr>
      </w:pPr>
      <w:r w:rsidRPr="007F1B0E">
        <w:rPr>
          <w:b/>
          <w:bCs/>
          <w:sz w:val="28"/>
          <w:szCs w:val="28"/>
          <w:lang w:val="en-IN"/>
        </w:rPr>
        <w:t>User Interface Module</w:t>
      </w:r>
    </w:p>
    <w:p w14:paraId="470E620E" w14:textId="77777777" w:rsidR="007F1B0E" w:rsidRPr="007F1B0E" w:rsidRDefault="007F1B0E" w:rsidP="007F1B0E">
      <w:pPr>
        <w:pStyle w:val="NormalWeb"/>
        <w:numPr>
          <w:ilvl w:val="0"/>
          <w:numId w:val="94"/>
        </w:numPr>
        <w:jc w:val="both"/>
        <w:rPr>
          <w:sz w:val="28"/>
          <w:szCs w:val="28"/>
          <w:lang w:val="en-IN"/>
        </w:rPr>
      </w:pPr>
      <w:r w:rsidRPr="007F1B0E">
        <w:rPr>
          <w:b/>
          <w:bCs/>
          <w:sz w:val="28"/>
          <w:szCs w:val="28"/>
          <w:lang w:val="en-IN"/>
        </w:rPr>
        <w:t>Purpose</w:t>
      </w:r>
      <w:r w:rsidRPr="007F1B0E">
        <w:rPr>
          <w:sz w:val="28"/>
          <w:szCs w:val="28"/>
          <w:lang w:val="en-IN"/>
        </w:rPr>
        <w:t>: Provides a user-friendly frontend for users to interact with the system.</w:t>
      </w:r>
    </w:p>
    <w:p w14:paraId="0DD499D1" w14:textId="77777777" w:rsidR="007F1B0E" w:rsidRPr="007F1B0E" w:rsidRDefault="007F1B0E" w:rsidP="007F1B0E">
      <w:pPr>
        <w:pStyle w:val="NormalWeb"/>
        <w:numPr>
          <w:ilvl w:val="0"/>
          <w:numId w:val="94"/>
        </w:numPr>
        <w:jc w:val="both"/>
        <w:rPr>
          <w:sz w:val="28"/>
          <w:szCs w:val="28"/>
          <w:lang w:val="en-IN"/>
        </w:rPr>
      </w:pPr>
      <w:r w:rsidRPr="007F1B0E">
        <w:rPr>
          <w:b/>
          <w:bCs/>
          <w:sz w:val="28"/>
          <w:szCs w:val="28"/>
          <w:lang w:val="en-IN"/>
        </w:rPr>
        <w:t>Key Features</w:t>
      </w:r>
      <w:r w:rsidRPr="007F1B0E">
        <w:rPr>
          <w:sz w:val="28"/>
          <w:szCs w:val="28"/>
          <w:lang w:val="en-IN"/>
        </w:rPr>
        <w:t>:</w:t>
      </w:r>
    </w:p>
    <w:p w14:paraId="301D9B87" w14:textId="77777777" w:rsidR="007F1B0E" w:rsidRPr="007F1B0E" w:rsidRDefault="007F1B0E" w:rsidP="007F1B0E">
      <w:pPr>
        <w:pStyle w:val="NormalWeb"/>
        <w:numPr>
          <w:ilvl w:val="1"/>
          <w:numId w:val="94"/>
        </w:numPr>
        <w:jc w:val="both"/>
        <w:rPr>
          <w:sz w:val="28"/>
          <w:szCs w:val="28"/>
          <w:lang w:val="en-IN"/>
        </w:rPr>
      </w:pPr>
      <w:r w:rsidRPr="007F1B0E">
        <w:rPr>
          <w:sz w:val="28"/>
          <w:szCs w:val="28"/>
          <w:lang w:val="en-IN"/>
        </w:rPr>
        <w:t>Text input field for user-provided descriptions.</w:t>
      </w:r>
    </w:p>
    <w:p w14:paraId="7AE45126" w14:textId="77777777" w:rsidR="007F1B0E" w:rsidRPr="007F1B0E" w:rsidRDefault="007F1B0E" w:rsidP="007F1B0E">
      <w:pPr>
        <w:pStyle w:val="NormalWeb"/>
        <w:numPr>
          <w:ilvl w:val="1"/>
          <w:numId w:val="94"/>
        </w:numPr>
        <w:jc w:val="both"/>
        <w:rPr>
          <w:sz w:val="28"/>
          <w:szCs w:val="28"/>
          <w:lang w:val="en-IN"/>
        </w:rPr>
      </w:pPr>
      <w:r w:rsidRPr="007F1B0E">
        <w:rPr>
          <w:sz w:val="28"/>
          <w:szCs w:val="28"/>
          <w:lang w:val="en-IN"/>
        </w:rPr>
        <w:t>Dropdown menu for selecting or auto-detecting the input language.</w:t>
      </w:r>
    </w:p>
    <w:p w14:paraId="240A071B" w14:textId="77777777" w:rsidR="007F1B0E" w:rsidRPr="007F1B0E" w:rsidRDefault="007F1B0E" w:rsidP="007F1B0E">
      <w:pPr>
        <w:pStyle w:val="NormalWeb"/>
        <w:numPr>
          <w:ilvl w:val="1"/>
          <w:numId w:val="94"/>
        </w:numPr>
        <w:jc w:val="both"/>
        <w:rPr>
          <w:sz w:val="28"/>
          <w:szCs w:val="28"/>
          <w:lang w:val="en-IN"/>
        </w:rPr>
      </w:pPr>
      <w:r w:rsidRPr="007F1B0E">
        <w:rPr>
          <w:sz w:val="28"/>
          <w:szCs w:val="28"/>
          <w:lang w:val="en-IN"/>
        </w:rPr>
        <w:t>Submit button to trigger the image generation process.</w:t>
      </w:r>
    </w:p>
    <w:p w14:paraId="2FBF6AA8" w14:textId="77777777" w:rsidR="007F1B0E" w:rsidRPr="007F1B0E" w:rsidRDefault="007F1B0E" w:rsidP="007F1B0E">
      <w:pPr>
        <w:pStyle w:val="NormalWeb"/>
        <w:numPr>
          <w:ilvl w:val="1"/>
          <w:numId w:val="94"/>
        </w:numPr>
        <w:jc w:val="both"/>
        <w:rPr>
          <w:sz w:val="28"/>
          <w:szCs w:val="28"/>
          <w:lang w:val="en-IN"/>
        </w:rPr>
      </w:pPr>
      <w:r w:rsidRPr="007F1B0E">
        <w:rPr>
          <w:sz w:val="28"/>
          <w:szCs w:val="28"/>
          <w:lang w:val="en-IN"/>
        </w:rPr>
        <w:t>Displays the generated image along with options to download or share it.</w:t>
      </w:r>
    </w:p>
    <w:p w14:paraId="5D6B6C52" w14:textId="77777777" w:rsidR="007F1B0E" w:rsidRPr="007F1B0E" w:rsidRDefault="007F1B0E" w:rsidP="007F1B0E">
      <w:pPr>
        <w:pStyle w:val="NormalWeb"/>
        <w:numPr>
          <w:ilvl w:val="0"/>
          <w:numId w:val="94"/>
        </w:numPr>
        <w:jc w:val="both"/>
        <w:rPr>
          <w:sz w:val="28"/>
          <w:szCs w:val="28"/>
          <w:lang w:val="en-IN"/>
        </w:rPr>
      </w:pPr>
      <w:r w:rsidRPr="007F1B0E">
        <w:rPr>
          <w:b/>
          <w:bCs/>
          <w:sz w:val="28"/>
          <w:szCs w:val="28"/>
          <w:lang w:val="en-IN"/>
        </w:rPr>
        <w:t>Technologies</w:t>
      </w:r>
      <w:r w:rsidRPr="007F1B0E">
        <w:rPr>
          <w:sz w:val="28"/>
          <w:szCs w:val="28"/>
          <w:lang w:val="en-IN"/>
        </w:rPr>
        <w:t>:</w:t>
      </w:r>
    </w:p>
    <w:p w14:paraId="22340467" w14:textId="1326E54B" w:rsidR="007F1B0E" w:rsidRDefault="007F1B0E" w:rsidP="007F1B0E">
      <w:pPr>
        <w:pStyle w:val="NormalWeb"/>
        <w:numPr>
          <w:ilvl w:val="1"/>
          <w:numId w:val="94"/>
        </w:numPr>
        <w:jc w:val="both"/>
        <w:rPr>
          <w:sz w:val="28"/>
          <w:szCs w:val="28"/>
          <w:lang w:val="en-IN"/>
        </w:rPr>
      </w:pPr>
      <w:r w:rsidRPr="007F1B0E">
        <w:rPr>
          <w:sz w:val="28"/>
          <w:szCs w:val="28"/>
          <w:lang w:val="en-IN"/>
        </w:rPr>
        <w:t>HTML/CSS for layout and styling.</w:t>
      </w:r>
    </w:p>
    <w:p w14:paraId="1DC1D49D" w14:textId="77777777" w:rsidR="007F1B0E" w:rsidRPr="007F1B0E" w:rsidRDefault="007F1B0E" w:rsidP="007F1B0E">
      <w:pPr>
        <w:pStyle w:val="NormalWeb"/>
        <w:ind w:left="1440"/>
        <w:jc w:val="both"/>
        <w:rPr>
          <w:sz w:val="28"/>
          <w:szCs w:val="28"/>
          <w:lang w:val="en-IN"/>
        </w:rPr>
      </w:pPr>
    </w:p>
    <w:p w14:paraId="6F1C45C9" w14:textId="77777777" w:rsidR="007F1B0E" w:rsidRPr="007F1B0E" w:rsidRDefault="007F1B0E" w:rsidP="007F1B0E">
      <w:pPr>
        <w:pStyle w:val="NormalWeb"/>
        <w:numPr>
          <w:ilvl w:val="0"/>
          <w:numId w:val="95"/>
        </w:numPr>
        <w:jc w:val="both"/>
        <w:rPr>
          <w:b/>
          <w:bCs/>
          <w:sz w:val="28"/>
          <w:szCs w:val="28"/>
          <w:lang w:val="en-IN"/>
        </w:rPr>
      </w:pPr>
      <w:r w:rsidRPr="007F1B0E">
        <w:rPr>
          <w:b/>
          <w:bCs/>
          <w:sz w:val="28"/>
          <w:szCs w:val="28"/>
          <w:lang w:val="en-IN"/>
        </w:rPr>
        <w:t>Backend API Module</w:t>
      </w:r>
    </w:p>
    <w:p w14:paraId="2AAE11A7" w14:textId="77777777" w:rsidR="007F1B0E" w:rsidRPr="007F1B0E" w:rsidRDefault="007F1B0E" w:rsidP="007F1B0E">
      <w:pPr>
        <w:pStyle w:val="NormalWeb"/>
        <w:numPr>
          <w:ilvl w:val="0"/>
          <w:numId w:val="96"/>
        </w:numPr>
        <w:jc w:val="both"/>
        <w:rPr>
          <w:sz w:val="28"/>
          <w:szCs w:val="28"/>
          <w:lang w:val="en-IN"/>
        </w:rPr>
      </w:pPr>
      <w:r w:rsidRPr="007F1B0E">
        <w:rPr>
          <w:b/>
          <w:bCs/>
          <w:sz w:val="28"/>
          <w:szCs w:val="28"/>
          <w:lang w:val="en-IN"/>
        </w:rPr>
        <w:t>Purpose</w:t>
      </w:r>
      <w:r w:rsidRPr="007F1B0E">
        <w:rPr>
          <w:sz w:val="28"/>
          <w:szCs w:val="28"/>
          <w:lang w:val="en-IN"/>
        </w:rPr>
        <w:t>: Acts as the intermediary between the frontend and the processing engine.</w:t>
      </w:r>
    </w:p>
    <w:p w14:paraId="72E80137" w14:textId="77777777" w:rsidR="007F1B0E" w:rsidRPr="007F1B0E" w:rsidRDefault="007F1B0E" w:rsidP="007F1B0E">
      <w:pPr>
        <w:pStyle w:val="NormalWeb"/>
        <w:numPr>
          <w:ilvl w:val="0"/>
          <w:numId w:val="96"/>
        </w:numPr>
        <w:jc w:val="both"/>
        <w:rPr>
          <w:sz w:val="28"/>
          <w:szCs w:val="28"/>
          <w:lang w:val="en-IN"/>
        </w:rPr>
      </w:pPr>
      <w:r w:rsidRPr="007F1B0E">
        <w:rPr>
          <w:b/>
          <w:bCs/>
          <w:sz w:val="28"/>
          <w:szCs w:val="28"/>
          <w:lang w:val="en-IN"/>
        </w:rPr>
        <w:t>Key Features</w:t>
      </w:r>
      <w:r w:rsidRPr="007F1B0E">
        <w:rPr>
          <w:sz w:val="28"/>
          <w:szCs w:val="28"/>
          <w:lang w:val="en-IN"/>
        </w:rPr>
        <w:t>:</w:t>
      </w:r>
    </w:p>
    <w:p w14:paraId="49839B1C" w14:textId="77777777" w:rsidR="007F1B0E" w:rsidRPr="007F1B0E" w:rsidRDefault="007F1B0E" w:rsidP="007F1B0E">
      <w:pPr>
        <w:pStyle w:val="NormalWeb"/>
        <w:numPr>
          <w:ilvl w:val="1"/>
          <w:numId w:val="96"/>
        </w:numPr>
        <w:jc w:val="both"/>
        <w:rPr>
          <w:sz w:val="28"/>
          <w:szCs w:val="28"/>
          <w:lang w:val="en-IN"/>
        </w:rPr>
      </w:pPr>
      <w:r w:rsidRPr="007F1B0E">
        <w:rPr>
          <w:sz w:val="28"/>
          <w:szCs w:val="28"/>
          <w:lang w:val="en-IN"/>
        </w:rPr>
        <w:t>Receives user input from the frontend.</w:t>
      </w:r>
    </w:p>
    <w:p w14:paraId="58E24C06" w14:textId="77777777" w:rsidR="007F1B0E" w:rsidRPr="007F1B0E" w:rsidRDefault="007F1B0E" w:rsidP="007F1B0E">
      <w:pPr>
        <w:pStyle w:val="NormalWeb"/>
        <w:numPr>
          <w:ilvl w:val="1"/>
          <w:numId w:val="96"/>
        </w:numPr>
        <w:jc w:val="both"/>
        <w:rPr>
          <w:sz w:val="28"/>
          <w:szCs w:val="28"/>
          <w:lang w:val="en-IN"/>
        </w:rPr>
      </w:pPr>
      <w:r w:rsidRPr="007F1B0E">
        <w:rPr>
          <w:sz w:val="28"/>
          <w:szCs w:val="28"/>
          <w:lang w:val="en-IN"/>
        </w:rPr>
        <w:t>Validates and processes input data.</w:t>
      </w:r>
    </w:p>
    <w:p w14:paraId="7C8B6DA0" w14:textId="77777777" w:rsidR="007F1B0E" w:rsidRPr="007F1B0E" w:rsidRDefault="007F1B0E" w:rsidP="007F1B0E">
      <w:pPr>
        <w:pStyle w:val="NormalWeb"/>
        <w:numPr>
          <w:ilvl w:val="1"/>
          <w:numId w:val="96"/>
        </w:numPr>
        <w:jc w:val="both"/>
        <w:rPr>
          <w:sz w:val="28"/>
          <w:szCs w:val="28"/>
          <w:lang w:val="en-IN"/>
        </w:rPr>
      </w:pPr>
      <w:r w:rsidRPr="007F1B0E">
        <w:rPr>
          <w:sz w:val="28"/>
          <w:szCs w:val="28"/>
          <w:lang w:val="en-IN"/>
        </w:rPr>
        <w:t>Routes requests to the machine learning module for image generation.</w:t>
      </w:r>
    </w:p>
    <w:p w14:paraId="0BF97F1A" w14:textId="77777777" w:rsidR="007F1B0E" w:rsidRPr="007F1B0E" w:rsidRDefault="007F1B0E" w:rsidP="007F1B0E">
      <w:pPr>
        <w:pStyle w:val="NormalWeb"/>
        <w:numPr>
          <w:ilvl w:val="1"/>
          <w:numId w:val="96"/>
        </w:numPr>
        <w:jc w:val="both"/>
        <w:rPr>
          <w:sz w:val="28"/>
          <w:szCs w:val="28"/>
          <w:lang w:val="en-IN"/>
        </w:rPr>
      </w:pPr>
      <w:r w:rsidRPr="007F1B0E">
        <w:rPr>
          <w:sz w:val="28"/>
          <w:szCs w:val="28"/>
          <w:lang w:val="en-IN"/>
        </w:rPr>
        <w:t>Sends the generated image and metadata back to the frontend.</w:t>
      </w:r>
    </w:p>
    <w:p w14:paraId="7D8DB22D" w14:textId="77777777" w:rsidR="007F1B0E" w:rsidRPr="007F1B0E" w:rsidRDefault="007F1B0E" w:rsidP="007F1B0E">
      <w:pPr>
        <w:pStyle w:val="NormalWeb"/>
        <w:numPr>
          <w:ilvl w:val="0"/>
          <w:numId w:val="96"/>
        </w:numPr>
        <w:jc w:val="both"/>
        <w:rPr>
          <w:sz w:val="28"/>
          <w:szCs w:val="28"/>
          <w:lang w:val="en-IN"/>
        </w:rPr>
      </w:pPr>
      <w:r w:rsidRPr="007F1B0E">
        <w:rPr>
          <w:b/>
          <w:bCs/>
          <w:sz w:val="28"/>
          <w:szCs w:val="28"/>
          <w:lang w:val="en-IN"/>
        </w:rPr>
        <w:t>Technologies</w:t>
      </w:r>
      <w:r w:rsidRPr="007F1B0E">
        <w:rPr>
          <w:sz w:val="28"/>
          <w:szCs w:val="28"/>
          <w:lang w:val="en-IN"/>
        </w:rPr>
        <w:t>:</w:t>
      </w:r>
    </w:p>
    <w:p w14:paraId="3FF96F38" w14:textId="1F6E55AD" w:rsidR="007F1B0E" w:rsidRDefault="007F1B0E" w:rsidP="007F1B0E">
      <w:pPr>
        <w:pStyle w:val="NormalWeb"/>
        <w:numPr>
          <w:ilvl w:val="1"/>
          <w:numId w:val="96"/>
        </w:numPr>
        <w:jc w:val="both"/>
        <w:rPr>
          <w:sz w:val="28"/>
          <w:szCs w:val="28"/>
          <w:lang w:val="en-IN"/>
        </w:rPr>
      </w:pPr>
      <w:r w:rsidRPr="007F1B0E">
        <w:rPr>
          <w:sz w:val="28"/>
          <w:szCs w:val="28"/>
          <w:lang w:val="en-IN"/>
        </w:rPr>
        <w:t>Flask</w:t>
      </w:r>
      <w:r>
        <w:rPr>
          <w:sz w:val="28"/>
          <w:szCs w:val="28"/>
          <w:lang w:val="en-IN"/>
        </w:rPr>
        <w:t xml:space="preserve"> </w:t>
      </w:r>
      <w:r w:rsidRPr="007F1B0E">
        <w:rPr>
          <w:sz w:val="28"/>
          <w:szCs w:val="28"/>
          <w:lang w:val="en-IN"/>
        </w:rPr>
        <w:t xml:space="preserve"> (Python frameworks for API development).</w:t>
      </w:r>
    </w:p>
    <w:p w14:paraId="3A5B0AC2" w14:textId="77777777" w:rsidR="007F1B0E" w:rsidRDefault="007F1B0E" w:rsidP="007F1B0E">
      <w:pPr>
        <w:pStyle w:val="NormalWeb"/>
        <w:ind w:left="1440"/>
        <w:jc w:val="both"/>
        <w:rPr>
          <w:sz w:val="28"/>
          <w:szCs w:val="28"/>
          <w:lang w:val="en-IN"/>
        </w:rPr>
      </w:pPr>
    </w:p>
    <w:p w14:paraId="08A34940" w14:textId="77777777" w:rsidR="007F1B0E" w:rsidRPr="007F1B0E" w:rsidRDefault="007F1B0E" w:rsidP="007F1B0E">
      <w:pPr>
        <w:pStyle w:val="NormalWeb"/>
        <w:numPr>
          <w:ilvl w:val="0"/>
          <w:numId w:val="95"/>
        </w:numPr>
        <w:jc w:val="both"/>
        <w:rPr>
          <w:b/>
          <w:bCs/>
          <w:sz w:val="28"/>
          <w:szCs w:val="28"/>
          <w:lang w:val="en-IN"/>
        </w:rPr>
      </w:pPr>
      <w:r w:rsidRPr="007F1B0E">
        <w:rPr>
          <w:b/>
          <w:bCs/>
          <w:sz w:val="28"/>
          <w:szCs w:val="28"/>
          <w:lang w:val="en-IN"/>
        </w:rPr>
        <w:t>Text Processing Module</w:t>
      </w:r>
    </w:p>
    <w:p w14:paraId="7B3DC396" w14:textId="77777777" w:rsidR="007F1B0E" w:rsidRPr="007F1B0E" w:rsidRDefault="007F1B0E" w:rsidP="007F1B0E">
      <w:pPr>
        <w:pStyle w:val="NormalWeb"/>
        <w:numPr>
          <w:ilvl w:val="0"/>
          <w:numId w:val="97"/>
        </w:numPr>
        <w:jc w:val="both"/>
        <w:rPr>
          <w:sz w:val="28"/>
          <w:szCs w:val="28"/>
          <w:lang w:val="en-IN"/>
        </w:rPr>
      </w:pPr>
      <w:r w:rsidRPr="007F1B0E">
        <w:rPr>
          <w:b/>
          <w:bCs/>
          <w:sz w:val="28"/>
          <w:szCs w:val="28"/>
          <w:lang w:val="en-IN"/>
        </w:rPr>
        <w:t>Purpose</w:t>
      </w:r>
      <w:r w:rsidRPr="007F1B0E">
        <w:rPr>
          <w:sz w:val="28"/>
          <w:szCs w:val="28"/>
          <w:lang w:val="en-IN"/>
        </w:rPr>
        <w:t>: Prepares user input for the image generation process.</w:t>
      </w:r>
    </w:p>
    <w:p w14:paraId="0B853932" w14:textId="77777777" w:rsidR="007F1B0E" w:rsidRPr="007F1B0E" w:rsidRDefault="007F1B0E" w:rsidP="007F1B0E">
      <w:pPr>
        <w:pStyle w:val="NormalWeb"/>
        <w:numPr>
          <w:ilvl w:val="0"/>
          <w:numId w:val="97"/>
        </w:numPr>
        <w:jc w:val="both"/>
        <w:rPr>
          <w:sz w:val="28"/>
          <w:szCs w:val="28"/>
          <w:lang w:val="en-IN"/>
        </w:rPr>
      </w:pPr>
      <w:r w:rsidRPr="007F1B0E">
        <w:rPr>
          <w:b/>
          <w:bCs/>
          <w:sz w:val="28"/>
          <w:szCs w:val="28"/>
          <w:lang w:val="en-IN"/>
        </w:rPr>
        <w:t>Key Features</w:t>
      </w:r>
      <w:r w:rsidRPr="007F1B0E">
        <w:rPr>
          <w:sz w:val="28"/>
          <w:szCs w:val="28"/>
          <w:lang w:val="en-IN"/>
        </w:rPr>
        <w:t>:</w:t>
      </w:r>
    </w:p>
    <w:p w14:paraId="10EFF5A1" w14:textId="77777777" w:rsidR="007F1B0E" w:rsidRPr="007F1B0E" w:rsidRDefault="007F1B0E" w:rsidP="007F1B0E">
      <w:pPr>
        <w:pStyle w:val="NormalWeb"/>
        <w:numPr>
          <w:ilvl w:val="1"/>
          <w:numId w:val="97"/>
        </w:numPr>
        <w:jc w:val="both"/>
        <w:rPr>
          <w:sz w:val="28"/>
          <w:szCs w:val="28"/>
          <w:lang w:val="en-IN"/>
        </w:rPr>
      </w:pPr>
      <w:r w:rsidRPr="007F1B0E">
        <w:rPr>
          <w:b/>
          <w:bCs/>
          <w:sz w:val="28"/>
          <w:szCs w:val="28"/>
          <w:lang w:val="en-IN"/>
        </w:rPr>
        <w:t>Language Detection</w:t>
      </w:r>
      <w:r w:rsidRPr="007F1B0E">
        <w:rPr>
          <w:sz w:val="28"/>
          <w:szCs w:val="28"/>
          <w:lang w:val="en-IN"/>
        </w:rPr>
        <w:t>: Automatically detects the language of the input text.</w:t>
      </w:r>
    </w:p>
    <w:p w14:paraId="60AED962" w14:textId="77777777" w:rsidR="007F1B0E" w:rsidRPr="007F1B0E" w:rsidRDefault="007F1B0E" w:rsidP="007F1B0E">
      <w:pPr>
        <w:pStyle w:val="NormalWeb"/>
        <w:numPr>
          <w:ilvl w:val="1"/>
          <w:numId w:val="97"/>
        </w:numPr>
        <w:jc w:val="both"/>
        <w:rPr>
          <w:sz w:val="28"/>
          <w:szCs w:val="28"/>
          <w:lang w:val="en-IN"/>
        </w:rPr>
      </w:pPr>
      <w:r w:rsidRPr="007F1B0E">
        <w:rPr>
          <w:b/>
          <w:bCs/>
          <w:sz w:val="28"/>
          <w:szCs w:val="28"/>
          <w:lang w:val="en-IN"/>
        </w:rPr>
        <w:t>Translation</w:t>
      </w:r>
      <w:r w:rsidRPr="007F1B0E">
        <w:rPr>
          <w:sz w:val="28"/>
          <w:szCs w:val="28"/>
          <w:lang w:val="en-IN"/>
        </w:rPr>
        <w:t>: Converts non-English text into English using a service like AWS Translate or Google Translate.</w:t>
      </w:r>
    </w:p>
    <w:p w14:paraId="44457C2A" w14:textId="77777777" w:rsidR="007F1B0E" w:rsidRPr="007F1B0E" w:rsidRDefault="007F1B0E" w:rsidP="007F1B0E">
      <w:pPr>
        <w:pStyle w:val="NormalWeb"/>
        <w:jc w:val="both"/>
        <w:rPr>
          <w:sz w:val="28"/>
          <w:szCs w:val="28"/>
          <w:lang w:val="en-IN"/>
        </w:rPr>
      </w:pPr>
    </w:p>
    <w:p w14:paraId="77EB88BA" w14:textId="77777777" w:rsidR="007F1B0E" w:rsidRPr="007F1B0E" w:rsidRDefault="007F1B0E" w:rsidP="007F1B0E">
      <w:pPr>
        <w:pStyle w:val="NormalWeb"/>
        <w:numPr>
          <w:ilvl w:val="0"/>
          <w:numId w:val="95"/>
        </w:numPr>
        <w:jc w:val="both"/>
        <w:rPr>
          <w:b/>
          <w:bCs/>
          <w:sz w:val="28"/>
          <w:szCs w:val="28"/>
          <w:lang w:val="en-IN"/>
        </w:rPr>
      </w:pPr>
      <w:r w:rsidRPr="007F1B0E">
        <w:rPr>
          <w:b/>
          <w:bCs/>
          <w:sz w:val="28"/>
          <w:szCs w:val="28"/>
          <w:lang w:val="en-IN"/>
        </w:rPr>
        <w:t>Cloud Integration Module</w:t>
      </w:r>
    </w:p>
    <w:p w14:paraId="21E948E6" w14:textId="77777777" w:rsidR="007F1B0E" w:rsidRPr="007F1B0E" w:rsidRDefault="007F1B0E" w:rsidP="007F1B0E">
      <w:pPr>
        <w:pStyle w:val="NormalWeb"/>
        <w:numPr>
          <w:ilvl w:val="0"/>
          <w:numId w:val="98"/>
        </w:numPr>
        <w:jc w:val="both"/>
        <w:rPr>
          <w:sz w:val="28"/>
          <w:szCs w:val="28"/>
          <w:lang w:val="en-IN"/>
        </w:rPr>
      </w:pPr>
      <w:r w:rsidRPr="007F1B0E">
        <w:rPr>
          <w:b/>
          <w:bCs/>
          <w:sz w:val="28"/>
          <w:szCs w:val="28"/>
          <w:lang w:val="en-IN"/>
        </w:rPr>
        <w:t>Purpose</w:t>
      </w:r>
      <w:r w:rsidRPr="007F1B0E">
        <w:rPr>
          <w:sz w:val="28"/>
          <w:szCs w:val="28"/>
          <w:lang w:val="en-IN"/>
        </w:rPr>
        <w:t>: Manages cloud storage and compute resources.</w:t>
      </w:r>
    </w:p>
    <w:p w14:paraId="0D9E66D1" w14:textId="77777777" w:rsidR="007F1B0E" w:rsidRPr="007F1B0E" w:rsidRDefault="007F1B0E" w:rsidP="007F1B0E">
      <w:pPr>
        <w:pStyle w:val="NormalWeb"/>
        <w:numPr>
          <w:ilvl w:val="0"/>
          <w:numId w:val="98"/>
        </w:numPr>
        <w:jc w:val="both"/>
        <w:rPr>
          <w:sz w:val="28"/>
          <w:szCs w:val="28"/>
          <w:lang w:val="en-IN"/>
        </w:rPr>
      </w:pPr>
      <w:r w:rsidRPr="007F1B0E">
        <w:rPr>
          <w:b/>
          <w:bCs/>
          <w:sz w:val="28"/>
          <w:szCs w:val="28"/>
          <w:lang w:val="en-IN"/>
        </w:rPr>
        <w:t>Key Features</w:t>
      </w:r>
      <w:r w:rsidRPr="007F1B0E">
        <w:rPr>
          <w:sz w:val="28"/>
          <w:szCs w:val="28"/>
          <w:lang w:val="en-IN"/>
        </w:rPr>
        <w:t>:</w:t>
      </w:r>
    </w:p>
    <w:p w14:paraId="10DB0970" w14:textId="77777777" w:rsidR="007F1B0E" w:rsidRPr="007F1B0E" w:rsidRDefault="007F1B0E" w:rsidP="007F1B0E">
      <w:pPr>
        <w:pStyle w:val="NormalWeb"/>
        <w:numPr>
          <w:ilvl w:val="1"/>
          <w:numId w:val="98"/>
        </w:numPr>
        <w:jc w:val="both"/>
        <w:rPr>
          <w:sz w:val="28"/>
          <w:szCs w:val="28"/>
          <w:lang w:val="en-IN"/>
        </w:rPr>
      </w:pPr>
      <w:r w:rsidRPr="007F1B0E">
        <w:rPr>
          <w:b/>
          <w:bCs/>
          <w:sz w:val="28"/>
          <w:szCs w:val="28"/>
          <w:lang w:val="en-IN"/>
        </w:rPr>
        <w:t>AWS S3</w:t>
      </w:r>
      <w:r w:rsidRPr="007F1B0E">
        <w:rPr>
          <w:sz w:val="28"/>
          <w:szCs w:val="28"/>
          <w:lang w:val="en-IN"/>
        </w:rPr>
        <w:t>:</w:t>
      </w:r>
    </w:p>
    <w:p w14:paraId="3E05D94A" w14:textId="77777777" w:rsidR="007F1B0E" w:rsidRPr="007F1B0E" w:rsidRDefault="007F1B0E" w:rsidP="007F1B0E">
      <w:pPr>
        <w:pStyle w:val="NormalWeb"/>
        <w:numPr>
          <w:ilvl w:val="2"/>
          <w:numId w:val="98"/>
        </w:numPr>
        <w:jc w:val="both"/>
        <w:rPr>
          <w:sz w:val="28"/>
          <w:szCs w:val="28"/>
          <w:lang w:val="en-IN"/>
        </w:rPr>
      </w:pPr>
      <w:r w:rsidRPr="007F1B0E">
        <w:rPr>
          <w:sz w:val="28"/>
          <w:szCs w:val="28"/>
          <w:lang w:val="en-IN"/>
        </w:rPr>
        <w:t>Stores generated images securely.</w:t>
      </w:r>
    </w:p>
    <w:p w14:paraId="016DD04A" w14:textId="77777777" w:rsidR="007F1B0E" w:rsidRPr="007F1B0E" w:rsidRDefault="007F1B0E" w:rsidP="007F1B0E">
      <w:pPr>
        <w:pStyle w:val="NormalWeb"/>
        <w:numPr>
          <w:ilvl w:val="2"/>
          <w:numId w:val="98"/>
        </w:numPr>
        <w:jc w:val="both"/>
        <w:rPr>
          <w:sz w:val="28"/>
          <w:szCs w:val="28"/>
          <w:lang w:val="en-IN"/>
        </w:rPr>
      </w:pPr>
      <w:r w:rsidRPr="007F1B0E">
        <w:rPr>
          <w:sz w:val="28"/>
          <w:szCs w:val="28"/>
          <w:lang w:val="en-IN"/>
        </w:rPr>
        <w:t>Organizes images with metadata tagging for efficient retrieval.</w:t>
      </w:r>
    </w:p>
    <w:p w14:paraId="6CDC69A4" w14:textId="77777777" w:rsidR="007F1B0E" w:rsidRPr="007F1B0E" w:rsidRDefault="007F1B0E" w:rsidP="007F1B0E">
      <w:pPr>
        <w:pStyle w:val="NormalWeb"/>
        <w:numPr>
          <w:ilvl w:val="1"/>
          <w:numId w:val="98"/>
        </w:numPr>
        <w:jc w:val="both"/>
        <w:rPr>
          <w:sz w:val="28"/>
          <w:szCs w:val="28"/>
          <w:lang w:val="en-IN"/>
        </w:rPr>
      </w:pPr>
      <w:r w:rsidRPr="007F1B0E">
        <w:rPr>
          <w:b/>
          <w:bCs/>
          <w:sz w:val="28"/>
          <w:szCs w:val="28"/>
          <w:lang w:val="en-IN"/>
        </w:rPr>
        <w:t>AWS EC2</w:t>
      </w:r>
      <w:r w:rsidRPr="007F1B0E">
        <w:rPr>
          <w:sz w:val="28"/>
          <w:szCs w:val="28"/>
          <w:lang w:val="en-IN"/>
        </w:rPr>
        <w:t>:</w:t>
      </w:r>
    </w:p>
    <w:p w14:paraId="5ECDB2B6" w14:textId="77777777" w:rsidR="007F1B0E" w:rsidRPr="007F1B0E" w:rsidRDefault="007F1B0E" w:rsidP="007F1B0E">
      <w:pPr>
        <w:pStyle w:val="NormalWeb"/>
        <w:numPr>
          <w:ilvl w:val="2"/>
          <w:numId w:val="98"/>
        </w:numPr>
        <w:jc w:val="both"/>
        <w:rPr>
          <w:sz w:val="28"/>
          <w:szCs w:val="28"/>
          <w:lang w:val="en-IN"/>
        </w:rPr>
      </w:pPr>
      <w:r w:rsidRPr="007F1B0E">
        <w:rPr>
          <w:sz w:val="28"/>
          <w:szCs w:val="28"/>
          <w:lang w:val="en-IN"/>
        </w:rPr>
        <w:t>Hosts the machine learning models.</w:t>
      </w:r>
    </w:p>
    <w:p w14:paraId="144DD858" w14:textId="77777777" w:rsidR="007F1B0E" w:rsidRDefault="007F1B0E" w:rsidP="007F1B0E">
      <w:pPr>
        <w:pStyle w:val="NormalWeb"/>
        <w:numPr>
          <w:ilvl w:val="2"/>
          <w:numId w:val="98"/>
        </w:numPr>
        <w:jc w:val="both"/>
        <w:rPr>
          <w:sz w:val="28"/>
          <w:szCs w:val="28"/>
          <w:lang w:val="en-IN"/>
        </w:rPr>
      </w:pPr>
      <w:r w:rsidRPr="007F1B0E">
        <w:rPr>
          <w:sz w:val="28"/>
          <w:szCs w:val="28"/>
          <w:lang w:val="en-IN"/>
        </w:rPr>
        <w:t>Ensures scalability with auto-scaling configurations.</w:t>
      </w:r>
    </w:p>
    <w:p w14:paraId="17A237A0" w14:textId="77777777" w:rsidR="007F1B0E" w:rsidRPr="007F1B0E" w:rsidRDefault="007F1B0E" w:rsidP="007F1B0E">
      <w:pPr>
        <w:numPr>
          <w:ilvl w:val="0"/>
          <w:numId w:val="98"/>
        </w:numPr>
        <w:spacing w:before="100" w:beforeAutospacing="1" w:after="100" w:afterAutospacing="1" w:line="240" w:lineRule="auto"/>
        <w:rPr>
          <w:rFonts w:ascii="Times New Roman" w:hAnsi="Times New Roman"/>
          <w:sz w:val="28"/>
          <w:szCs w:val="28"/>
          <w:lang w:val="en-IN" w:eastAsia="en-IN" w:bidi="kn-IN"/>
        </w:rPr>
      </w:pPr>
      <w:r w:rsidRPr="007F1B0E">
        <w:rPr>
          <w:rFonts w:ascii="Times New Roman" w:hAnsi="Times New Roman"/>
          <w:b/>
          <w:bCs/>
          <w:sz w:val="28"/>
          <w:szCs w:val="28"/>
          <w:lang w:val="en-IN" w:eastAsia="en-IN" w:bidi="kn-IN"/>
        </w:rPr>
        <w:t>Technologies</w:t>
      </w:r>
      <w:r w:rsidRPr="007F1B0E">
        <w:rPr>
          <w:rFonts w:ascii="Times New Roman" w:hAnsi="Times New Roman"/>
          <w:sz w:val="28"/>
          <w:szCs w:val="28"/>
          <w:lang w:val="en-IN" w:eastAsia="en-IN" w:bidi="kn-IN"/>
        </w:rPr>
        <w:t>:</w:t>
      </w:r>
    </w:p>
    <w:p w14:paraId="453CA2D5" w14:textId="77777777" w:rsidR="007F1B0E" w:rsidRPr="007F1B0E" w:rsidRDefault="007F1B0E" w:rsidP="007F1B0E">
      <w:pPr>
        <w:numPr>
          <w:ilvl w:val="1"/>
          <w:numId w:val="98"/>
        </w:numPr>
        <w:spacing w:before="100" w:beforeAutospacing="1" w:after="100" w:afterAutospacing="1" w:line="240" w:lineRule="auto"/>
        <w:rPr>
          <w:rFonts w:ascii="Times New Roman" w:hAnsi="Times New Roman"/>
          <w:sz w:val="28"/>
          <w:szCs w:val="28"/>
          <w:lang w:val="en-IN" w:eastAsia="en-IN" w:bidi="kn-IN"/>
        </w:rPr>
      </w:pPr>
      <w:r w:rsidRPr="007F1B0E">
        <w:rPr>
          <w:rFonts w:ascii="Times New Roman" w:hAnsi="Times New Roman"/>
          <w:sz w:val="28"/>
          <w:szCs w:val="28"/>
          <w:lang w:val="en-IN" w:eastAsia="en-IN" w:bidi="kn-IN"/>
        </w:rPr>
        <w:t>AWS SDK (Boto3 for Python).</w:t>
      </w:r>
    </w:p>
    <w:p w14:paraId="75E09E3C" w14:textId="2FA3CAA5" w:rsidR="007F1B0E" w:rsidRPr="007F1B0E" w:rsidRDefault="007F1B0E" w:rsidP="007F1B0E">
      <w:pPr>
        <w:pStyle w:val="NormalWeb"/>
        <w:ind w:left="1440"/>
        <w:jc w:val="both"/>
        <w:rPr>
          <w:sz w:val="28"/>
          <w:szCs w:val="28"/>
          <w:lang w:val="en-IN"/>
        </w:rPr>
      </w:pPr>
    </w:p>
    <w:p w14:paraId="6C556AF8" w14:textId="77777777" w:rsidR="007F1B0E" w:rsidRPr="007F1B0E" w:rsidRDefault="007F1B0E" w:rsidP="007F1B0E">
      <w:pPr>
        <w:pStyle w:val="NormalWeb"/>
        <w:numPr>
          <w:ilvl w:val="0"/>
          <w:numId w:val="95"/>
        </w:numPr>
        <w:jc w:val="both"/>
        <w:rPr>
          <w:b/>
          <w:bCs/>
          <w:sz w:val="28"/>
          <w:szCs w:val="28"/>
          <w:lang w:val="en-IN"/>
        </w:rPr>
      </w:pPr>
      <w:r w:rsidRPr="007F1B0E">
        <w:rPr>
          <w:b/>
          <w:bCs/>
          <w:sz w:val="28"/>
          <w:szCs w:val="28"/>
          <w:lang w:val="en-IN"/>
        </w:rPr>
        <w:t>Security and Authentication Module</w:t>
      </w:r>
    </w:p>
    <w:p w14:paraId="23F5A8A0" w14:textId="77777777" w:rsidR="007F1B0E" w:rsidRPr="007F1B0E" w:rsidRDefault="007F1B0E" w:rsidP="007F1B0E">
      <w:pPr>
        <w:pStyle w:val="NormalWeb"/>
        <w:numPr>
          <w:ilvl w:val="0"/>
          <w:numId w:val="99"/>
        </w:numPr>
        <w:jc w:val="both"/>
        <w:rPr>
          <w:sz w:val="28"/>
          <w:szCs w:val="28"/>
          <w:lang w:val="en-IN"/>
        </w:rPr>
      </w:pPr>
      <w:r w:rsidRPr="007F1B0E">
        <w:rPr>
          <w:b/>
          <w:bCs/>
          <w:sz w:val="28"/>
          <w:szCs w:val="28"/>
          <w:lang w:val="en-IN"/>
        </w:rPr>
        <w:t>Purpose</w:t>
      </w:r>
      <w:r w:rsidRPr="007F1B0E">
        <w:rPr>
          <w:sz w:val="28"/>
          <w:szCs w:val="28"/>
          <w:lang w:val="en-IN"/>
        </w:rPr>
        <w:t>: Protects user data and ensures secure access to the system.</w:t>
      </w:r>
    </w:p>
    <w:p w14:paraId="2252D7C5" w14:textId="77777777" w:rsidR="007F1B0E" w:rsidRPr="007F1B0E" w:rsidRDefault="007F1B0E" w:rsidP="007F1B0E">
      <w:pPr>
        <w:pStyle w:val="NormalWeb"/>
        <w:numPr>
          <w:ilvl w:val="0"/>
          <w:numId w:val="99"/>
        </w:numPr>
        <w:jc w:val="both"/>
        <w:rPr>
          <w:sz w:val="28"/>
          <w:szCs w:val="28"/>
          <w:lang w:val="en-IN"/>
        </w:rPr>
      </w:pPr>
      <w:r w:rsidRPr="007F1B0E">
        <w:rPr>
          <w:b/>
          <w:bCs/>
          <w:sz w:val="28"/>
          <w:szCs w:val="28"/>
          <w:lang w:val="en-IN"/>
        </w:rPr>
        <w:t>Key Features</w:t>
      </w:r>
      <w:r w:rsidRPr="007F1B0E">
        <w:rPr>
          <w:sz w:val="28"/>
          <w:szCs w:val="28"/>
          <w:lang w:val="en-IN"/>
        </w:rPr>
        <w:t>:</w:t>
      </w:r>
    </w:p>
    <w:p w14:paraId="5F2C6BA5" w14:textId="77777777" w:rsidR="007F1B0E" w:rsidRPr="007F1B0E" w:rsidRDefault="007F1B0E" w:rsidP="007F1B0E">
      <w:pPr>
        <w:pStyle w:val="NormalWeb"/>
        <w:numPr>
          <w:ilvl w:val="1"/>
          <w:numId w:val="99"/>
        </w:numPr>
        <w:jc w:val="both"/>
        <w:rPr>
          <w:sz w:val="28"/>
          <w:szCs w:val="28"/>
          <w:lang w:val="en-IN"/>
        </w:rPr>
      </w:pPr>
      <w:r w:rsidRPr="007F1B0E">
        <w:rPr>
          <w:b/>
          <w:bCs/>
          <w:sz w:val="28"/>
          <w:szCs w:val="28"/>
          <w:lang w:val="en-IN"/>
        </w:rPr>
        <w:t>User Authentication</w:t>
      </w:r>
      <w:r w:rsidRPr="007F1B0E">
        <w:rPr>
          <w:sz w:val="28"/>
          <w:szCs w:val="28"/>
          <w:lang w:val="en-IN"/>
        </w:rPr>
        <w:t>: Uses AWS Cognito for user sign-in and token-based authorization.</w:t>
      </w:r>
    </w:p>
    <w:p w14:paraId="462A72EE" w14:textId="77777777" w:rsidR="007F1B0E" w:rsidRPr="007F1B0E" w:rsidRDefault="007F1B0E" w:rsidP="007F1B0E">
      <w:pPr>
        <w:pStyle w:val="NormalWeb"/>
        <w:numPr>
          <w:ilvl w:val="1"/>
          <w:numId w:val="99"/>
        </w:numPr>
        <w:jc w:val="both"/>
        <w:rPr>
          <w:sz w:val="28"/>
          <w:szCs w:val="28"/>
          <w:lang w:val="en-IN"/>
        </w:rPr>
      </w:pPr>
      <w:r w:rsidRPr="007F1B0E">
        <w:rPr>
          <w:b/>
          <w:bCs/>
          <w:sz w:val="28"/>
          <w:szCs w:val="28"/>
          <w:lang w:val="en-IN"/>
        </w:rPr>
        <w:t>Data Encryption</w:t>
      </w:r>
      <w:r w:rsidRPr="007F1B0E">
        <w:rPr>
          <w:sz w:val="28"/>
          <w:szCs w:val="28"/>
          <w:lang w:val="en-IN"/>
        </w:rPr>
        <w:t>:</w:t>
      </w:r>
    </w:p>
    <w:p w14:paraId="6587F411" w14:textId="77777777" w:rsidR="007F1B0E" w:rsidRPr="007F1B0E" w:rsidRDefault="007F1B0E" w:rsidP="007F1B0E">
      <w:pPr>
        <w:pStyle w:val="NormalWeb"/>
        <w:numPr>
          <w:ilvl w:val="2"/>
          <w:numId w:val="99"/>
        </w:numPr>
        <w:jc w:val="both"/>
        <w:rPr>
          <w:sz w:val="28"/>
          <w:szCs w:val="28"/>
          <w:lang w:val="en-IN"/>
        </w:rPr>
      </w:pPr>
      <w:r w:rsidRPr="007F1B0E">
        <w:rPr>
          <w:sz w:val="28"/>
          <w:szCs w:val="28"/>
          <w:lang w:val="en-IN"/>
        </w:rPr>
        <w:t>Encrypts data at rest (in AWS S3) using AWS KMS.</w:t>
      </w:r>
    </w:p>
    <w:p w14:paraId="2BAB27B0" w14:textId="77777777" w:rsidR="007F1B0E" w:rsidRPr="007F1B0E" w:rsidRDefault="007F1B0E" w:rsidP="007F1B0E">
      <w:pPr>
        <w:pStyle w:val="NormalWeb"/>
        <w:numPr>
          <w:ilvl w:val="2"/>
          <w:numId w:val="99"/>
        </w:numPr>
        <w:jc w:val="both"/>
        <w:rPr>
          <w:sz w:val="28"/>
          <w:szCs w:val="28"/>
          <w:lang w:val="en-IN"/>
        </w:rPr>
      </w:pPr>
      <w:r w:rsidRPr="007F1B0E">
        <w:rPr>
          <w:sz w:val="28"/>
          <w:szCs w:val="28"/>
          <w:lang w:val="en-IN"/>
        </w:rPr>
        <w:t>Secures data in transit using HTTPS.</w:t>
      </w:r>
    </w:p>
    <w:p w14:paraId="601E59E9" w14:textId="77777777" w:rsidR="007F1B0E" w:rsidRPr="007F1B0E" w:rsidRDefault="007F1B0E" w:rsidP="007F1B0E">
      <w:pPr>
        <w:pStyle w:val="NormalWeb"/>
        <w:numPr>
          <w:ilvl w:val="1"/>
          <w:numId w:val="99"/>
        </w:numPr>
        <w:jc w:val="both"/>
        <w:rPr>
          <w:sz w:val="28"/>
          <w:szCs w:val="28"/>
          <w:lang w:val="en-IN"/>
        </w:rPr>
      </w:pPr>
      <w:r w:rsidRPr="007F1B0E">
        <w:rPr>
          <w:b/>
          <w:bCs/>
          <w:sz w:val="28"/>
          <w:szCs w:val="28"/>
          <w:lang w:val="en-IN"/>
        </w:rPr>
        <w:t>Role-Based Access Control (RBAC)</w:t>
      </w:r>
      <w:r w:rsidRPr="007F1B0E">
        <w:rPr>
          <w:sz w:val="28"/>
          <w:szCs w:val="28"/>
          <w:lang w:val="en-IN"/>
        </w:rPr>
        <w:t>: Restricts access based on user roles.</w:t>
      </w:r>
    </w:p>
    <w:p w14:paraId="076C2AB9" w14:textId="77777777" w:rsidR="007F1B0E" w:rsidRPr="007F1B0E" w:rsidRDefault="007F1B0E" w:rsidP="007F1B0E">
      <w:pPr>
        <w:pStyle w:val="NormalWeb"/>
        <w:numPr>
          <w:ilvl w:val="0"/>
          <w:numId w:val="99"/>
        </w:numPr>
        <w:jc w:val="both"/>
        <w:rPr>
          <w:sz w:val="28"/>
          <w:szCs w:val="28"/>
          <w:lang w:val="en-IN"/>
        </w:rPr>
      </w:pPr>
      <w:r w:rsidRPr="007F1B0E">
        <w:rPr>
          <w:b/>
          <w:bCs/>
          <w:sz w:val="28"/>
          <w:szCs w:val="28"/>
          <w:lang w:val="en-IN"/>
        </w:rPr>
        <w:t>Technologies</w:t>
      </w:r>
      <w:r w:rsidRPr="007F1B0E">
        <w:rPr>
          <w:sz w:val="28"/>
          <w:szCs w:val="28"/>
          <w:lang w:val="en-IN"/>
        </w:rPr>
        <w:t>:</w:t>
      </w:r>
    </w:p>
    <w:p w14:paraId="5BAF9DF9" w14:textId="77777777" w:rsidR="007F1B0E" w:rsidRPr="007F1B0E" w:rsidRDefault="007F1B0E" w:rsidP="007F1B0E">
      <w:pPr>
        <w:pStyle w:val="NormalWeb"/>
        <w:numPr>
          <w:ilvl w:val="1"/>
          <w:numId w:val="99"/>
        </w:numPr>
        <w:jc w:val="both"/>
        <w:rPr>
          <w:sz w:val="28"/>
          <w:szCs w:val="28"/>
          <w:lang w:val="en-IN"/>
        </w:rPr>
      </w:pPr>
      <w:r w:rsidRPr="007F1B0E">
        <w:rPr>
          <w:sz w:val="28"/>
          <w:szCs w:val="28"/>
          <w:lang w:val="en-IN"/>
        </w:rPr>
        <w:t>AWS IAM (Identity and Access Management).</w:t>
      </w:r>
    </w:p>
    <w:p w14:paraId="2873C6E3" w14:textId="77777777" w:rsidR="007F1B0E" w:rsidRPr="007F1B0E" w:rsidRDefault="007F1B0E" w:rsidP="007F1B0E">
      <w:pPr>
        <w:pStyle w:val="NormalWeb"/>
        <w:jc w:val="both"/>
        <w:rPr>
          <w:sz w:val="28"/>
          <w:szCs w:val="28"/>
          <w:lang w:val="en-IN"/>
        </w:rPr>
      </w:pPr>
    </w:p>
    <w:p w14:paraId="02B578B9" w14:textId="77777777" w:rsidR="007F1B0E" w:rsidRPr="007F1B0E" w:rsidRDefault="007F1B0E" w:rsidP="007F1B0E">
      <w:pPr>
        <w:pStyle w:val="NormalWeb"/>
        <w:jc w:val="both"/>
        <w:rPr>
          <w:sz w:val="28"/>
          <w:szCs w:val="28"/>
        </w:rPr>
      </w:pPr>
    </w:p>
    <w:p w14:paraId="0291C4E4" w14:textId="77777777" w:rsidR="002B29D1" w:rsidRDefault="002B29D1" w:rsidP="002B29D1">
      <w:pPr>
        <w:pStyle w:val="NormalWeb"/>
      </w:pPr>
    </w:p>
    <w:p w14:paraId="23A684DB" w14:textId="77777777" w:rsidR="002B29D1" w:rsidRDefault="002B29D1" w:rsidP="002B29D1">
      <w:pPr>
        <w:pStyle w:val="NormalWeb"/>
      </w:pPr>
    </w:p>
    <w:p w14:paraId="41042E5C" w14:textId="77777777" w:rsidR="00EF1711" w:rsidRDefault="00EF1711" w:rsidP="002B29D1">
      <w:pPr>
        <w:pStyle w:val="NormalWeb"/>
      </w:pPr>
    </w:p>
    <w:p w14:paraId="5B3467FC" w14:textId="77777777" w:rsidR="00EF1711" w:rsidRDefault="00EF1711" w:rsidP="002B29D1">
      <w:pPr>
        <w:pStyle w:val="NormalWeb"/>
      </w:pPr>
    </w:p>
    <w:p w14:paraId="2661961D" w14:textId="77777777" w:rsidR="002B29D1" w:rsidRPr="002B29D1" w:rsidRDefault="002B29D1" w:rsidP="002B29D1">
      <w:pPr>
        <w:pStyle w:val="NormalWeb"/>
      </w:pPr>
    </w:p>
    <w:p w14:paraId="3D3D6C70" w14:textId="063FC7BD" w:rsidR="007E5AFE" w:rsidRPr="00606382" w:rsidRDefault="007F1B0E" w:rsidP="007F1B0E">
      <w:pPr>
        <w:spacing w:before="100" w:beforeAutospacing="1" w:after="100" w:afterAutospacing="1" w:line="240" w:lineRule="auto"/>
        <w:rPr>
          <w:rFonts w:ascii="Times New Roman" w:hAnsi="Times New Roman"/>
          <w:b/>
          <w:bCs/>
          <w:sz w:val="32"/>
          <w:szCs w:val="32"/>
          <w:u w:val="single"/>
        </w:rPr>
      </w:pPr>
      <w:r>
        <w:rPr>
          <w:rFonts w:ascii="Times New Roman" w:hAnsi="Times New Roman"/>
          <w:b/>
          <w:bCs/>
          <w:sz w:val="32"/>
          <w:szCs w:val="32"/>
        </w:rPr>
        <w:t xml:space="preserve">                                                 </w:t>
      </w:r>
      <w:r w:rsidR="00073EFB" w:rsidRPr="00606382">
        <w:rPr>
          <w:rFonts w:ascii="Times New Roman" w:hAnsi="Times New Roman"/>
          <w:b/>
          <w:bCs/>
          <w:sz w:val="32"/>
          <w:szCs w:val="32"/>
          <w:u w:val="single"/>
        </w:rPr>
        <w:t xml:space="preserve">5. </w:t>
      </w:r>
      <w:r w:rsidR="007E5AFE" w:rsidRPr="00606382">
        <w:rPr>
          <w:rFonts w:ascii="Times New Roman" w:hAnsi="Times New Roman"/>
          <w:b/>
          <w:bCs/>
          <w:sz w:val="32"/>
          <w:szCs w:val="32"/>
          <w:u w:val="single"/>
        </w:rPr>
        <w:t>Coding</w:t>
      </w:r>
    </w:p>
    <w:p w14:paraId="5B85D2DC" w14:textId="77777777" w:rsidR="007E5AFE" w:rsidRDefault="007E5AFE" w:rsidP="007E5AFE">
      <w:pPr>
        <w:spacing w:before="100" w:beforeAutospacing="1" w:after="100" w:afterAutospacing="1" w:line="240" w:lineRule="auto"/>
        <w:rPr>
          <w:rFonts w:ascii="Times New Roman" w:hAnsi="Times New Roman"/>
          <w:b/>
          <w:bCs/>
          <w:sz w:val="32"/>
          <w:szCs w:val="32"/>
        </w:rPr>
      </w:pPr>
    </w:p>
    <w:p w14:paraId="6844C50D"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from flask import Flask, request, render_template_string</w:t>
      </w:r>
    </w:p>
    <w:p w14:paraId="31486535"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import requests</w:t>
      </w:r>
    </w:p>
    <w:p w14:paraId="415F61CB"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import boto3</w:t>
      </w:r>
    </w:p>
    <w:p w14:paraId="033783CA"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from googletrans import Translator</w:t>
      </w:r>
    </w:p>
    <w:p w14:paraId="03C78419"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import os</w:t>
      </w:r>
    </w:p>
    <w:p w14:paraId="182370E7"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from huggingface_hub import hf_api</w:t>
      </w:r>
    </w:p>
    <w:p w14:paraId="22AF12C5"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2AA6BB8F"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app = Flask(__name__)</w:t>
      </w:r>
    </w:p>
    <w:p w14:paraId="233CB1DE" w14:textId="4FD1E408"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6A806052"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Hugging Face API URL and API Key</w:t>
      </w:r>
    </w:p>
    <w:p w14:paraId="59FC1F5A"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API_URL = "https://api-inference.huggingface.co/models/CompVis/stable-diffusion-v1-4"  # Replace with your selected model API URL</w:t>
      </w:r>
    </w:p>
    <w:p w14:paraId="384B994F"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HUGGINGFACE_API_KEY = os.getenv("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")  # Store in environment variables</w:t>
      </w:r>
    </w:p>
    <w:p w14:paraId="47454ED4"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api = hf_api.HfApi()</w:t>
      </w:r>
    </w:p>
    <w:p w14:paraId="48EE00C5"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api.set_access_token(token)</w:t>
      </w:r>
    </w:p>
    <w:p w14:paraId="6DA052AA"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3A904070"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if not HUGGINGFACE_API_KEY:</w:t>
      </w:r>
    </w:p>
    <w:p w14:paraId="4B04EC1E" w14:textId="35C16121"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raise</w:t>
      </w:r>
      <w:ins w:id="2" w:author="Microsoft Word" w:date="2025-01-07T11:41:00Z" w16du:dateUtc="2025-01-07T06:11:00Z">
        <w:r w:rsidR="007302F4">
          <w:rPr>
            <w:rFonts w:ascii="Times New Roman" w:hAnsi="Times New Roman"/>
            <w:sz w:val="28"/>
            <w:szCs w:val="28"/>
          </w:rPr>
          <w:t>-</w:t>
        </w:r>
      </w:ins>
      <w:r w:rsidRPr="00606382">
        <w:rPr>
          <w:rFonts w:ascii="Times New Roman" w:hAnsi="Times New Roman"/>
          <w:sz w:val="28"/>
          <w:szCs w:val="28"/>
        </w:rPr>
        <w:t>ValueError("Hugging</w:t>
      </w:r>
      <w:ins w:id="3" w:author="Microsoft Word" w:date="2025-01-07T11:41:00Z" w16du:dateUtc="2025-01-07T06:11:00Z">
        <w:r w:rsidR="007302F4">
          <w:rPr>
            <w:rFonts w:ascii="Times New Roman" w:hAnsi="Times New Roman"/>
            <w:sz w:val="28"/>
            <w:szCs w:val="28"/>
          </w:rPr>
          <w:t>-</w:t>
        </w:r>
      </w:ins>
      <w:r w:rsidRPr="00606382">
        <w:rPr>
          <w:rFonts w:ascii="Times New Roman" w:hAnsi="Times New Roman"/>
          <w:sz w:val="28"/>
          <w:szCs w:val="28"/>
        </w:rPr>
        <w:t>Face</w:t>
      </w:r>
      <w:ins w:id="4" w:author="Microsoft Word" w:date="2025-01-07T11:41:00Z" w16du:dateUtc="2025-01-07T06:11:00Z">
        <w:r w:rsidR="007302F4">
          <w:rPr>
            <w:rFonts w:ascii="Times New Roman" w:hAnsi="Times New Roman"/>
            <w:sz w:val="28"/>
            <w:szCs w:val="28"/>
          </w:rPr>
          <w:t>-</w:t>
        </w:r>
      </w:ins>
      <w:r w:rsidRPr="00606382">
        <w:rPr>
          <w:rFonts w:ascii="Times New Roman" w:hAnsi="Times New Roman"/>
          <w:sz w:val="28"/>
          <w:szCs w:val="28"/>
        </w:rPr>
        <w:t>API</w:t>
      </w:r>
      <w:ins w:id="5" w:author="Microsoft Word" w:date="2025-01-07T11:41:00Z" w16du:dateUtc="2025-01-07T06:11:00Z">
        <w:r w:rsidR="007302F4">
          <w:rPr>
            <w:rFonts w:ascii="Times New Roman" w:hAnsi="Times New Roman"/>
            <w:sz w:val="28"/>
            <w:szCs w:val="28"/>
          </w:rPr>
          <w:t>-</w:t>
        </w:r>
      </w:ins>
      <w:r w:rsidRPr="00606382">
        <w:rPr>
          <w:rFonts w:ascii="Times New Roman" w:hAnsi="Times New Roman"/>
          <w:sz w:val="28"/>
          <w:szCs w:val="28"/>
        </w:rPr>
        <w:t>Ke</w:t>
      </w:r>
      <w:r w:rsidR="007302F4">
        <w:rPr>
          <w:rFonts w:ascii="Times New Roman" w:hAnsi="Times New Roman"/>
          <w:sz w:val="28"/>
          <w:szCs w:val="28"/>
        </w:rPr>
        <w:t>y</w:t>
      </w:r>
      <w:ins w:id="6" w:author="Microsoft Word" w:date="2025-01-07T11:41:00Z" w16du:dateUtc="2025-01-07T06:11:00Z">
        <w:r w:rsidR="007302F4">
          <w:rPr>
            <w:rFonts w:ascii="Times New Roman" w:hAnsi="Times New Roman"/>
            <w:sz w:val="28"/>
            <w:szCs w:val="28"/>
          </w:rPr>
          <w:t>-</w:t>
        </w:r>
      </w:ins>
      <w:r w:rsidRPr="00606382">
        <w:rPr>
          <w:rFonts w:ascii="Times New Roman" w:hAnsi="Times New Roman"/>
          <w:sz w:val="28"/>
          <w:szCs w:val="28"/>
        </w:rPr>
        <w:t>not</w:t>
      </w:r>
      <w:ins w:id="7" w:author="Microsoft Word" w:date="2025-01-07T11:41:00Z" w16du:dateUtc="2025-01-07T06:11:00Z">
        <w:r w:rsidR="007302F4">
          <w:rPr>
            <w:rFonts w:ascii="Times New Roman" w:hAnsi="Times New Roman"/>
            <w:sz w:val="28"/>
            <w:szCs w:val="28"/>
          </w:rPr>
          <w:t>-</w:t>
        </w:r>
      </w:ins>
      <w:r w:rsidRPr="00606382">
        <w:rPr>
          <w:rFonts w:ascii="Times New Roman" w:hAnsi="Times New Roman"/>
          <w:sz w:val="28"/>
          <w:szCs w:val="28"/>
        </w:rPr>
        <w:t>found</w:t>
      </w:r>
      <w:del w:id="8" w:author="Microsoft Word" w:date="2025-01-07T11:41:00Z" w16du:dateUtc="2025-01-07T06:11:00Z">
        <w:r w:rsidRPr="00606382">
          <w:rPr>
            <w:rFonts w:ascii="Times New Roman" w:hAnsi="Times New Roman"/>
            <w:sz w:val="28"/>
            <w:szCs w:val="28"/>
          </w:rPr>
          <w:delText xml:space="preserve">. </w:delText>
        </w:r>
      </w:del>
      <w:ins w:id="9" w:author="Microsoft Word" w:date="2025-01-07T11:41:00Z" w16du:dateUtc="2025-01-07T06:11:00Z">
        <w:r w:rsidRPr="00606382">
          <w:rPr>
            <w:rFonts w:ascii="Times New Roman" w:hAnsi="Times New Roman"/>
            <w:sz w:val="28"/>
            <w:szCs w:val="28"/>
          </w:rPr>
          <w:t>.</w:t>
        </w:r>
        <w:r w:rsidR="007302F4">
          <w:rPr>
            <w:rFonts w:ascii="Times New Roman" w:hAnsi="Times New Roman"/>
            <w:sz w:val="28"/>
            <w:szCs w:val="28"/>
          </w:rPr>
          <w:t>-</w:t>
        </w:r>
      </w:ins>
      <w:r w:rsidRPr="00606382">
        <w:rPr>
          <w:rFonts w:ascii="Times New Roman" w:hAnsi="Times New Roman"/>
          <w:sz w:val="28"/>
          <w:szCs w:val="28"/>
        </w:rPr>
        <w:t>Set</w:t>
      </w:r>
      <w:ins w:id="10" w:author="Microsoft Word" w:date="2025-01-07T11:41:00Z" w16du:dateUtc="2025-01-07T06:11:00Z">
        <w:r w:rsidR="007302F4">
          <w:rPr>
            <w:rFonts w:ascii="Times New Roman" w:hAnsi="Times New Roman"/>
            <w:sz w:val="28"/>
            <w:szCs w:val="28"/>
          </w:rPr>
          <w:t>-</w:t>
        </w:r>
      </w:ins>
      <w:r w:rsidR="007302F4">
        <w:rPr>
          <w:rFonts w:ascii="Times New Roman" w:hAnsi="Times New Roman"/>
          <w:sz w:val="28"/>
          <w:szCs w:val="28"/>
        </w:rPr>
        <w:t>t</w:t>
      </w:r>
      <w:r w:rsidRPr="00606382">
        <w:rPr>
          <w:rFonts w:ascii="Times New Roman" w:hAnsi="Times New Roman"/>
          <w:sz w:val="28"/>
          <w:szCs w:val="28"/>
        </w:rPr>
        <w:t>he HUGGINGFACE_API_KEY environment variable.")</w:t>
      </w:r>
    </w:p>
    <w:p w14:paraId="16E3162A"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20D605E1"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headers = {</w:t>
      </w:r>
    </w:p>
    <w:p w14:paraId="4DAC3A31"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"Authorization": f"Bearer {HUGGINGFACE_API_KEY}"</w:t>
      </w:r>
    </w:p>
    <w:p w14:paraId="63413F24"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w:t>
      </w:r>
    </w:p>
    <w:p w14:paraId="59204402"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45DDEB33"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try:</w:t>
      </w:r>
    </w:p>
    <w:p w14:paraId="6D94E1A3"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response = requests.post(</w:t>
      </w:r>
    </w:p>
    <w:p w14:paraId="03A10974"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API_URL,</w:t>
      </w:r>
    </w:p>
    <w:p w14:paraId="53F45585"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headers=headers,</w:t>
      </w:r>
    </w:p>
    <w:p w14:paraId="5F81B9DD"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data = {</w:t>
      </w:r>
    </w:p>
    <w:p w14:paraId="0EC4385E"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"inputs": "A description of what you want to generate an image of",</w:t>
      </w:r>
    </w:p>
    <w:p w14:paraId="18B322E7"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"parameters": {</w:t>
      </w:r>
    </w:p>
    <w:p w14:paraId="2B4EA69A"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"num_images": 2</w:t>
      </w:r>
    </w:p>
    <w:p w14:paraId="035A1BA5"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w:t>
      </w:r>
    </w:p>
    <w:p w14:paraId="32E3372C"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w:t>
      </w:r>
    </w:p>
    <w:p w14:paraId="51C86F98"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w:t>
      </w:r>
    </w:p>
    <w:p w14:paraId="116E078B"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response.raise_for_status()</w:t>
      </w:r>
    </w:p>
    <w:p w14:paraId="4524137F"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print("Response JSON:", response.json())</w:t>
      </w:r>
    </w:p>
    <w:p w14:paraId="140CCB3A"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except requests.exceptions.HTTPError as e:</w:t>
      </w:r>
    </w:p>
    <w:p w14:paraId="49DD2C9D"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print("HTTPError:", e.response.status_code, e.response.text)</w:t>
      </w:r>
    </w:p>
    <w:p w14:paraId="450553E2"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except Exception as e:</w:t>
      </w:r>
    </w:p>
    <w:p w14:paraId="786FDE90"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print("Error:", str(e))</w:t>
      </w:r>
    </w:p>
    <w:p w14:paraId="76BA35DE"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60B173B7"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12B12D3E"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AWS S3 Configuration</w:t>
      </w:r>
    </w:p>
    <w:p w14:paraId="32215D5F"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AWS_ACCESS_KEY = os.getenv("AKIAT4GVRKB4FAU46RMN")  # Store in environment variables</w:t>
      </w:r>
    </w:p>
    <w:p w14:paraId="4507C1AE"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AWS_SECRET_KEY = os.getenv("vw8SIJ5fNzfaXohRFAp+7qyrH1eIe2afYR10Vt0M")  # Store in environment variables</w:t>
      </w:r>
    </w:p>
    <w:p w14:paraId="559E0494"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S3_BUCKET_NAME = "myawsbuc-1223"  # Replace with your bucket name</w:t>
      </w:r>
    </w:p>
    <w:p w14:paraId="2A228FD6"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0AF4D811"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if not AWS_ACCESS_KEY or not AWS_SECRET_KEY:</w:t>
      </w:r>
    </w:p>
    <w:p w14:paraId="6E11B70D"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raise ValueError("AWS credentials not found. Set the AWS_ACCESS_KEY_ID and AWS_SECRET_ACCESS_KEY environment variables.")</w:t>
      </w:r>
    </w:p>
    <w:p w14:paraId="38A85460"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2CB9BB05"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Initialize S3 client</w:t>
      </w:r>
    </w:p>
    <w:p w14:paraId="6C4887FB"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s3_client = boto3.client(</w:t>
      </w:r>
    </w:p>
    <w:p w14:paraId="359587DE"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"s3",</w:t>
      </w:r>
    </w:p>
    <w:p w14:paraId="448A27D7"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aws_access_key_id=AWS_ACCESS_KEY,</w:t>
      </w:r>
    </w:p>
    <w:p w14:paraId="032734EE"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aws_secret_access_key=AWS_SECRET_KEY</w:t>
      </w:r>
    </w:p>
    <w:p w14:paraId="12264F6D"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w:t>
      </w:r>
    </w:p>
    <w:p w14:paraId="62C1CE95"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401F0DA2"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Example token error check</w:t>
      </w:r>
    </w:p>
    <w:p w14:paraId="025AE216"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try:</w:t>
      </w:r>
    </w:p>
    <w:p w14:paraId="73A01E7C"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 Example API call to Hugging Face or S3 interaction for debugging</w:t>
      </w:r>
    </w:p>
    <w:p w14:paraId="60BE799A"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print("Testing S3 connection...")</w:t>
      </w:r>
    </w:p>
    <w:p w14:paraId="064BF1C6"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response = s3_client.list_buckets()</w:t>
      </w:r>
    </w:p>
    <w:p w14:paraId="2A86F0D4"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print("S3 Buckets:", response["Buckets"])</w:t>
      </w:r>
    </w:p>
    <w:p w14:paraId="15D1BBD3"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except Exception as e:</w:t>
      </w:r>
    </w:p>
    <w:p w14:paraId="2A1F5A15"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print("Error with token or credentials:", str(e))</w:t>
      </w:r>
    </w:p>
    <w:p w14:paraId="0FCF9599"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Initialize the Translator</w:t>
      </w:r>
    </w:p>
    <w:p w14:paraId="29AACA60"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translator = Translator()</w:t>
      </w:r>
    </w:p>
    <w:p w14:paraId="18229CC5"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02E4E785"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@app.route('/generate-image', methods=['GET', 'POST'])</w:t>
      </w:r>
    </w:p>
    <w:p w14:paraId="22928467"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def home():</w:t>
      </w:r>
    </w:p>
    <w:p w14:paraId="69EE27E7"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img_url = None</w:t>
      </w:r>
    </w:p>
    <w:p w14:paraId="707DBA82"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2268F527"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if request.method == 'POST':</w:t>
      </w:r>
    </w:p>
    <w:p w14:paraId="2F91B09C"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prompt = request.form['text']</w:t>
      </w:r>
    </w:p>
    <w:p w14:paraId="0331298A"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language = request.form['language']</w:t>
      </w:r>
    </w:p>
    <w:p w14:paraId="101356F2"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50FB4427"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 Translate the prompt to English if necessary</w:t>
      </w:r>
    </w:p>
    <w:p w14:paraId="52726C86"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try:</w:t>
      </w:r>
    </w:p>
    <w:p w14:paraId="0ABA4127"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if language != 'english':</w:t>
      </w:r>
    </w:p>
    <w:p w14:paraId="26621AEF"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translated = translator.translate(prompt, src=language, dest='en')</w:t>
      </w:r>
    </w:p>
    <w:p w14:paraId="1CB00B48"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prompt = translated.text</w:t>
      </w:r>
    </w:p>
    <w:p w14:paraId="28AD956F"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except Exception as e:</w:t>
      </w:r>
    </w:p>
    <w:p w14:paraId="264A99B8"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return f"Error in translation: {e}"</w:t>
      </w:r>
    </w:p>
    <w:p w14:paraId="16F7EBE2"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4020EDE1"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 Prepare the payload</w:t>
      </w:r>
    </w:p>
    <w:p w14:paraId="4A52B418"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payload = {"inputs": prompt}</w:t>
      </w:r>
    </w:p>
    <w:p w14:paraId="61D3D103"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16064732"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 Send the API request</w:t>
      </w:r>
    </w:p>
    <w:p w14:paraId="09E5FA3F"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try:</w:t>
      </w:r>
    </w:p>
    <w:p w14:paraId="56BDF563"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response = requests.post(API_URL, headers=headers, json=payload)</w:t>
      </w:r>
    </w:p>
    <w:p w14:paraId="507BC123"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36AD4451"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if response.status_code == 200:</w:t>
      </w:r>
    </w:p>
    <w:p w14:paraId="3022A0C8"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 Save the image locally</w:t>
      </w:r>
    </w:p>
    <w:p w14:paraId="3B7EEBD4"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image_filename = "generated_image.png"</w:t>
      </w:r>
    </w:p>
    <w:p w14:paraId="0F29EF52"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with open(image_filename, "wb") as f:</w:t>
      </w:r>
    </w:p>
    <w:p w14:paraId="56CEE552"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f.write(response.content)</w:t>
      </w:r>
    </w:p>
    <w:p w14:paraId="5A404E08"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6FFE818A"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 Upload the image to S3</w:t>
      </w:r>
    </w:p>
    <w:p w14:paraId="11BC75E9"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try:</w:t>
      </w:r>
    </w:p>
    <w:p w14:paraId="060418FB"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s3_key = f"generated_images/{image_filename}"</w:t>
      </w:r>
    </w:p>
    <w:p w14:paraId="663F0489"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s3_client.upload_file(image_filename, S3_BUCKET_NAME, s3_key)</w:t>
      </w:r>
    </w:p>
    <w:p w14:paraId="1A9DF42F"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img_url = f"https://{S3_BUCKET_NAME}.s3.amazonaws.com/{s3_key}"</w:t>
      </w:r>
    </w:p>
    <w:p w14:paraId="38AD5E94"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except Exception as e:</w:t>
      </w:r>
    </w:p>
    <w:p w14:paraId="6E1233BF"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return f"Failed to upload to S3: {e}"</w:t>
      </w:r>
    </w:p>
    <w:p w14:paraId="4B581A60"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0DF8B59C" w14:textId="77777777" w:rsidR="00606382" w:rsidRPr="00606382" w:rsidRDefault="00606382" w:rsidP="00F767BC">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return render_template_string(f"""</w:t>
      </w:r>
    </w:p>
    <w:p w14:paraId="195BE842" w14:textId="77777777" w:rsidR="00606382" w:rsidRPr="00606382" w:rsidRDefault="00606382" w:rsidP="00F767BC">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&lt;!DOCTYPE html&gt;</w:t>
      </w:r>
    </w:p>
    <w:p w14:paraId="75E9E37F" w14:textId="77777777" w:rsidR="00606382" w:rsidRPr="00606382" w:rsidRDefault="00606382" w:rsidP="00F767BC">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&lt;html lang="en"&gt;</w:t>
      </w:r>
    </w:p>
    <w:p w14:paraId="28C96FD5" w14:textId="77777777" w:rsidR="00606382" w:rsidRPr="00606382" w:rsidRDefault="00606382" w:rsidP="00F767BC">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&lt;head&gt;</w:t>
      </w:r>
    </w:p>
    <w:p w14:paraId="52D3F90C" w14:textId="77777777" w:rsidR="00606382" w:rsidRPr="00606382" w:rsidRDefault="00606382" w:rsidP="00F767BC">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&lt;meta charset="UTF-8"&gt;</w:t>
      </w:r>
    </w:p>
    <w:p w14:paraId="290623D1" w14:textId="77777777" w:rsidR="00606382" w:rsidRPr="00606382" w:rsidRDefault="00606382" w:rsidP="00F767BC">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&lt;meta name="viewport" content="width=device-width, initial-scale=1.0"&gt;</w:t>
      </w:r>
    </w:p>
    <w:p w14:paraId="6B98D653" w14:textId="77777777" w:rsidR="00606382" w:rsidRPr="00606382" w:rsidRDefault="00606382" w:rsidP="00F767BC">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&lt;title&gt;Text to Image Generator&lt;/title&gt;</w:t>
      </w:r>
    </w:p>
    <w:p w14:paraId="61632057" w14:textId="77777777" w:rsidR="00606382" w:rsidRPr="00606382" w:rsidRDefault="00606382" w:rsidP="00F767BC">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&lt;/head&gt;</w:t>
      </w:r>
    </w:p>
    <w:p w14:paraId="32DCA2EA" w14:textId="77777777" w:rsidR="00606382" w:rsidRPr="00606382" w:rsidRDefault="00606382" w:rsidP="00F767BC">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&lt;body&gt;</w:t>
      </w:r>
    </w:p>
    <w:p w14:paraId="5562C7C5" w14:textId="77777777" w:rsidR="00606382" w:rsidRPr="00606382" w:rsidRDefault="00606382" w:rsidP="00F767BC">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&lt;h2&gt;Image Generated Successfully!&lt;/h2&gt;</w:t>
      </w:r>
    </w:p>
    <w:p w14:paraId="4996A576" w14:textId="77777777" w:rsidR="00606382" w:rsidRPr="00606382" w:rsidRDefault="00606382" w:rsidP="00F767BC">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&lt;img src="{img_url}" alt="Generated Image" style="max-width:100%;"&gt;&lt;br&gt;</w:t>
      </w:r>
    </w:p>
    <w:p w14:paraId="335671FD" w14:textId="77777777" w:rsidR="00606382" w:rsidRPr="00606382" w:rsidRDefault="00606382" w:rsidP="00F767BC">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&lt;p&gt;Image saved to S3. &lt;a href="{img_url}" target="_blank"&gt;View in S3&lt;/a&gt;&lt;/p&gt;</w:t>
      </w:r>
    </w:p>
    <w:p w14:paraId="165FD3C0" w14:textId="77777777" w:rsidR="00606382" w:rsidRPr="00606382" w:rsidRDefault="00606382" w:rsidP="00F767BC">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&lt;a href="/"&gt;Generate Another Image&lt;/a&gt;</w:t>
      </w:r>
    </w:p>
    <w:p w14:paraId="754B223F" w14:textId="77777777" w:rsidR="00606382" w:rsidRPr="00606382" w:rsidRDefault="00606382" w:rsidP="00F767BC">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&lt;/body&gt;</w:t>
      </w:r>
    </w:p>
    <w:p w14:paraId="5E6DBF40" w14:textId="77777777" w:rsidR="00606382" w:rsidRPr="00606382" w:rsidRDefault="00606382" w:rsidP="00F767BC">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&lt;/html&gt;</w:t>
      </w:r>
    </w:p>
    <w:p w14:paraId="334ED789" w14:textId="77777777" w:rsidR="00606382" w:rsidRPr="00606382" w:rsidRDefault="00606382" w:rsidP="00F767BC">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w:t>
      </w:r>
    </w:p>
    <w:p w14:paraId="72AF8213" w14:textId="77777777" w:rsidR="00606382" w:rsidRPr="00606382" w:rsidRDefault="00606382" w:rsidP="00F767BC">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else:</w:t>
      </w:r>
    </w:p>
    <w:p w14:paraId="521E14E7" w14:textId="77777777" w:rsidR="00606382" w:rsidRPr="00606382" w:rsidRDefault="00606382" w:rsidP="00F767BC">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return f"Error: {response.status_code}, {response.text}"</w:t>
      </w:r>
    </w:p>
    <w:p w14:paraId="6714C173" w14:textId="77777777" w:rsidR="00606382" w:rsidRPr="00606382" w:rsidRDefault="00606382" w:rsidP="00F767BC">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except requests.exceptions.RequestException as e:</w:t>
      </w:r>
    </w:p>
    <w:p w14:paraId="224E4952" w14:textId="77777777" w:rsidR="00606382" w:rsidRPr="00606382" w:rsidRDefault="00606382" w:rsidP="00F767BC">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return f"Request failed: {e}"</w:t>
      </w:r>
    </w:p>
    <w:p w14:paraId="305FA1E3"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5FD245CC"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 Render the HTML template with the form</w:t>
      </w:r>
    </w:p>
    <w:p w14:paraId="20CC9620"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return render_template_string("""</w:t>
      </w:r>
    </w:p>
    <w:p w14:paraId="63A81C7E"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&lt;!DOCTYPE html&gt;</w:t>
      </w:r>
    </w:p>
    <w:p w14:paraId="435A09EE"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&lt;html lang="en"&gt;</w:t>
      </w:r>
    </w:p>
    <w:p w14:paraId="703BC879"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&lt;head&gt;</w:t>
      </w:r>
    </w:p>
    <w:p w14:paraId="4086C211"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&lt;meta charset="UTF-8"&gt;</w:t>
      </w:r>
    </w:p>
    <w:p w14:paraId="0CCFE69D"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&lt;meta name="viewport" content="width=device-width, initial-scale=1.0"&gt;</w:t>
      </w:r>
    </w:p>
    <w:p w14:paraId="1ECEBFBF"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&lt;title&gt;Text to Image Generator&lt;/title&gt;</w:t>
      </w:r>
    </w:p>
    <w:p w14:paraId="7C9ECA64"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&lt;style&gt;</w:t>
      </w:r>
    </w:p>
    <w:p w14:paraId="72C74D85"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 Background image and page styling */</w:t>
      </w:r>
    </w:p>
    <w:p w14:paraId="62F5D66F" w14:textId="77777777" w:rsidR="00606382" w:rsidRPr="0017421C" w:rsidRDefault="00606382" w:rsidP="00606382">
      <w:p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rPr>
        <w:t xml:space="preserve">        body {</w:t>
      </w:r>
    </w:p>
    <w:p w14:paraId="0C30488E"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font-family: baguet script, sans-serif;</w:t>
      </w:r>
    </w:p>
    <w:p w14:paraId="335C161A"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background: url('https://st5.depositphotos.com/2274151/65350/i/450/depositphotos_653505068-stock-photo-abstract-pastel-colors-smoke-background.jpg') no-repeat center center fixed;</w:t>
      </w:r>
    </w:p>
    <w:p w14:paraId="6EC8A4DB"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background-size: cover;</w:t>
      </w:r>
    </w:p>
    <w:p w14:paraId="2269555B"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height: 100vh;</w:t>
      </w:r>
    </w:p>
    <w:p w14:paraId="3DFC37D6"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display: flex;</w:t>
      </w:r>
    </w:p>
    <w:p w14:paraId="0FF6D3ED"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flex-direction: column;</w:t>
      </w:r>
    </w:p>
    <w:p w14:paraId="0B2CF402"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justify-content: center;</w:t>
      </w:r>
    </w:p>
    <w:p w14:paraId="56999A16"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align-items: center;</w:t>
      </w:r>
    </w:p>
    <w:p w14:paraId="5DB92205"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text-align: center;</w:t>
      </w:r>
    </w:p>
    <w:p w14:paraId="225B0677"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margin: 0;</w:t>
      </w:r>
    </w:p>
    <w:p w14:paraId="1913C53F"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w:t>
      </w:r>
    </w:p>
    <w:p w14:paraId="2682B657"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7F99E0C6"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 Header style */</w:t>
      </w:r>
    </w:p>
    <w:p w14:paraId="4D50FC79"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h1 {</w:t>
      </w:r>
    </w:p>
    <w:p w14:paraId="36F28134"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color: black;</w:t>
      </w:r>
    </w:p>
    <w:p w14:paraId="10537A2A"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font-size: 3em;</w:t>
      </w:r>
    </w:p>
    <w:p w14:paraId="6D8261AA"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margin-top: 20px;</w:t>
      </w:r>
    </w:p>
    <w:p w14:paraId="3DE9B0BE"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w:t>
      </w:r>
    </w:p>
    <w:p w14:paraId="492E37C6"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0D1E7D1A"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 Form container */</w:t>
      </w:r>
    </w:p>
    <w:p w14:paraId="65B1FD93"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.form-container {</w:t>
      </w:r>
    </w:p>
    <w:p w14:paraId="7859D3E7"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background-color: golden; /* semi-transparent background */</w:t>
      </w:r>
    </w:p>
    <w:p w14:paraId="29234D84"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padding: 20px;</w:t>
      </w:r>
    </w:p>
    <w:p w14:paraId="4A617986"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border-radius: 8px;</w:t>
      </w:r>
    </w:p>
    <w:p w14:paraId="187FE8D7"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box-shadow: 0 0 10px rgba(0, 0, 0, 0.1);</w:t>
      </w:r>
    </w:p>
    <w:p w14:paraId="7E144DCD"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width: 400px;</w:t>
      </w:r>
    </w:p>
    <w:p w14:paraId="6BF9BF89"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text-align: center;</w:t>
      </w:r>
    </w:p>
    <w:p w14:paraId="6735D398"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w:t>
      </w:r>
    </w:p>
    <w:p w14:paraId="17034C8E"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749CB15C"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 Input fields and select dropdown */</w:t>
      </w:r>
    </w:p>
    <w:p w14:paraId="3A4D0517"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input[type="text"], select {</w:t>
      </w:r>
    </w:p>
    <w:p w14:paraId="37C92823"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padding: 10px;</w:t>
      </w:r>
    </w:p>
    <w:p w14:paraId="3B1585F4"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width: 100%;</w:t>
      </w:r>
    </w:p>
    <w:p w14:paraId="43C0C72B"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margin-bottom: 20px;</w:t>
      </w:r>
    </w:p>
    <w:p w14:paraId="55A59B2E"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border-radius: 4px;</w:t>
      </w:r>
    </w:p>
    <w:p w14:paraId="4D3F1664"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border: 1px solid #ddd;</w:t>
      </w:r>
    </w:p>
    <w:p w14:paraId="084ADCA3"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font-size: 1em;</w:t>
      </w:r>
    </w:p>
    <w:p w14:paraId="3AFF18AE"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text-align: center;  /* Center the text in the input field */</w:t>
      </w:r>
    </w:p>
    <w:p w14:paraId="67629F47"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w:t>
      </w:r>
    </w:p>
    <w:p w14:paraId="4D855F5A"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10A7E381"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input[type="text"] {</w:t>
      </w:r>
    </w:p>
    <w:p w14:paraId="13CF7D3E"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background-color: white; /* Remove background color */</w:t>
      </w:r>
    </w:p>
    <w:p w14:paraId="1A0481E7"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w:t>
      </w:r>
    </w:p>
    <w:p w14:paraId="39F82E3F"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0112EAA0"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 Submit button */</w:t>
      </w:r>
    </w:p>
    <w:p w14:paraId="4DBFB765"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button {</w:t>
      </w:r>
    </w:p>
    <w:p w14:paraId="4EEB6B2B"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padding: 12px 30px;</w:t>
      </w:r>
    </w:p>
    <w:p w14:paraId="387B2EE2"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background-color: white;</w:t>
      </w:r>
    </w:p>
    <w:p w14:paraId="68C25AE8"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color: black;</w:t>
      </w:r>
    </w:p>
    <w:p w14:paraId="03266913"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border: none;</w:t>
      </w:r>
    </w:p>
    <w:p w14:paraId="7399BBDD"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border-radius: 4px;</w:t>
      </w:r>
    </w:p>
    <w:p w14:paraId="6BC915CE"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cursor: pointer;</w:t>
      </w:r>
    </w:p>
    <w:p w14:paraId="1C566ECF"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font-size: 1.2em;</w:t>
      </w:r>
    </w:p>
    <w:p w14:paraId="3AE5AF20"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w:t>
      </w:r>
    </w:p>
    <w:p w14:paraId="187C33BF"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6FD9E70C"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button:hover {</w:t>
      </w:r>
    </w:p>
    <w:p w14:paraId="1581AE33"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background-color: white;</w:t>
      </w:r>
    </w:p>
    <w:p w14:paraId="2B04914D"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w:t>
      </w:r>
    </w:p>
    <w:p w14:paraId="69470858"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6517FBD9"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 Generated image section */</w:t>
      </w:r>
    </w:p>
    <w:p w14:paraId="6425928A"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.generated-image {</w:t>
      </w:r>
    </w:p>
    <w:p w14:paraId="1073A8C1"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margin-top: 20px;</w:t>
      </w:r>
    </w:p>
    <w:p w14:paraId="401DA7D0"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w:t>
      </w:r>
    </w:p>
    <w:p w14:paraId="4CBBBD24"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5953DB1A"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.generated-image img {</w:t>
      </w:r>
    </w:p>
    <w:p w14:paraId="01096A29"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max-width: 100%;</w:t>
      </w:r>
    </w:p>
    <w:p w14:paraId="613A6815"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border-radius: 8px;</w:t>
      </w:r>
    </w:p>
    <w:p w14:paraId="18B7C885"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margin-top: 20px;</w:t>
      </w:r>
    </w:p>
    <w:p w14:paraId="5D9461EB"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w:t>
      </w:r>
    </w:p>
    <w:p w14:paraId="207D58C7"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03C38D0F"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 Responsive design for mobile */</w:t>
      </w:r>
    </w:p>
    <w:p w14:paraId="000725DC"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@media (max-width: 768px) {</w:t>
      </w:r>
    </w:p>
    <w:p w14:paraId="2D441F3F"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.form-container {</w:t>
      </w:r>
    </w:p>
    <w:p w14:paraId="296F81D1"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width: 90%;</w:t>
      </w:r>
    </w:p>
    <w:p w14:paraId="35D3EC71"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w:t>
      </w:r>
    </w:p>
    <w:p w14:paraId="1E2289C3"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h1 {</w:t>
      </w:r>
    </w:p>
    <w:p w14:paraId="2E0BC818"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font-size: 2em;</w:t>
      </w:r>
    </w:p>
    <w:p w14:paraId="15081AC9"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w:t>
      </w:r>
    </w:p>
    <w:p w14:paraId="72F8513B"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w:t>
      </w:r>
    </w:p>
    <w:p w14:paraId="3B5137D3"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&lt;/style&gt;</w:t>
      </w:r>
    </w:p>
    <w:p w14:paraId="35D76901"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&lt;/head&gt;</w:t>
      </w:r>
    </w:p>
    <w:p w14:paraId="23E40C8E"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&lt;body&gt;</w:t>
      </w:r>
    </w:p>
    <w:p w14:paraId="7EC2581B"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00BB10AE"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&lt;h1&gt;Text to Image Generator&lt;/h1&gt;</w:t>
      </w:r>
    </w:p>
    <w:p w14:paraId="237B82E8"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w:t>
      </w:r>
    </w:p>
    <w:p w14:paraId="5459D1C0"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&lt;div class="form-container"&gt;</w:t>
      </w:r>
    </w:p>
    <w:p w14:paraId="14D0A56E"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&lt;form action="/" method="POST"&gt;</w:t>
      </w:r>
    </w:p>
    <w:p w14:paraId="236733B2"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&lt;label for="text"&gt;Enter Prompt:&lt;/label&gt;&lt;br&gt;</w:t>
      </w:r>
    </w:p>
    <w:p w14:paraId="4936F91F"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&lt;input type="text" id="text" name="text" required&gt;&lt;br&gt;&lt;br&gt;</w:t>
      </w:r>
    </w:p>
    <w:p w14:paraId="5D0002B6"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6474E1E6"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&lt;label for="language"&gt;Select Language:&lt;/label&gt;&lt;br&gt;</w:t>
      </w:r>
    </w:p>
    <w:p w14:paraId="730B0FF7"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&lt;select id="language" name="language" required&gt;</w:t>
      </w:r>
    </w:p>
    <w:p w14:paraId="0A7067A7"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&lt;option value="english"&gt;English&lt;/option&gt;</w:t>
      </w:r>
    </w:p>
    <w:p w14:paraId="15451AF5"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&lt;option value="kn"&gt;Kannada&lt;/option&gt;</w:t>
      </w:r>
    </w:p>
    <w:p w14:paraId="1727DFB4"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&lt;option value="ta"&gt;Tamil&lt;/option&gt;</w:t>
      </w:r>
    </w:p>
    <w:p w14:paraId="6FBDC6CB"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&lt;option value="te"&gt;Telugu&lt;/option&gt;</w:t>
      </w:r>
    </w:p>
    <w:p w14:paraId="5E8041BF"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&lt;/select&gt;&lt;br&gt;&lt;br&gt;</w:t>
      </w:r>
    </w:p>
    <w:p w14:paraId="79671AB8"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0378F8FD"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&lt;button type="submit"&gt;Generate Image&lt;/button&gt;</w:t>
      </w:r>
    </w:p>
    <w:p w14:paraId="52F4A400"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&lt;/form&gt;</w:t>
      </w:r>
    </w:p>
    <w:p w14:paraId="0E4486A5"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&lt;/div&gt;</w:t>
      </w:r>
    </w:p>
    <w:p w14:paraId="75EE17F8"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p>
    <w:p w14:paraId="4A1A6F7E"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 if img_url %}</w:t>
      </w:r>
    </w:p>
    <w:p w14:paraId="73340BEA"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&lt;div class="generated-image"&gt;</w:t>
      </w:r>
    </w:p>
    <w:p w14:paraId="2EB9F35D"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&lt;h2&gt;Generated Image:&lt;/h2&gt;</w:t>
      </w:r>
    </w:p>
    <w:p w14:paraId="2EBA0B3B"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&lt;img src="{{ img_url }}" alt="Generated Image"&gt;</w:t>
      </w:r>
    </w:p>
    <w:p w14:paraId="324DA51C"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&lt;/div&gt;</w:t>
      </w:r>
    </w:p>
    <w:p w14:paraId="67C3F25E"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 endif %}</w:t>
      </w:r>
    </w:p>
    <w:p w14:paraId="63360020"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w:t>
      </w:r>
    </w:p>
    <w:p w14:paraId="29AFAEC2"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&lt;/body&gt;</w:t>
      </w:r>
    </w:p>
    <w:p w14:paraId="53D007DD"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&lt;/html&gt;</w:t>
      </w:r>
    </w:p>
    <w:p w14:paraId="6ECA9CBF"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w:t>
      </w:r>
    </w:p>
    <w:p w14:paraId="6DEC4811"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if __name__ == '__main__':</w:t>
      </w:r>
    </w:p>
    <w:p w14:paraId="1C95979C"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rPr>
      </w:pPr>
      <w:r w:rsidRPr="00606382">
        <w:rPr>
          <w:rFonts w:ascii="Times New Roman" w:hAnsi="Times New Roman"/>
          <w:sz w:val="28"/>
          <w:szCs w:val="28"/>
        </w:rPr>
        <w:t xml:space="preserve">    app.run(app.run(host='0.0.0.0', port=8000, debug=True)</w:t>
      </w:r>
    </w:p>
    <w:p w14:paraId="31E5F0A6" w14:textId="77777777" w:rsidR="00606382" w:rsidRPr="00606382" w:rsidRDefault="00606382" w:rsidP="00606382">
      <w:pPr>
        <w:spacing w:before="100" w:beforeAutospacing="1" w:after="100" w:afterAutospacing="1" w:line="240" w:lineRule="auto"/>
        <w:rPr>
          <w:rFonts w:ascii="Times New Roman" w:hAnsi="Times New Roman"/>
          <w:sz w:val="24"/>
          <w:szCs w:val="24"/>
        </w:rPr>
      </w:pPr>
    </w:p>
    <w:p w14:paraId="105C3095" w14:textId="77777777" w:rsidR="007F1B0E" w:rsidRDefault="00606382" w:rsidP="00606382">
      <w:pPr>
        <w:pStyle w:val="ListParagraph"/>
        <w:spacing w:before="100" w:beforeAutospacing="1" w:after="100" w:afterAutospacing="1" w:line="240" w:lineRule="auto"/>
        <w:rPr>
          <w:rFonts w:ascii="Times New Roman" w:hAnsi="Times New Roman"/>
          <w:b/>
          <w:bCs/>
          <w:sz w:val="32"/>
          <w:szCs w:val="32"/>
        </w:rPr>
      </w:pPr>
      <w:r>
        <w:rPr>
          <w:rFonts w:ascii="Times New Roman" w:hAnsi="Times New Roman"/>
          <w:b/>
          <w:bCs/>
          <w:sz w:val="32"/>
          <w:szCs w:val="32"/>
        </w:rPr>
        <w:t xml:space="preserve">                          </w:t>
      </w:r>
    </w:p>
    <w:p w14:paraId="63F82D1D" w14:textId="77777777" w:rsidR="007F1B0E" w:rsidRDefault="007F1B0E" w:rsidP="00606382">
      <w:pPr>
        <w:pStyle w:val="ListParagraph"/>
        <w:spacing w:before="100" w:beforeAutospacing="1" w:after="100" w:afterAutospacing="1" w:line="240" w:lineRule="auto"/>
        <w:rPr>
          <w:rFonts w:ascii="Times New Roman" w:hAnsi="Times New Roman"/>
          <w:b/>
          <w:bCs/>
          <w:sz w:val="32"/>
          <w:szCs w:val="32"/>
        </w:rPr>
      </w:pPr>
    </w:p>
    <w:p w14:paraId="4AC0522E" w14:textId="77777777" w:rsidR="007F1B0E" w:rsidRDefault="007F1B0E" w:rsidP="00606382">
      <w:pPr>
        <w:pStyle w:val="ListParagraph"/>
        <w:spacing w:before="100" w:beforeAutospacing="1" w:after="100" w:afterAutospacing="1" w:line="240" w:lineRule="auto"/>
        <w:rPr>
          <w:rFonts w:ascii="Times New Roman" w:hAnsi="Times New Roman"/>
          <w:b/>
          <w:bCs/>
          <w:sz w:val="32"/>
          <w:szCs w:val="32"/>
        </w:rPr>
      </w:pPr>
    </w:p>
    <w:p w14:paraId="3C9EC8CA" w14:textId="77777777" w:rsidR="007F1B0E" w:rsidRDefault="007F1B0E" w:rsidP="00606382">
      <w:pPr>
        <w:pStyle w:val="ListParagraph"/>
        <w:spacing w:before="100" w:beforeAutospacing="1" w:after="100" w:afterAutospacing="1" w:line="240" w:lineRule="auto"/>
        <w:rPr>
          <w:rFonts w:ascii="Times New Roman" w:hAnsi="Times New Roman"/>
          <w:b/>
          <w:bCs/>
          <w:sz w:val="32"/>
          <w:szCs w:val="32"/>
        </w:rPr>
      </w:pPr>
    </w:p>
    <w:p w14:paraId="6A61EABD" w14:textId="77777777" w:rsidR="007F1B0E" w:rsidRDefault="007F1B0E" w:rsidP="00606382">
      <w:pPr>
        <w:pStyle w:val="ListParagraph"/>
        <w:spacing w:before="100" w:beforeAutospacing="1" w:after="100" w:afterAutospacing="1" w:line="240" w:lineRule="auto"/>
        <w:rPr>
          <w:rFonts w:ascii="Times New Roman" w:hAnsi="Times New Roman"/>
          <w:b/>
          <w:bCs/>
          <w:sz w:val="32"/>
          <w:szCs w:val="32"/>
        </w:rPr>
      </w:pPr>
    </w:p>
    <w:p w14:paraId="36D8297F" w14:textId="5D76A54B" w:rsidR="00B877A1" w:rsidRPr="00606382" w:rsidRDefault="007F1B0E" w:rsidP="00606382">
      <w:pPr>
        <w:pStyle w:val="ListParagraph"/>
        <w:spacing w:before="100" w:beforeAutospacing="1" w:after="100" w:afterAutospacing="1" w:line="240" w:lineRule="auto"/>
        <w:rPr>
          <w:rFonts w:ascii="Times New Roman" w:hAnsi="Times New Roman"/>
          <w:b/>
          <w:bCs/>
          <w:sz w:val="32"/>
          <w:szCs w:val="32"/>
          <w:u w:val="single"/>
        </w:rPr>
      </w:pPr>
      <w:r>
        <w:rPr>
          <w:rFonts w:ascii="Times New Roman" w:hAnsi="Times New Roman"/>
          <w:b/>
          <w:bCs/>
          <w:sz w:val="32"/>
          <w:szCs w:val="32"/>
        </w:rPr>
        <w:t xml:space="preserve">                              </w:t>
      </w:r>
      <w:r>
        <w:rPr>
          <w:rFonts w:ascii="Times New Roman" w:hAnsi="Times New Roman"/>
          <w:b/>
          <w:bCs/>
          <w:sz w:val="32"/>
          <w:szCs w:val="32"/>
          <w:u w:val="single"/>
        </w:rPr>
        <w:t>6</w:t>
      </w:r>
      <w:r w:rsidR="00606382">
        <w:rPr>
          <w:rFonts w:ascii="Times New Roman" w:hAnsi="Times New Roman"/>
          <w:b/>
          <w:bCs/>
          <w:sz w:val="32"/>
          <w:szCs w:val="32"/>
          <w:u w:val="single"/>
        </w:rPr>
        <w:t>.</w:t>
      </w:r>
      <w:r w:rsidR="00B877A1" w:rsidRPr="00606382">
        <w:rPr>
          <w:rFonts w:ascii="Times New Roman" w:hAnsi="Times New Roman"/>
          <w:b/>
          <w:bCs/>
          <w:sz w:val="32"/>
          <w:szCs w:val="32"/>
          <w:u w:val="single"/>
        </w:rPr>
        <w:t>Software Testing</w:t>
      </w:r>
    </w:p>
    <w:p w14:paraId="016DD745" w14:textId="77777777" w:rsidR="00606382" w:rsidRPr="00606382" w:rsidRDefault="00606382" w:rsidP="00606382">
      <w:pPr>
        <w:pStyle w:val="ListParagraph"/>
        <w:spacing w:before="100" w:beforeAutospacing="1" w:after="100" w:afterAutospacing="1" w:line="240" w:lineRule="auto"/>
        <w:rPr>
          <w:rFonts w:ascii="Times New Roman" w:hAnsi="Times New Roman"/>
          <w:b/>
          <w:bCs/>
          <w:sz w:val="32"/>
          <w:szCs w:val="32"/>
          <w:u w:val="single"/>
        </w:rPr>
      </w:pPr>
    </w:p>
    <w:p w14:paraId="5166A450" w14:textId="77777777" w:rsidR="00606382" w:rsidRPr="00606382" w:rsidRDefault="00606382" w:rsidP="00F767BC">
      <w:pPr>
        <w:jc w:val="both"/>
        <w:rPr>
          <w:rFonts w:ascii="Times New Roman" w:hAnsi="Times New Roman"/>
          <w:sz w:val="28"/>
          <w:szCs w:val="28"/>
        </w:rPr>
      </w:pPr>
      <w:r w:rsidRPr="00606382">
        <w:rPr>
          <w:rFonts w:ascii="Times New Roman" w:hAnsi="Times New Roman"/>
          <w:sz w:val="28"/>
          <w:szCs w:val="28"/>
        </w:rPr>
        <w:t xml:space="preserve">Software testing ensures that the Multi-Language Text-to-Image Generator functions as intended, meets the defined requirements, and performs efficiently under various conditions. The testing process involves validating both functional and non-functional aspects of the system. </w:t>
      </w:r>
    </w:p>
    <w:p w14:paraId="3DB00DC2" w14:textId="41FA87BF" w:rsidR="00606382" w:rsidRPr="00606382" w:rsidRDefault="00606382" w:rsidP="00F767BC">
      <w:pPr>
        <w:pStyle w:val="ListParagraph"/>
        <w:numPr>
          <w:ilvl w:val="0"/>
          <w:numId w:val="34"/>
        </w:numPr>
        <w:jc w:val="both"/>
        <w:rPr>
          <w:rFonts w:ascii="Times New Roman" w:hAnsi="Times New Roman"/>
          <w:sz w:val="28"/>
          <w:szCs w:val="28"/>
          <w:lang w:val="en-IN"/>
        </w:rPr>
      </w:pPr>
      <w:r w:rsidRPr="00606382">
        <w:rPr>
          <w:rFonts w:ascii="Times New Roman" w:hAnsi="Times New Roman"/>
          <w:sz w:val="28"/>
          <w:szCs w:val="28"/>
          <w:lang w:val="en-IN"/>
        </w:rPr>
        <w:t>Ensure that the system generates accurate images from textual descriptions.</w:t>
      </w:r>
    </w:p>
    <w:p w14:paraId="260CAFCF" w14:textId="0D380B39" w:rsidR="00606382" w:rsidRPr="00606382" w:rsidRDefault="00606382" w:rsidP="00F767BC">
      <w:pPr>
        <w:pStyle w:val="ListParagraph"/>
        <w:numPr>
          <w:ilvl w:val="0"/>
          <w:numId w:val="34"/>
        </w:numPr>
        <w:jc w:val="both"/>
        <w:rPr>
          <w:rFonts w:ascii="Times New Roman" w:hAnsi="Times New Roman"/>
          <w:sz w:val="28"/>
          <w:szCs w:val="28"/>
          <w:lang w:val="en-IN"/>
        </w:rPr>
      </w:pPr>
      <w:r w:rsidRPr="00606382">
        <w:rPr>
          <w:rFonts w:ascii="Times New Roman" w:hAnsi="Times New Roman"/>
          <w:sz w:val="28"/>
          <w:szCs w:val="28"/>
          <w:lang w:val="en-IN"/>
        </w:rPr>
        <w:t>Validate multi-language support, ensuring compatibility and correctness across supported languages.</w:t>
      </w:r>
    </w:p>
    <w:p w14:paraId="4FC153FE" w14:textId="14A602CC" w:rsidR="00606382" w:rsidRPr="00606382" w:rsidRDefault="00606382" w:rsidP="00F767BC">
      <w:pPr>
        <w:pStyle w:val="ListParagraph"/>
        <w:numPr>
          <w:ilvl w:val="0"/>
          <w:numId w:val="34"/>
        </w:numPr>
        <w:jc w:val="both"/>
        <w:rPr>
          <w:rFonts w:ascii="Times New Roman" w:hAnsi="Times New Roman"/>
          <w:sz w:val="28"/>
          <w:szCs w:val="28"/>
          <w:lang w:val="en-IN"/>
        </w:rPr>
      </w:pPr>
      <w:r w:rsidRPr="00606382">
        <w:rPr>
          <w:rFonts w:ascii="Times New Roman" w:hAnsi="Times New Roman"/>
          <w:sz w:val="28"/>
          <w:szCs w:val="28"/>
          <w:lang w:val="en-IN"/>
        </w:rPr>
        <w:t>Confirm the smooth integration of components like AWS S3, Flask, and the machine learning model.</w:t>
      </w:r>
    </w:p>
    <w:p w14:paraId="2F5934F4" w14:textId="52A477AC" w:rsidR="00606382" w:rsidRPr="00606382" w:rsidRDefault="00606382" w:rsidP="00F767BC">
      <w:pPr>
        <w:pStyle w:val="ListParagraph"/>
        <w:numPr>
          <w:ilvl w:val="0"/>
          <w:numId w:val="34"/>
        </w:numPr>
        <w:jc w:val="both"/>
        <w:rPr>
          <w:rFonts w:ascii="Times New Roman" w:hAnsi="Times New Roman"/>
          <w:sz w:val="28"/>
          <w:szCs w:val="28"/>
        </w:rPr>
      </w:pPr>
      <w:r w:rsidRPr="00606382">
        <w:rPr>
          <w:rFonts w:ascii="Times New Roman" w:hAnsi="Times New Roman"/>
          <w:sz w:val="28"/>
          <w:szCs w:val="28"/>
          <w:lang w:val="en-IN"/>
        </w:rPr>
        <w:t>Test the system’s usability, performance, and security.</w:t>
      </w:r>
    </w:p>
    <w:p w14:paraId="4D4A1D9B" w14:textId="1DAB5849" w:rsidR="00424108" w:rsidRPr="00606382" w:rsidRDefault="00424108" w:rsidP="00F767BC">
      <w:pPr>
        <w:jc w:val="both"/>
        <w:rPr>
          <w:rFonts w:ascii="Times New Roman" w:hAnsi="Times New Roman"/>
          <w:b/>
          <w:bCs/>
          <w:sz w:val="28"/>
          <w:szCs w:val="28"/>
          <w:u w:val="single"/>
        </w:rPr>
      </w:pPr>
      <w:r w:rsidRPr="00606382">
        <w:rPr>
          <w:rFonts w:ascii="Times New Roman" w:hAnsi="Times New Roman"/>
          <w:b/>
          <w:bCs/>
          <w:sz w:val="28"/>
          <w:szCs w:val="28"/>
          <w:u w:val="single"/>
        </w:rPr>
        <w:t>Integration Testing</w:t>
      </w:r>
    </w:p>
    <w:p w14:paraId="2F6BE231" w14:textId="77777777" w:rsidR="00606382" w:rsidRPr="00606382" w:rsidRDefault="00606382" w:rsidP="00F767BC">
      <w:pPr>
        <w:spacing w:before="100" w:beforeAutospacing="1" w:after="100" w:afterAutospacing="1" w:line="240" w:lineRule="auto"/>
        <w:ind w:left="360"/>
        <w:jc w:val="both"/>
        <w:rPr>
          <w:rFonts w:ascii="Times New Roman" w:hAnsi="Times New Roman"/>
          <w:sz w:val="28"/>
          <w:szCs w:val="28"/>
        </w:rPr>
      </w:pPr>
      <w:r w:rsidRPr="00606382">
        <w:rPr>
          <w:rFonts w:ascii="Times New Roman" w:hAnsi="Times New Roman"/>
          <w:b/>
          <w:bCs/>
          <w:sz w:val="28"/>
          <w:szCs w:val="28"/>
        </w:rPr>
        <w:t>Integration Testing</w:t>
      </w:r>
      <w:r w:rsidRPr="00606382">
        <w:rPr>
          <w:rFonts w:ascii="Times New Roman" w:hAnsi="Times New Roman"/>
          <w:sz w:val="28"/>
          <w:szCs w:val="28"/>
        </w:rPr>
        <w:t xml:space="preserve"> focuses on verifying the interaction between different modules or components of the system to ensure they work together seamlessly. For the </w:t>
      </w:r>
      <w:r w:rsidRPr="00606382">
        <w:rPr>
          <w:rFonts w:ascii="Times New Roman" w:hAnsi="Times New Roman"/>
          <w:b/>
          <w:bCs/>
          <w:sz w:val="28"/>
          <w:szCs w:val="28"/>
        </w:rPr>
        <w:t>Multi-Language Text-to-Image Generator</w:t>
      </w:r>
      <w:r w:rsidRPr="00606382">
        <w:rPr>
          <w:rFonts w:ascii="Times New Roman" w:hAnsi="Times New Roman"/>
          <w:sz w:val="28"/>
          <w:szCs w:val="28"/>
        </w:rPr>
        <w:t xml:space="preserve">, integration testing ensures that all interconnected components function as expected, including the frontend, backend, machine learning model, and AWS services. </w:t>
      </w:r>
    </w:p>
    <w:p w14:paraId="4CB44A3E" w14:textId="2B8F78F8" w:rsidR="00424108" w:rsidRPr="00424108" w:rsidRDefault="00424108" w:rsidP="00F767BC">
      <w:pPr>
        <w:spacing w:before="100" w:beforeAutospacing="1" w:after="100" w:afterAutospacing="1" w:line="240" w:lineRule="auto"/>
        <w:jc w:val="both"/>
        <w:rPr>
          <w:rFonts w:ascii="Times New Roman" w:hAnsi="Times New Roman"/>
          <w:sz w:val="24"/>
          <w:szCs w:val="24"/>
        </w:rPr>
      </w:pPr>
    </w:p>
    <w:p w14:paraId="473CEBC8" w14:textId="0BF05D18" w:rsidR="00606382" w:rsidRDefault="00606382" w:rsidP="00F767BC">
      <w:pPr>
        <w:jc w:val="both"/>
        <w:rPr>
          <w:rFonts w:ascii="Times New Roman" w:hAnsi="Times New Roman"/>
          <w:b/>
          <w:bCs/>
          <w:sz w:val="28"/>
          <w:szCs w:val="28"/>
          <w:u w:val="single"/>
          <w:lang w:val="en-IN"/>
        </w:rPr>
      </w:pPr>
      <w:r w:rsidRPr="00606382">
        <w:rPr>
          <w:rFonts w:ascii="Times New Roman" w:hAnsi="Times New Roman"/>
          <w:b/>
          <w:bCs/>
          <w:sz w:val="28"/>
          <w:szCs w:val="28"/>
          <w:u w:val="single"/>
          <w:lang w:val="en-IN"/>
        </w:rPr>
        <w:t>Objectives of Integration Testing</w:t>
      </w:r>
      <w:r>
        <w:rPr>
          <w:rFonts w:ascii="Times New Roman" w:hAnsi="Times New Roman"/>
          <w:b/>
          <w:bCs/>
          <w:sz w:val="28"/>
          <w:szCs w:val="28"/>
          <w:u w:val="single"/>
          <w:lang w:val="en-IN"/>
        </w:rPr>
        <w:t>:</w:t>
      </w:r>
    </w:p>
    <w:p w14:paraId="143F3E9B" w14:textId="77777777" w:rsidR="00606382" w:rsidRPr="00FB0DCE" w:rsidRDefault="00606382" w:rsidP="00F767BC">
      <w:pPr>
        <w:jc w:val="both"/>
        <w:rPr>
          <w:rFonts w:ascii="Times New Roman" w:hAnsi="Times New Roman"/>
          <w:b/>
          <w:bCs/>
          <w:sz w:val="32"/>
          <w:szCs w:val="32"/>
          <w:u w:val="single"/>
          <w:lang w:val="en-IN"/>
        </w:rPr>
      </w:pPr>
    </w:p>
    <w:p w14:paraId="072E2A75" w14:textId="77777777" w:rsidR="00606382" w:rsidRPr="00FB0DCE" w:rsidRDefault="00606382" w:rsidP="00F767BC">
      <w:pPr>
        <w:pStyle w:val="ListParagraph"/>
        <w:numPr>
          <w:ilvl w:val="0"/>
          <w:numId w:val="35"/>
        </w:numPr>
        <w:jc w:val="both"/>
        <w:rPr>
          <w:rFonts w:ascii="Times New Roman" w:hAnsi="Times New Roman"/>
          <w:sz w:val="28"/>
          <w:szCs w:val="28"/>
          <w:lang w:val="en-IN"/>
        </w:rPr>
      </w:pPr>
      <w:r w:rsidRPr="00FB0DCE">
        <w:rPr>
          <w:rFonts w:ascii="Times New Roman" w:hAnsi="Times New Roman"/>
          <w:sz w:val="28"/>
          <w:szCs w:val="28"/>
          <w:lang w:val="en-IN"/>
        </w:rPr>
        <w:t>Verify the correct interaction between user input and backend processing.</w:t>
      </w:r>
    </w:p>
    <w:p w14:paraId="111F72F8" w14:textId="77777777" w:rsidR="00606382" w:rsidRPr="00FB0DCE" w:rsidRDefault="00606382" w:rsidP="00F767BC">
      <w:pPr>
        <w:pStyle w:val="ListParagraph"/>
        <w:numPr>
          <w:ilvl w:val="0"/>
          <w:numId w:val="35"/>
        </w:numPr>
        <w:jc w:val="both"/>
        <w:rPr>
          <w:rFonts w:ascii="Times New Roman" w:hAnsi="Times New Roman"/>
          <w:sz w:val="28"/>
          <w:szCs w:val="28"/>
          <w:lang w:val="en-IN"/>
        </w:rPr>
      </w:pPr>
      <w:r w:rsidRPr="00FB0DCE">
        <w:rPr>
          <w:rFonts w:ascii="Times New Roman" w:hAnsi="Times New Roman"/>
          <w:sz w:val="28"/>
          <w:szCs w:val="28"/>
          <w:lang w:val="en-IN"/>
        </w:rPr>
        <w:t>Ensure proper communication between the Flask backend and the text-to-image model.</w:t>
      </w:r>
    </w:p>
    <w:p w14:paraId="7E8A4ADD" w14:textId="77777777" w:rsidR="00606382" w:rsidRPr="00FB0DCE" w:rsidRDefault="00606382" w:rsidP="00F767BC">
      <w:pPr>
        <w:pStyle w:val="ListParagraph"/>
        <w:numPr>
          <w:ilvl w:val="0"/>
          <w:numId w:val="35"/>
        </w:numPr>
        <w:jc w:val="both"/>
        <w:rPr>
          <w:rFonts w:ascii="Times New Roman" w:hAnsi="Times New Roman"/>
          <w:sz w:val="28"/>
          <w:szCs w:val="28"/>
          <w:lang w:val="en-IN"/>
        </w:rPr>
      </w:pPr>
      <w:r w:rsidRPr="00FB0DCE">
        <w:rPr>
          <w:rFonts w:ascii="Times New Roman" w:hAnsi="Times New Roman"/>
          <w:sz w:val="28"/>
          <w:szCs w:val="28"/>
          <w:lang w:val="en-IN"/>
        </w:rPr>
        <w:t>Test the integration of AWS services, such as storing and retrieving images from S3.</w:t>
      </w:r>
    </w:p>
    <w:p w14:paraId="1A66F806" w14:textId="77777777" w:rsidR="00606382" w:rsidRPr="00FB0DCE" w:rsidRDefault="00606382" w:rsidP="00F767BC">
      <w:pPr>
        <w:pStyle w:val="ListParagraph"/>
        <w:numPr>
          <w:ilvl w:val="0"/>
          <w:numId w:val="35"/>
        </w:numPr>
        <w:jc w:val="both"/>
        <w:rPr>
          <w:rFonts w:ascii="Times New Roman" w:hAnsi="Times New Roman"/>
          <w:sz w:val="28"/>
          <w:szCs w:val="28"/>
          <w:lang w:val="en-IN"/>
        </w:rPr>
      </w:pPr>
      <w:r w:rsidRPr="00FB0DCE">
        <w:rPr>
          <w:rFonts w:ascii="Times New Roman" w:hAnsi="Times New Roman"/>
          <w:sz w:val="28"/>
          <w:szCs w:val="28"/>
          <w:lang w:val="en-IN"/>
        </w:rPr>
        <w:t>Detect and resolve interface-level issues between modules.</w:t>
      </w:r>
    </w:p>
    <w:p w14:paraId="23EAE22B" w14:textId="77777777" w:rsidR="00606382" w:rsidRPr="00606382" w:rsidRDefault="00606382" w:rsidP="00606382"/>
    <w:p w14:paraId="06BF261B" w14:textId="77777777" w:rsidR="00606382" w:rsidRPr="00606382" w:rsidRDefault="00606382" w:rsidP="00606382"/>
    <w:p w14:paraId="320E96AB" w14:textId="77777777" w:rsidR="00606382" w:rsidRPr="00606382" w:rsidRDefault="00606382" w:rsidP="00606382"/>
    <w:p w14:paraId="1B7DC24E" w14:textId="77777777" w:rsidR="007F1B0E" w:rsidRDefault="007F1B0E" w:rsidP="00606382">
      <w:pPr>
        <w:jc w:val="both"/>
        <w:rPr>
          <w:rFonts w:ascii="Times New Roman" w:hAnsi="Times New Roman"/>
          <w:b/>
          <w:bCs/>
          <w:color w:val="000000" w:themeColor="text1"/>
          <w:sz w:val="28"/>
          <w:szCs w:val="28"/>
          <w:u w:val="single"/>
        </w:rPr>
      </w:pPr>
    </w:p>
    <w:p w14:paraId="3ED0B94D" w14:textId="77777777" w:rsidR="007F1B0E" w:rsidRDefault="007F1B0E" w:rsidP="00F767BC">
      <w:pPr>
        <w:jc w:val="both"/>
        <w:rPr>
          <w:rFonts w:ascii="Times New Roman" w:hAnsi="Times New Roman"/>
          <w:b/>
          <w:bCs/>
          <w:color w:val="000000" w:themeColor="text1"/>
          <w:sz w:val="28"/>
          <w:szCs w:val="28"/>
          <w:u w:val="single"/>
        </w:rPr>
      </w:pPr>
    </w:p>
    <w:p w14:paraId="2BEC8DC3" w14:textId="6861A240" w:rsidR="00606382" w:rsidRPr="007F1B0E" w:rsidRDefault="00606382" w:rsidP="00F767BC">
      <w:pPr>
        <w:jc w:val="both"/>
        <w:rPr>
          <w:rFonts w:ascii="Times New Roman" w:hAnsi="Times New Roman"/>
          <w:b/>
          <w:bCs/>
          <w:color w:val="000000" w:themeColor="text1"/>
          <w:sz w:val="28"/>
          <w:szCs w:val="28"/>
          <w:u w:val="single"/>
        </w:rPr>
      </w:pPr>
      <w:r w:rsidRPr="007F1B0E">
        <w:rPr>
          <w:rFonts w:ascii="Times New Roman" w:hAnsi="Times New Roman"/>
          <w:b/>
          <w:bCs/>
          <w:color w:val="000000" w:themeColor="text1"/>
          <w:sz w:val="28"/>
          <w:szCs w:val="28"/>
          <w:u w:val="single"/>
        </w:rPr>
        <w:t>Integration</w:t>
      </w:r>
      <w:r w:rsidRPr="007F1B0E">
        <w:rPr>
          <w:rStyle w:val="Strong"/>
          <w:rFonts w:ascii="Times New Roman" w:hAnsi="Times New Roman"/>
          <w:b w:val="0"/>
          <w:bCs w:val="0"/>
          <w:color w:val="000000" w:themeColor="text1"/>
          <w:sz w:val="28"/>
          <w:szCs w:val="28"/>
          <w:u w:val="single"/>
        </w:rPr>
        <w:t xml:space="preserve"> </w:t>
      </w:r>
      <w:r w:rsidRPr="007F1B0E">
        <w:rPr>
          <w:rStyle w:val="Strong"/>
          <w:rFonts w:ascii="Times New Roman" w:hAnsi="Times New Roman"/>
          <w:color w:val="000000" w:themeColor="text1"/>
          <w:sz w:val="28"/>
          <w:szCs w:val="28"/>
          <w:u w:val="single"/>
        </w:rPr>
        <w:t>Testing Approach</w:t>
      </w:r>
    </w:p>
    <w:p w14:paraId="2D07483C" w14:textId="77777777" w:rsidR="00606382" w:rsidRPr="00606382" w:rsidRDefault="00606382" w:rsidP="00F767BC">
      <w:pPr>
        <w:pStyle w:val="NormalWeb"/>
        <w:jc w:val="both"/>
        <w:rPr>
          <w:sz w:val="28"/>
          <w:szCs w:val="28"/>
        </w:rPr>
      </w:pPr>
      <w:r w:rsidRPr="00606382">
        <w:rPr>
          <w:sz w:val="28"/>
          <w:szCs w:val="28"/>
        </w:rPr>
        <w:t xml:space="preserve">The </w:t>
      </w:r>
      <w:r w:rsidRPr="00606382">
        <w:rPr>
          <w:rStyle w:val="Strong"/>
          <w:sz w:val="28"/>
          <w:szCs w:val="28"/>
        </w:rPr>
        <w:t>Hybrid Integration Testing Approach</w:t>
      </w:r>
      <w:r w:rsidRPr="00606382">
        <w:rPr>
          <w:sz w:val="28"/>
          <w:szCs w:val="28"/>
        </w:rPr>
        <w:t xml:space="preserve"> is used, combining top-down and bottom-up methods:</w:t>
      </w:r>
    </w:p>
    <w:p w14:paraId="34BB02DF" w14:textId="706CE360" w:rsidR="00606382" w:rsidRPr="00F767BC" w:rsidRDefault="00606382" w:rsidP="00F767BC">
      <w:pPr>
        <w:numPr>
          <w:ilvl w:val="0"/>
          <w:numId w:val="36"/>
        </w:numPr>
        <w:spacing w:before="100" w:beforeAutospacing="1" w:after="100" w:afterAutospacing="1" w:line="240" w:lineRule="auto"/>
        <w:jc w:val="both"/>
        <w:rPr>
          <w:rFonts w:ascii="Times New Roman" w:hAnsi="Times New Roman"/>
          <w:sz w:val="28"/>
          <w:szCs w:val="28"/>
        </w:rPr>
      </w:pPr>
      <w:r w:rsidRPr="00F767BC">
        <w:rPr>
          <w:rStyle w:val="Strong"/>
          <w:rFonts w:ascii="Times New Roman" w:hAnsi="Times New Roman"/>
          <w:sz w:val="28"/>
          <w:szCs w:val="28"/>
        </w:rPr>
        <w:t>Top-Down Testing:</w:t>
      </w:r>
      <w:r w:rsidRPr="00F767BC">
        <w:rPr>
          <w:rFonts w:ascii="Times New Roman" w:hAnsi="Times New Roman"/>
          <w:sz w:val="28"/>
          <w:szCs w:val="28"/>
        </w:rPr>
        <w:t xml:space="preserve"> Tests high-level modules (e.g., user input and API communication) before moving to lower-level ones.</w:t>
      </w:r>
    </w:p>
    <w:p w14:paraId="1F996786" w14:textId="77777777" w:rsidR="00606382" w:rsidRPr="00F767BC" w:rsidRDefault="00606382" w:rsidP="00F767BC">
      <w:pPr>
        <w:numPr>
          <w:ilvl w:val="0"/>
          <w:numId w:val="36"/>
        </w:numPr>
        <w:spacing w:before="100" w:beforeAutospacing="1" w:after="100" w:afterAutospacing="1" w:line="240" w:lineRule="auto"/>
        <w:jc w:val="both"/>
        <w:rPr>
          <w:rFonts w:ascii="Times New Roman" w:hAnsi="Times New Roman"/>
          <w:sz w:val="24"/>
          <w:szCs w:val="24"/>
        </w:rPr>
      </w:pPr>
      <w:r w:rsidRPr="00F767BC">
        <w:rPr>
          <w:rStyle w:val="Strong"/>
          <w:rFonts w:ascii="Times New Roman" w:hAnsi="Times New Roman"/>
          <w:sz w:val="28"/>
          <w:szCs w:val="28"/>
        </w:rPr>
        <w:t>Bottom-Up Testing:</w:t>
      </w:r>
      <w:r w:rsidRPr="00F767BC">
        <w:rPr>
          <w:rFonts w:ascii="Times New Roman" w:hAnsi="Times New Roman"/>
          <w:sz w:val="28"/>
          <w:szCs w:val="28"/>
        </w:rPr>
        <w:t xml:space="preserve"> Tests lower-level modules (e.g., ML model output) before integrating them with higher-level modules</w:t>
      </w:r>
      <w:r w:rsidRPr="00F767BC">
        <w:rPr>
          <w:rFonts w:ascii="Times New Roman" w:hAnsi="Times New Roman"/>
          <w:sz w:val="24"/>
          <w:szCs w:val="24"/>
        </w:rPr>
        <w:t>.</w:t>
      </w:r>
    </w:p>
    <w:p w14:paraId="7FA712D7" w14:textId="77777777" w:rsidR="00606382" w:rsidRDefault="00606382" w:rsidP="00606382">
      <w:pPr>
        <w:spacing w:before="100" w:beforeAutospacing="1" w:after="100" w:afterAutospacing="1" w:line="240" w:lineRule="auto"/>
        <w:ind w:left="720"/>
        <w:jc w:val="both"/>
      </w:pPr>
    </w:p>
    <w:p w14:paraId="110CA5D2" w14:textId="77777777" w:rsidR="00606382" w:rsidRPr="00606382" w:rsidRDefault="00606382" w:rsidP="00F767BC">
      <w:pPr>
        <w:jc w:val="both"/>
        <w:rPr>
          <w:rFonts w:ascii="Times New Roman" w:eastAsiaTheme="majorEastAsia" w:hAnsi="Times New Roman"/>
          <w:b/>
          <w:bCs/>
          <w:color w:val="000000" w:themeColor="text1"/>
          <w:sz w:val="28"/>
          <w:szCs w:val="28"/>
          <w:u w:val="single"/>
          <w:lang w:val="en-IN"/>
        </w:rPr>
      </w:pPr>
      <w:r w:rsidRPr="00606382">
        <w:rPr>
          <w:rFonts w:ascii="Times New Roman" w:eastAsiaTheme="majorEastAsia" w:hAnsi="Times New Roman"/>
          <w:b/>
          <w:bCs/>
          <w:color w:val="000000" w:themeColor="text1"/>
          <w:sz w:val="28"/>
          <w:szCs w:val="28"/>
          <w:u w:val="single"/>
          <w:lang w:val="en-IN"/>
        </w:rPr>
        <w:t>Steps in Integration Testing</w:t>
      </w:r>
    </w:p>
    <w:p w14:paraId="2D422B87" w14:textId="77777777" w:rsidR="00606382" w:rsidRPr="00606382" w:rsidRDefault="00606382" w:rsidP="00F767BC">
      <w:pPr>
        <w:jc w:val="both"/>
        <w:rPr>
          <w:rFonts w:ascii="Times New Roman" w:eastAsiaTheme="majorEastAsia" w:hAnsi="Times New Roman"/>
          <w:color w:val="000000" w:themeColor="text1"/>
          <w:sz w:val="28"/>
          <w:szCs w:val="28"/>
          <w:u w:val="single"/>
          <w:lang w:val="en-IN"/>
        </w:rPr>
      </w:pPr>
      <w:r w:rsidRPr="00606382">
        <w:rPr>
          <w:rFonts w:ascii="Times New Roman" w:eastAsiaTheme="majorEastAsia" w:hAnsi="Times New Roman"/>
          <w:b/>
          <w:bCs/>
          <w:color w:val="000000" w:themeColor="text1"/>
          <w:sz w:val="28"/>
          <w:szCs w:val="28"/>
          <w:u w:val="single"/>
          <w:lang w:val="en-IN"/>
        </w:rPr>
        <w:t>Identify Integration Points:</w:t>
      </w:r>
    </w:p>
    <w:p w14:paraId="5E8CA365" w14:textId="77777777" w:rsidR="00606382" w:rsidRPr="00606382" w:rsidRDefault="00606382" w:rsidP="00F767BC">
      <w:pPr>
        <w:pStyle w:val="ListParagraph"/>
        <w:numPr>
          <w:ilvl w:val="0"/>
          <w:numId w:val="37"/>
        </w:numPr>
        <w:jc w:val="both"/>
        <w:rPr>
          <w:rFonts w:ascii="Times New Roman" w:eastAsiaTheme="majorEastAsia" w:hAnsi="Times New Roman"/>
          <w:color w:val="000000" w:themeColor="text1"/>
          <w:sz w:val="28"/>
          <w:szCs w:val="28"/>
          <w:lang w:val="en-IN"/>
        </w:rPr>
      </w:pPr>
      <w:r w:rsidRPr="00606382">
        <w:rPr>
          <w:rFonts w:ascii="Times New Roman" w:eastAsiaTheme="majorEastAsia" w:hAnsi="Times New Roman"/>
          <w:color w:val="000000" w:themeColor="text1"/>
          <w:sz w:val="28"/>
          <w:szCs w:val="28"/>
          <w:lang w:val="en-IN"/>
        </w:rPr>
        <w:t>User input (frontend) and Flask API.</w:t>
      </w:r>
    </w:p>
    <w:p w14:paraId="54655339" w14:textId="77777777" w:rsidR="00606382" w:rsidRPr="00606382" w:rsidRDefault="00606382" w:rsidP="00F767BC">
      <w:pPr>
        <w:pStyle w:val="ListParagraph"/>
        <w:numPr>
          <w:ilvl w:val="0"/>
          <w:numId w:val="37"/>
        </w:numPr>
        <w:jc w:val="both"/>
        <w:rPr>
          <w:rFonts w:ascii="Times New Roman" w:eastAsiaTheme="majorEastAsia" w:hAnsi="Times New Roman"/>
          <w:color w:val="000000" w:themeColor="text1"/>
          <w:sz w:val="28"/>
          <w:szCs w:val="28"/>
          <w:lang w:val="en-IN"/>
        </w:rPr>
      </w:pPr>
      <w:r w:rsidRPr="00606382">
        <w:rPr>
          <w:rFonts w:ascii="Times New Roman" w:eastAsiaTheme="majorEastAsia" w:hAnsi="Times New Roman"/>
          <w:color w:val="000000" w:themeColor="text1"/>
          <w:sz w:val="28"/>
          <w:szCs w:val="28"/>
          <w:lang w:val="en-IN"/>
        </w:rPr>
        <w:t>Flask backend and the ML model.</w:t>
      </w:r>
    </w:p>
    <w:p w14:paraId="4E36A35F" w14:textId="77777777" w:rsidR="00606382" w:rsidRPr="00606382" w:rsidRDefault="00606382" w:rsidP="00F767BC">
      <w:pPr>
        <w:pStyle w:val="ListParagraph"/>
        <w:numPr>
          <w:ilvl w:val="0"/>
          <w:numId w:val="37"/>
        </w:numPr>
        <w:jc w:val="both"/>
        <w:rPr>
          <w:rFonts w:ascii="Times New Roman" w:eastAsiaTheme="majorEastAsia" w:hAnsi="Times New Roman"/>
          <w:color w:val="000000" w:themeColor="text1"/>
          <w:sz w:val="28"/>
          <w:szCs w:val="28"/>
          <w:lang w:val="en-IN"/>
        </w:rPr>
      </w:pPr>
      <w:r w:rsidRPr="00606382">
        <w:rPr>
          <w:rFonts w:ascii="Times New Roman" w:eastAsiaTheme="majorEastAsia" w:hAnsi="Times New Roman"/>
          <w:color w:val="000000" w:themeColor="text1"/>
          <w:sz w:val="28"/>
          <w:szCs w:val="28"/>
          <w:lang w:val="en-IN"/>
        </w:rPr>
        <w:t>Backend and AWS S3 for image storage/retrieval.</w:t>
      </w:r>
    </w:p>
    <w:p w14:paraId="21266268" w14:textId="77777777" w:rsidR="00606382" w:rsidRPr="007F1B0E" w:rsidRDefault="00606382" w:rsidP="00F767BC">
      <w:pPr>
        <w:jc w:val="both"/>
        <w:rPr>
          <w:rFonts w:ascii="Times New Roman" w:eastAsiaTheme="majorEastAsia" w:hAnsi="Times New Roman"/>
          <w:color w:val="000000" w:themeColor="text1"/>
          <w:sz w:val="28"/>
          <w:szCs w:val="28"/>
          <w:u w:val="single"/>
          <w:lang w:val="en-IN"/>
        </w:rPr>
      </w:pPr>
      <w:r w:rsidRPr="007F1B0E">
        <w:rPr>
          <w:rFonts w:ascii="Times New Roman" w:eastAsiaTheme="majorEastAsia" w:hAnsi="Times New Roman"/>
          <w:b/>
          <w:bCs/>
          <w:color w:val="000000" w:themeColor="text1"/>
          <w:sz w:val="28"/>
          <w:szCs w:val="28"/>
          <w:u w:val="single"/>
          <w:lang w:val="en-IN"/>
        </w:rPr>
        <w:t>Design Test Cases:</w:t>
      </w:r>
    </w:p>
    <w:p w14:paraId="589A0307" w14:textId="77777777" w:rsidR="00606382" w:rsidRPr="007F1B0E" w:rsidRDefault="00606382" w:rsidP="00F767BC">
      <w:pPr>
        <w:jc w:val="both"/>
        <w:rPr>
          <w:rFonts w:ascii="Times New Roman" w:eastAsiaTheme="majorEastAsia" w:hAnsi="Times New Roman"/>
          <w:color w:val="000000" w:themeColor="text1"/>
          <w:sz w:val="32"/>
          <w:szCs w:val="32"/>
          <w:lang w:val="en-IN"/>
        </w:rPr>
      </w:pPr>
      <w:r w:rsidRPr="007F1B0E">
        <w:rPr>
          <w:rFonts w:ascii="Times New Roman" w:eastAsiaTheme="majorEastAsia" w:hAnsi="Times New Roman"/>
          <w:color w:val="000000" w:themeColor="text1"/>
          <w:sz w:val="32"/>
          <w:szCs w:val="32"/>
          <w:lang w:val="en-IN"/>
        </w:rPr>
        <w:t>Test cases are written to validate the data flow and interaction between modules.</w:t>
      </w:r>
    </w:p>
    <w:p w14:paraId="2772F5D1" w14:textId="77777777" w:rsidR="00606382" w:rsidRPr="007F1B0E" w:rsidRDefault="00606382" w:rsidP="00F767BC">
      <w:pPr>
        <w:jc w:val="both"/>
        <w:rPr>
          <w:rFonts w:ascii="Times New Roman" w:eastAsiaTheme="majorEastAsia" w:hAnsi="Times New Roman"/>
          <w:color w:val="000000" w:themeColor="text1"/>
          <w:sz w:val="28"/>
          <w:szCs w:val="28"/>
          <w:lang w:val="en-IN"/>
        </w:rPr>
      </w:pPr>
      <w:r w:rsidRPr="007F1B0E">
        <w:rPr>
          <w:rFonts w:ascii="Times New Roman" w:eastAsiaTheme="majorEastAsia" w:hAnsi="Times New Roman"/>
          <w:b/>
          <w:bCs/>
          <w:color w:val="000000" w:themeColor="text1"/>
          <w:sz w:val="28"/>
          <w:szCs w:val="28"/>
          <w:lang w:val="en-IN"/>
        </w:rPr>
        <w:t>Execute Test Cases:</w:t>
      </w:r>
    </w:p>
    <w:p w14:paraId="004D1757" w14:textId="77777777" w:rsidR="00606382" w:rsidRPr="007F1B0E" w:rsidRDefault="00606382" w:rsidP="00F767BC">
      <w:pPr>
        <w:pStyle w:val="ListParagraph"/>
        <w:numPr>
          <w:ilvl w:val="0"/>
          <w:numId w:val="38"/>
        </w:numPr>
        <w:jc w:val="both"/>
        <w:rPr>
          <w:rFonts w:ascii="Times New Roman" w:eastAsiaTheme="majorEastAsia" w:hAnsi="Times New Roman"/>
          <w:color w:val="000000" w:themeColor="text1"/>
          <w:sz w:val="28"/>
          <w:szCs w:val="28"/>
          <w:lang w:val="en-IN"/>
        </w:rPr>
      </w:pPr>
      <w:r w:rsidRPr="007F1B0E">
        <w:rPr>
          <w:rFonts w:ascii="Times New Roman" w:eastAsiaTheme="majorEastAsia" w:hAnsi="Times New Roman"/>
          <w:color w:val="000000" w:themeColor="text1"/>
          <w:sz w:val="28"/>
          <w:szCs w:val="28"/>
          <w:lang w:val="en-IN"/>
        </w:rPr>
        <w:t>Perform tests incrementally, starting with two integrated modules and gradually adding others.</w:t>
      </w:r>
    </w:p>
    <w:p w14:paraId="288511DD" w14:textId="77777777" w:rsidR="00606382" w:rsidRPr="007F1B0E" w:rsidRDefault="00606382" w:rsidP="00F767BC">
      <w:pPr>
        <w:jc w:val="both"/>
        <w:rPr>
          <w:rFonts w:ascii="Times New Roman" w:eastAsiaTheme="majorEastAsia" w:hAnsi="Times New Roman"/>
          <w:color w:val="000000" w:themeColor="text1"/>
          <w:sz w:val="28"/>
          <w:szCs w:val="28"/>
          <w:lang w:val="en-IN"/>
        </w:rPr>
      </w:pPr>
      <w:r w:rsidRPr="007F1B0E">
        <w:rPr>
          <w:rFonts w:ascii="Times New Roman" w:eastAsiaTheme="majorEastAsia" w:hAnsi="Times New Roman"/>
          <w:b/>
          <w:bCs/>
          <w:color w:val="000000" w:themeColor="text1"/>
          <w:sz w:val="28"/>
          <w:szCs w:val="28"/>
          <w:lang w:val="en-IN"/>
        </w:rPr>
        <w:t>Validate Results:</w:t>
      </w:r>
    </w:p>
    <w:p w14:paraId="140B1A0A" w14:textId="77777777" w:rsidR="00606382" w:rsidRPr="007F1B0E" w:rsidRDefault="00606382" w:rsidP="00F767BC">
      <w:pPr>
        <w:pStyle w:val="ListParagraph"/>
        <w:numPr>
          <w:ilvl w:val="0"/>
          <w:numId w:val="38"/>
        </w:numPr>
        <w:jc w:val="both"/>
        <w:rPr>
          <w:rFonts w:ascii="Times New Roman" w:eastAsiaTheme="majorEastAsia" w:hAnsi="Times New Roman"/>
          <w:color w:val="000000" w:themeColor="text1"/>
          <w:sz w:val="28"/>
          <w:szCs w:val="28"/>
          <w:lang w:val="en-IN"/>
        </w:rPr>
      </w:pPr>
      <w:r w:rsidRPr="007F1B0E">
        <w:rPr>
          <w:rFonts w:ascii="Times New Roman" w:eastAsiaTheme="majorEastAsia" w:hAnsi="Times New Roman"/>
          <w:color w:val="000000" w:themeColor="text1"/>
          <w:sz w:val="28"/>
          <w:szCs w:val="28"/>
          <w:lang w:val="en-IN"/>
        </w:rPr>
        <w:t>Check if the output meets expected outcomes.</w:t>
      </w:r>
    </w:p>
    <w:p w14:paraId="483C6B66" w14:textId="77777777" w:rsidR="00606382" w:rsidRPr="00606382" w:rsidRDefault="00606382" w:rsidP="00606382"/>
    <w:p w14:paraId="47055555" w14:textId="77777777" w:rsidR="00606382" w:rsidRPr="00606382" w:rsidRDefault="00606382" w:rsidP="00606382"/>
    <w:p w14:paraId="5CA02B6A" w14:textId="77777777" w:rsidR="00606382" w:rsidRPr="00AC1815" w:rsidRDefault="00606382" w:rsidP="00606382">
      <w:pPr>
        <w:rPr>
          <w:rFonts w:ascii="Times New Roman" w:hAnsi="Times New Roman"/>
          <w:sz w:val="28"/>
          <w:szCs w:val="28"/>
        </w:rPr>
      </w:pPr>
    </w:p>
    <w:p w14:paraId="7D5BA699" w14:textId="7B58B2A7" w:rsidR="00606382" w:rsidRPr="00606382" w:rsidRDefault="00606382" w:rsidP="00606382">
      <w:pPr>
        <w:spacing w:before="100" w:beforeAutospacing="1" w:after="100" w:afterAutospacing="1" w:line="240" w:lineRule="auto"/>
        <w:rPr>
          <w:rFonts w:ascii="Times New Roman" w:hAnsi="Times New Roman"/>
          <w:b/>
          <w:bCs/>
          <w:color w:val="000000" w:themeColor="text1"/>
          <w:sz w:val="32"/>
          <w:szCs w:val="32"/>
          <w:u w:val="single"/>
          <w:lang w:val="en-IN"/>
        </w:rPr>
      </w:pPr>
      <w:r w:rsidRPr="00606382">
        <w:rPr>
          <w:rFonts w:ascii="Times New Roman" w:hAnsi="Times New Roman"/>
          <w:b/>
          <w:bCs/>
          <w:color w:val="000000" w:themeColor="text1"/>
          <w:sz w:val="32"/>
          <w:szCs w:val="32"/>
          <w:u w:val="single"/>
          <w:lang w:val="en-IN"/>
        </w:rPr>
        <w:t>Integration Scenarios</w:t>
      </w:r>
      <w:r>
        <w:rPr>
          <w:rFonts w:ascii="Times New Roman" w:hAnsi="Times New Roman"/>
          <w:b/>
          <w:bCs/>
          <w:color w:val="000000" w:themeColor="text1"/>
          <w:sz w:val="32"/>
          <w:szCs w:val="32"/>
          <w:u w:val="single"/>
          <w:lang w:val="en-IN"/>
        </w:rPr>
        <w:t>:</w:t>
      </w:r>
    </w:p>
    <w:p w14:paraId="401329BA" w14:textId="77777777" w:rsidR="00606382" w:rsidRPr="00606382" w:rsidRDefault="00606382" w:rsidP="007F1B0E">
      <w:pPr>
        <w:numPr>
          <w:ilvl w:val="0"/>
          <w:numId w:val="39"/>
        </w:numPr>
        <w:spacing w:before="100" w:beforeAutospacing="1" w:after="100" w:afterAutospacing="1" w:line="240" w:lineRule="auto"/>
        <w:rPr>
          <w:rFonts w:ascii="Times New Roman" w:hAnsi="Times New Roman"/>
          <w:color w:val="000000" w:themeColor="text1"/>
          <w:sz w:val="28"/>
          <w:szCs w:val="28"/>
          <w:lang w:val="en-IN"/>
        </w:rPr>
      </w:pPr>
      <w:r w:rsidRPr="00606382">
        <w:rPr>
          <w:rFonts w:ascii="Times New Roman" w:hAnsi="Times New Roman"/>
          <w:b/>
          <w:bCs/>
          <w:color w:val="000000" w:themeColor="text1"/>
          <w:sz w:val="28"/>
          <w:szCs w:val="28"/>
          <w:lang w:val="en-IN"/>
        </w:rPr>
        <w:t>Frontend and Backend:</w:t>
      </w:r>
    </w:p>
    <w:p w14:paraId="3A349F02" w14:textId="77777777" w:rsidR="00606382" w:rsidRPr="00606382" w:rsidRDefault="00606382" w:rsidP="007F1B0E">
      <w:pPr>
        <w:numPr>
          <w:ilvl w:val="1"/>
          <w:numId w:val="39"/>
        </w:numPr>
        <w:spacing w:before="100" w:beforeAutospacing="1" w:after="100" w:afterAutospacing="1" w:line="240" w:lineRule="auto"/>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Scenario: User submits a text prompt and language selection.</w:t>
      </w:r>
    </w:p>
    <w:p w14:paraId="0FC4F2C9" w14:textId="77777777" w:rsidR="00606382" w:rsidRPr="00606382" w:rsidRDefault="00606382" w:rsidP="007F1B0E">
      <w:pPr>
        <w:numPr>
          <w:ilvl w:val="1"/>
          <w:numId w:val="39"/>
        </w:numPr>
        <w:spacing w:before="100" w:beforeAutospacing="1" w:after="100" w:afterAutospacing="1" w:line="240" w:lineRule="auto"/>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Test: Verify that the data is received by the backend API and logged correctly.</w:t>
      </w:r>
    </w:p>
    <w:p w14:paraId="11A2C172" w14:textId="77777777" w:rsidR="00606382" w:rsidRPr="00606382" w:rsidRDefault="00606382" w:rsidP="007F1B0E">
      <w:pPr>
        <w:numPr>
          <w:ilvl w:val="0"/>
          <w:numId w:val="39"/>
        </w:numPr>
        <w:spacing w:before="100" w:beforeAutospacing="1" w:after="100" w:afterAutospacing="1" w:line="240" w:lineRule="auto"/>
        <w:rPr>
          <w:rFonts w:ascii="Times New Roman" w:hAnsi="Times New Roman"/>
          <w:color w:val="000000" w:themeColor="text1"/>
          <w:sz w:val="28"/>
          <w:szCs w:val="28"/>
          <w:lang w:val="en-IN"/>
        </w:rPr>
      </w:pPr>
      <w:r w:rsidRPr="00606382">
        <w:rPr>
          <w:rFonts w:ascii="Times New Roman" w:hAnsi="Times New Roman"/>
          <w:b/>
          <w:bCs/>
          <w:color w:val="000000" w:themeColor="text1"/>
          <w:sz w:val="28"/>
          <w:szCs w:val="28"/>
          <w:lang w:val="en-IN"/>
        </w:rPr>
        <w:t>Backend and ML Model:</w:t>
      </w:r>
    </w:p>
    <w:p w14:paraId="2BE3DD46" w14:textId="6CC1A607" w:rsidR="00606382" w:rsidRPr="00606382" w:rsidRDefault="00606382" w:rsidP="007F1B0E">
      <w:pPr>
        <w:numPr>
          <w:ilvl w:val="1"/>
          <w:numId w:val="39"/>
        </w:numPr>
        <w:spacing w:before="100" w:beforeAutospacing="1" w:after="100" w:afterAutospacing="1" w:line="240" w:lineRule="auto"/>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Scenario: Backend sends pre</w:t>
      </w:r>
      <w:r>
        <w:rPr>
          <w:rFonts w:ascii="Times New Roman" w:hAnsi="Times New Roman"/>
          <w:color w:val="000000" w:themeColor="text1"/>
          <w:sz w:val="28"/>
          <w:szCs w:val="28"/>
          <w:lang w:val="en-IN"/>
        </w:rPr>
        <w:t>-</w:t>
      </w:r>
      <w:r w:rsidRPr="00606382">
        <w:rPr>
          <w:rFonts w:ascii="Times New Roman" w:hAnsi="Times New Roman"/>
          <w:color w:val="000000" w:themeColor="text1"/>
          <w:sz w:val="28"/>
          <w:szCs w:val="28"/>
          <w:lang w:val="en-IN"/>
        </w:rPr>
        <w:t>processed text to the ML model.</w:t>
      </w:r>
    </w:p>
    <w:p w14:paraId="5FAC9C5F" w14:textId="77777777" w:rsidR="00606382" w:rsidRPr="00606382" w:rsidRDefault="00606382" w:rsidP="007F1B0E">
      <w:pPr>
        <w:numPr>
          <w:ilvl w:val="1"/>
          <w:numId w:val="39"/>
        </w:numPr>
        <w:spacing w:before="100" w:beforeAutospacing="1" w:after="100" w:afterAutospacing="1" w:line="240" w:lineRule="auto"/>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Test: Ensure the ML model returns a valid image or an appropriate error.</w:t>
      </w:r>
    </w:p>
    <w:p w14:paraId="7BF7CF76" w14:textId="77777777" w:rsidR="00606382" w:rsidRPr="00606382" w:rsidRDefault="00606382" w:rsidP="007F1B0E">
      <w:pPr>
        <w:numPr>
          <w:ilvl w:val="0"/>
          <w:numId w:val="39"/>
        </w:numPr>
        <w:spacing w:before="100" w:beforeAutospacing="1" w:after="100" w:afterAutospacing="1" w:line="240" w:lineRule="auto"/>
        <w:rPr>
          <w:rFonts w:ascii="Times New Roman" w:hAnsi="Times New Roman"/>
          <w:color w:val="000000" w:themeColor="text1"/>
          <w:sz w:val="28"/>
          <w:szCs w:val="28"/>
          <w:lang w:val="en-IN"/>
        </w:rPr>
      </w:pPr>
      <w:r w:rsidRPr="00606382">
        <w:rPr>
          <w:rFonts w:ascii="Times New Roman" w:hAnsi="Times New Roman"/>
          <w:b/>
          <w:bCs/>
          <w:color w:val="000000" w:themeColor="text1"/>
          <w:sz w:val="28"/>
          <w:szCs w:val="28"/>
          <w:lang w:val="en-IN"/>
        </w:rPr>
        <w:t>Backend and AWS S3:</w:t>
      </w:r>
    </w:p>
    <w:p w14:paraId="6CDED1BC" w14:textId="77777777" w:rsidR="00606382" w:rsidRPr="00606382" w:rsidRDefault="00606382" w:rsidP="007F1B0E">
      <w:pPr>
        <w:numPr>
          <w:ilvl w:val="1"/>
          <w:numId w:val="39"/>
        </w:numPr>
        <w:spacing w:before="100" w:beforeAutospacing="1" w:after="100" w:afterAutospacing="1" w:line="240" w:lineRule="auto"/>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Scenario: Save and retrieve generated images to/from S3.</w:t>
      </w:r>
    </w:p>
    <w:p w14:paraId="3B20FA7B" w14:textId="77777777" w:rsidR="00606382" w:rsidRPr="00606382" w:rsidRDefault="00606382" w:rsidP="007F1B0E">
      <w:pPr>
        <w:numPr>
          <w:ilvl w:val="1"/>
          <w:numId w:val="39"/>
        </w:numPr>
        <w:spacing w:before="100" w:beforeAutospacing="1" w:after="100" w:afterAutospacing="1" w:line="240" w:lineRule="auto"/>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Test: Verify that images are stored in the correct S3 bucket and can be retrieved.</w:t>
      </w:r>
    </w:p>
    <w:p w14:paraId="7B360AC9" w14:textId="77777777" w:rsidR="00606382" w:rsidRPr="00606382" w:rsidRDefault="00606382" w:rsidP="007F1B0E">
      <w:pPr>
        <w:numPr>
          <w:ilvl w:val="0"/>
          <w:numId w:val="39"/>
        </w:numPr>
        <w:spacing w:before="100" w:beforeAutospacing="1" w:after="100" w:afterAutospacing="1" w:line="240" w:lineRule="auto"/>
        <w:rPr>
          <w:rFonts w:ascii="Times New Roman" w:hAnsi="Times New Roman"/>
          <w:color w:val="000000" w:themeColor="text1"/>
          <w:sz w:val="28"/>
          <w:szCs w:val="28"/>
          <w:lang w:val="en-IN"/>
        </w:rPr>
      </w:pPr>
      <w:r w:rsidRPr="00606382">
        <w:rPr>
          <w:rFonts w:ascii="Times New Roman" w:hAnsi="Times New Roman"/>
          <w:b/>
          <w:bCs/>
          <w:color w:val="000000" w:themeColor="text1"/>
          <w:sz w:val="28"/>
          <w:szCs w:val="28"/>
          <w:lang w:val="en-IN"/>
        </w:rPr>
        <w:t>End-to-End Integration:</w:t>
      </w:r>
    </w:p>
    <w:p w14:paraId="6348B382" w14:textId="77777777" w:rsidR="00606382" w:rsidRPr="00606382" w:rsidRDefault="00606382" w:rsidP="007F1B0E">
      <w:pPr>
        <w:numPr>
          <w:ilvl w:val="1"/>
          <w:numId w:val="39"/>
        </w:numPr>
        <w:spacing w:before="100" w:beforeAutospacing="1" w:after="100" w:afterAutospacing="1" w:line="240" w:lineRule="auto"/>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Scenario: User enters text, selects a language, and generates an image.</w:t>
      </w:r>
    </w:p>
    <w:p w14:paraId="771B710B" w14:textId="77777777" w:rsidR="00606382" w:rsidRDefault="00606382" w:rsidP="007F1B0E">
      <w:pPr>
        <w:numPr>
          <w:ilvl w:val="1"/>
          <w:numId w:val="39"/>
        </w:numPr>
        <w:spacing w:before="100" w:beforeAutospacing="1" w:after="100" w:afterAutospacing="1" w:line="240" w:lineRule="auto"/>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Test: Ensure the image is displayed on the user interface, and the workflow completes without errors.</w:t>
      </w:r>
    </w:p>
    <w:p w14:paraId="12460A91" w14:textId="77777777" w:rsidR="00606382" w:rsidRPr="00606382" w:rsidRDefault="00606382" w:rsidP="00606382">
      <w:pPr>
        <w:spacing w:before="100" w:beforeAutospacing="1" w:after="100" w:afterAutospacing="1" w:line="240" w:lineRule="auto"/>
        <w:rPr>
          <w:rFonts w:ascii="Times New Roman" w:hAnsi="Times New Roman"/>
          <w:b/>
          <w:bCs/>
          <w:color w:val="000000" w:themeColor="text1"/>
          <w:sz w:val="28"/>
          <w:szCs w:val="28"/>
          <w:u w:val="single"/>
          <w:lang w:val="en-IN"/>
        </w:rPr>
      </w:pPr>
      <w:r w:rsidRPr="00606382">
        <w:rPr>
          <w:rFonts w:ascii="Times New Roman" w:hAnsi="Times New Roman"/>
          <w:b/>
          <w:bCs/>
          <w:color w:val="000000" w:themeColor="text1"/>
          <w:sz w:val="28"/>
          <w:szCs w:val="28"/>
          <w:u w:val="single"/>
          <w:lang w:val="en-IN"/>
        </w:rPr>
        <w:t>Tools for Integration Testing</w:t>
      </w:r>
    </w:p>
    <w:p w14:paraId="24100F08" w14:textId="77777777" w:rsidR="00606382" w:rsidRPr="00606382" w:rsidRDefault="00606382" w:rsidP="007F1B0E">
      <w:pPr>
        <w:numPr>
          <w:ilvl w:val="0"/>
          <w:numId w:val="40"/>
        </w:numPr>
        <w:spacing w:before="100" w:beforeAutospacing="1" w:after="100" w:afterAutospacing="1" w:line="240" w:lineRule="auto"/>
        <w:rPr>
          <w:rFonts w:ascii="Times New Roman" w:hAnsi="Times New Roman"/>
          <w:color w:val="000000" w:themeColor="text1"/>
          <w:sz w:val="28"/>
          <w:szCs w:val="28"/>
          <w:lang w:val="en-IN"/>
        </w:rPr>
      </w:pPr>
      <w:r w:rsidRPr="00606382">
        <w:rPr>
          <w:rFonts w:ascii="Times New Roman" w:hAnsi="Times New Roman"/>
          <w:b/>
          <w:bCs/>
          <w:color w:val="000000" w:themeColor="text1"/>
          <w:sz w:val="28"/>
          <w:szCs w:val="28"/>
          <w:lang w:val="en-IN"/>
        </w:rPr>
        <w:t>Postman:</w:t>
      </w:r>
      <w:r w:rsidRPr="00606382">
        <w:rPr>
          <w:rFonts w:ascii="Times New Roman" w:hAnsi="Times New Roman"/>
          <w:color w:val="000000" w:themeColor="text1"/>
          <w:sz w:val="28"/>
          <w:szCs w:val="28"/>
          <w:lang w:val="en-IN"/>
        </w:rPr>
        <w:t xml:space="preserve"> For testing API endpoints and data exchange.</w:t>
      </w:r>
    </w:p>
    <w:p w14:paraId="171D5BC8" w14:textId="5D959B3E" w:rsidR="00606382" w:rsidRPr="00606382" w:rsidRDefault="00606382" w:rsidP="007F1B0E">
      <w:pPr>
        <w:numPr>
          <w:ilvl w:val="0"/>
          <w:numId w:val="40"/>
        </w:numPr>
        <w:spacing w:before="100" w:beforeAutospacing="1" w:after="100" w:afterAutospacing="1" w:line="240" w:lineRule="auto"/>
        <w:rPr>
          <w:rFonts w:ascii="Times New Roman" w:hAnsi="Times New Roman"/>
          <w:color w:val="000000" w:themeColor="text1"/>
          <w:sz w:val="28"/>
          <w:szCs w:val="28"/>
          <w:lang w:val="en-IN"/>
        </w:rPr>
      </w:pPr>
      <w:r w:rsidRPr="00606382">
        <w:rPr>
          <w:rFonts w:ascii="Times New Roman" w:hAnsi="Times New Roman"/>
          <w:b/>
          <w:bCs/>
          <w:color w:val="000000" w:themeColor="text1"/>
          <w:sz w:val="28"/>
          <w:szCs w:val="28"/>
          <w:lang w:val="en-IN"/>
        </w:rPr>
        <w:t>Py</w:t>
      </w:r>
      <w:r>
        <w:rPr>
          <w:rFonts w:ascii="Times New Roman" w:hAnsi="Times New Roman"/>
          <w:b/>
          <w:bCs/>
          <w:color w:val="000000" w:themeColor="text1"/>
          <w:sz w:val="28"/>
          <w:szCs w:val="28"/>
          <w:lang w:val="en-IN"/>
        </w:rPr>
        <w:t>-</w:t>
      </w:r>
      <w:r w:rsidRPr="00606382">
        <w:rPr>
          <w:rFonts w:ascii="Times New Roman" w:hAnsi="Times New Roman"/>
          <w:b/>
          <w:bCs/>
          <w:color w:val="000000" w:themeColor="text1"/>
          <w:sz w:val="28"/>
          <w:szCs w:val="28"/>
          <w:lang w:val="en-IN"/>
        </w:rPr>
        <w:t>Test:</w:t>
      </w:r>
      <w:r w:rsidRPr="00606382">
        <w:rPr>
          <w:rFonts w:ascii="Times New Roman" w:hAnsi="Times New Roman"/>
          <w:color w:val="000000" w:themeColor="text1"/>
          <w:sz w:val="28"/>
          <w:szCs w:val="28"/>
          <w:lang w:val="en-IN"/>
        </w:rPr>
        <w:t xml:space="preserve"> For writing and automating backend integration tests.</w:t>
      </w:r>
    </w:p>
    <w:p w14:paraId="5C56D222" w14:textId="77777777" w:rsidR="00606382" w:rsidRPr="00606382" w:rsidRDefault="00606382" w:rsidP="007F1B0E">
      <w:pPr>
        <w:numPr>
          <w:ilvl w:val="0"/>
          <w:numId w:val="40"/>
        </w:numPr>
        <w:spacing w:before="100" w:beforeAutospacing="1" w:after="100" w:afterAutospacing="1" w:line="240" w:lineRule="auto"/>
        <w:rPr>
          <w:rFonts w:ascii="Times New Roman" w:hAnsi="Times New Roman"/>
          <w:color w:val="000000" w:themeColor="text1"/>
          <w:sz w:val="28"/>
          <w:szCs w:val="28"/>
          <w:lang w:val="en-IN"/>
        </w:rPr>
      </w:pPr>
      <w:r w:rsidRPr="00606382">
        <w:rPr>
          <w:rFonts w:ascii="Times New Roman" w:hAnsi="Times New Roman"/>
          <w:b/>
          <w:bCs/>
          <w:color w:val="000000" w:themeColor="text1"/>
          <w:sz w:val="28"/>
          <w:szCs w:val="28"/>
          <w:lang w:val="en-IN"/>
        </w:rPr>
        <w:t>AWS SDK for Python (Boto3):</w:t>
      </w:r>
      <w:r w:rsidRPr="00606382">
        <w:rPr>
          <w:rFonts w:ascii="Times New Roman" w:hAnsi="Times New Roman"/>
          <w:color w:val="000000" w:themeColor="text1"/>
          <w:sz w:val="28"/>
          <w:szCs w:val="28"/>
          <w:lang w:val="en-IN"/>
        </w:rPr>
        <w:t xml:space="preserve"> For testing AWS S3 integration.</w:t>
      </w:r>
    </w:p>
    <w:p w14:paraId="09C85153" w14:textId="77777777" w:rsidR="00606382" w:rsidRPr="00606382" w:rsidRDefault="00606382" w:rsidP="007F1B0E">
      <w:pPr>
        <w:numPr>
          <w:ilvl w:val="0"/>
          <w:numId w:val="40"/>
        </w:numPr>
        <w:spacing w:before="100" w:beforeAutospacing="1" w:after="100" w:afterAutospacing="1" w:line="240" w:lineRule="auto"/>
        <w:rPr>
          <w:rFonts w:ascii="Times New Roman" w:hAnsi="Times New Roman"/>
          <w:color w:val="000000" w:themeColor="text1"/>
          <w:sz w:val="28"/>
          <w:szCs w:val="28"/>
          <w:lang w:val="en-IN"/>
        </w:rPr>
      </w:pPr>
      <w:r w:rsidRPr="00606382">
        <w:rPr>
          <w:rFonts w:ascii="Times New Roman" w:hAnsi="Times New Roman"/>
          <w:b/>
          <w:bCs/>
          <w:color w:val="000000" w:themeColor="text1"/>
          <w:sz w:val="28"/>
          <w:szCs w:val="28"/>
          <w:lang w:val="en-IN"/>
        </w:rPr>
        <w:t>Selenium:</w:t>
      </w:r>
      <w:r w:rsidRPr="00606382">
        <w:rPr>
          <w:rFonts w:ascii="Times New Roman" w:hAnsi="Times New Roman"/>
          <w:color w:val="000000" w:themeColor="text1"/>
          <w:sz w:val="28"/>
          <w:szCs w:val="28"/>
          <w:lang w:val="en-IN"/>
        </w:rPr>
        <w:t xml:space="preserve"> For end-to-end UI integration testing.</w:t>
      </w:r>
    </w:p>
    <w:p w14:paraId="64E49100" w14:textId="2458525F" w:rsidR="00606382" w:rsidRPr="00606382" w:rsidRDefault="00606382" w:rsidP="00606382">
      <w:pPr>
        <w:spacing w:before="100" w:beforeAutospacing="1" w:after="100" w:afterAutospacing="1" w:line="240" w:lineRule="auto"/>
        <w:rPr>
          <w:rFonts w:ascii="Times New Roman" w:hAnsi="Times New Roman"/>
          <w:color w:val="000000" w:themeColor="text1"/>
          <w:sz w:val="28"/>
          <w:szCs w:val="28"/>
          <w:lang w:val="en-IN"/>
        </w:rPr>
      </w:pPr>
    </w:p>
    <w:p w14:paraId="2F9BA184" w14:textId="77777777" w:rsidR="00606382" w:rsidRPr="00606382" w:rsidRDefault="00606382" w:rsidP="00606382">
      <w:pPr>
        <w:spacing w:before="100" w:beforeAutospacing="1" w:after="100" w:afterAutospacing="1" w:line="240" w:lineRule="auto"/>
        <w:rPr>
          <w:rFonts w:ascii="Times New Roman" w:hAnsi="Times New Roman"/>
          <w:b/>
          <w:bCs/>
          <w:color w:val="000000" w:themeColor="text1"/>
          <w:sz w:val="28"/>
          <w:szCs w:val="28"/>
          <w:u w:val="single"/>
          <w:lang w:val="en-IN"/>
        </w:rPr>
      </w:pPr>
      <w:r w:rsidRPr="00606382">
        <w:rPr>
          <w:rFonts w:ascii="Times New Roman" w:hAnsi="Times New Roman"/>
          <w:b/>
          <w:bCs/>
          <w:color w:val="000000" w:themeColor="text1"/>
          <w:sz w:val="28"/>
          <w:szCs w:val="28"/>
          <w:u w:val="single"/>
          <w:lang w:val="en-IN"/>
        </w:rPr>
        <w:t>Challenges in Integration Testing</w:t>
      </w:r>
    </w:p>
    <w:p w14:paraId="009009BE" w14:textId="77777777" w:rsidR="00606382" w:rsidRPr="00606382" w:rsidRDefault="00606382" w:rsidP="007F1B0E">
      <w:pPr>
        <w:numPr>
          <w:ilvl w:val="0"/>
          <w:numId w:val="41"/>
        </w:numPr>
        <w:spacing w:before="100" w:beforeAutospacing="1" w:after="100" w:afterAutospacing="1" w:line="240" w:lineRule="auto"/>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Synchronizing modules with asynchronous workflows, such as AWS S3 operations.</w:t>
      </w:r>
    </w:p>
    <w:p w14:paraId="30D267C2" w14:textId="77777777" w:rsidR="00606382" w:rsidRPr="00606382" w:rsidRDefault="00606382" w:rsidP="007F1B0E">
      <w:pPr>
        <w:numPr>
          <w:ilvl w:val="0"/>
          <w:numId w:val="41"/>
        </w:numPr>
        <w:spacing w:before="100" w:beforeAutospacing="1" w:after="100" w:afterAutospacing="1" w:line="240" w:lineRule="auto"/>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Handling failures in external dependencies, like the ML model or translation APIs.</w:t>
      </w:r>
    </w:p>
    <w:p w14:paraId="12E35DFD" w14:textId="77777777" w:rsidR="00606382" w:rsidRPr="00606382" w:rsidRDefault="00606382" w:rsidP="007F1B0E">
      <w:pPr>
        <w:numPr>
          <w:ilvl w:val="0"/>
          <w:numId w:val="41"/>
        </w:numPr>
        <w:spacing w:before="100" w:beforeAutospacing="1" w:after="100" w:afterAutospacing="1" w:line="240" w:lineRule="auto"/>
        <w:rPr>
          <w:rFonts w:ascii="Times New Roman" w:hAnsi="Times New Roman"/>
          <w:color w:val="000000" w:themeColor="text1"/>
          <w:sz w:val="28"/>
          <w:szCs w:val="28"/>
          <w:lang w:val="en-IN"/>
        </w:rPr>
      </w:pPr>
      <w:r w:rsidRPr="00606382">
        <w:rPr>
          <w:rFonts w:ascii="Times New Roman" w:hAnsi="Times New Roman"/>
          <w:color w:val="000000" w:themeColor="text1"/>
          <w:sz w:val="28"/>
          <w:szCs w:val="28"/>
          <w:lang w:val="en-IN"/>
        </w:rPr>
        <w:t>Debugging complex interactions between modules.</w:t>
      </w:r>
    </w:p>
    <w:p w14:paraId="37AE4547" w14:textId="77777777" w:rsidR="00606382" w:rsidRPr="00606382" w:rsidRDefault="00606382" w:rsidP="00606382">
      <w:pPr>
        <w:spacing w:before="100" w:beforeAutospacing="1" w:after="100" w:afterAutospacing="1" w:line="240" w:lineRule="auto"/>
        <w:rPr>
          <w:rFonts w:ascii="Times New Roman" w:hAnsi="Times New Roman"/>
          <w:color w:val="000000" w:themeColor="text1"/>
          <w:sz w:val="28"/>
          <w:szCs w:val="28"/>
          <w:lang w:val="en-IN"/>
        </w:rPr>
      </w:pPr>
    </w:p>
    <w:p w14:paraId="637CEADB" w14:textId="77777777" w:rsidR="00B877A1" w:rsidRPr="00606382" w:rsidRDefault="00B877A1" w:rsidP="00B877A1">
      <w:pPr>
        <w:spacing w:before="100" w:beforeAutospacing="1" w:after="100" w:afterAutospacing="1" w:line="240" w:lineRule="auto"/>
        <w:jc w:val="both"/>
        <w:rPr>
          <w:rFonts w:ascii="Times New Roman" w:hAnsi="Times New Roman"/>
          <w:sz w:val="28"/>
          <w:szCs w:val="28"/>
        </w:rPr>
      </w:pPr>
    </w:p>
    <w:p w14:paraId="3F175B30" w14:textId="77777777" w:rsidR="00073EFB" w:rsidRDefault="00073EFB" w:rsidP="00B877A1">
      <w:pPr>
        <w:spacing w:before="100" w:beforeAutospacing="1" w:after="100" w:afterAutospacing="1" w:line="240" w:lineRule="auto"/>
        <w:jc w:val="both"/>
        <w:rPr>
          <w:rFonts w:ascii="Times New Roman" w:hAnsi="Times New Roman"/>
          <w:sz w:val="24"/>
          <w:szCs w:val="24"/>
        </w:rPr>
      </w:pPr>
    </w:p>
    <w:p w14:paraId="151CE346" w14:textId="77777777" w:rsidR="00073EFB" w:rsidRDefault="00073EFB" w:rsidP="00B877A1">
      <w:pPr>
        <w:spacing w:before="100" w:beforeAutospacing="1" w:after="100" w:afterAutospacing="1" w:line="240" w:lineRule="auto"/>
        <w:jc w:val="both"/>
        <w:rPr>
          <w:rFonts w:ascii="Times New Roman" w:hAnsi="Times New Roman"/>
          <w:sz w:val="24"/>
          <w:szCs w:val="24"/>
        </w:rPr>
      </w:pPr>
    </w:p>
    <w:p w14:paraId="19AAA3F0" w14:textId="03825059" w:rsidR="00D73138" w:rsidRDefault="00606382" w:rsidP="00B877A1">
      <w:pPr>
        <w:spacing w:before="100" w:beforeAutospacing="1" w:after="100" w:afterAutospacing="1" w:line="240" w:lineRule="auto"/>
        <w:jc w:val="both"/>
        <w:rPr>
          <w:rFonts w:ascii="Times New Roman" w:hAnsi="Times New Roman"/>
          <w:sz w:val="24"/>
          <w:szCs w:val="24"/>
        </w:rPr>
      </w:pPr>
      <w:r>
        <w:rPr>
          <w:rFonts w:ascii="Times New Roman" w:hAnsi="Times New Roman"/>
          <w:noProof/>
          <w:sz w:val="24"/>
          <w:szCs w:val="24"/>
        </w:rPr>
        <w:drawing>
          <wp:inline distT="0" distB="0" distL="0" distR="0" wp14:anchorId="39511DC8" wp14:editId="6FCF8B9C">
            <wp:extent cx="5943600" cy="3192145"/>
            <wp:effectExtent l="0" t="0" r="0" b="8255"/>
            <wp:docPr id="2100328739"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28739" name="Picture 24"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192145"/>
                    </a:xfrm>
                    <a:prstGeom prst="rect">
                      <a:avLst/>
                    </a:prstGeom>
                  </pic:spPr>
                </pic:pic>
              </a:graphicData>
            </a:graphic>
          </wp:inline>
        </w:drawing>
      </w:r>
    </w:p>
    <w:p w14:paraId="726CB36B" w14:textId="70911F63" w:rsidR="00D73138" w:rsidRDefault="00D73138" w:rsidP="00B877A1">
      <w:pPr>
        <w:spacing w:before="100" w:beforeAutospacing="1" w:after="100" w:afterAutospacing="1" w:line="240" w:lineRule="auto"/>
        <w:jc w:val="both"/>
        <w:rPr>
          <w:rFonts w:ascii="Times New Roman" w:hAnsi="Times New Roman"/>
          <w:sz w:val="24"/>
          <w:szCs w:val="24"/>
        </w:rPr>
      </w:pPr>
    </w:p>
    <w:p w14:paraId="6920D2AF" w14:textId="77777777" w:rsidR="00D73138" w:rsidRDefault="00D73138" w:rsidP="00B877A1">
      <w:pPr>
        <w:spacing w:before="100" w:beforeAutospacing="1" w:after="100" w:afterAutospacing="1" w:line="240" w:lineRule="auto"/>
        <w:jc w:val="both"/>
        <w:rPr>
          <w:rFonts w:ascii="Times New Roman" w:hAnsi="Times New Roman"/>
          <w:sz w:val="24"/>
          <w:szCs w:val="24"/>
        </w:rPr>
      </w:pPr>
    </w:p>
    <w:p w14:paraId="260A9967" w14:textId="77777777" w:rsidR="007F1B0E" w:rsidRDefault="007F1B0E" w:rsidP="007F1B0E">
      <w:pPr>
        <w:spacing w:before="100" w:beforeAutospacing="1" w:after="100" w:afterAutospacing="1" w:line="240" w:lineRule="auto"/>
        <w:jc w:val="center"/>
        <w:rPr>
          <w:rFonts w:ascii="Times New Roman" w:hAnsi="Times New Roman"/>
          <w:b/>
          <w:bCs/>
          <w:sz w:val="32"/>
          <w:szCs w:val="32"/>
          <w:u w:val="single"/>
          <w:lang w:val="en-IN"/>
        </w:rPr>
      </w:pPr>
    </w:p>
    <w:p w14:paraId="7EB6E470" w14:textId="77777777" w:rsidR="007F1B0E" w:rsidRDefault="007F1B0E" w:rsidP="007F1B0E">
      <w:pPr>
        <w:spacing w:before="100" w:beforeAutospacing="1" w:after="100" w:afterAutospacing="1" w:line="240" w:lineRule="auto"/>
        <w:jc w:val="center"/>
        <w:rPr>
          <w:rFonts w:ascii="Times New Roman" w:hAnsi="Times New Roman"/>
          <w:b/>
          <w:bCs/>
          <w:sz w:val="32"/>
          <w:szCs w:val="32"/>
          <w:u w:val="single"/>
          <w:lang w:val="en-IN"/>
        </w:rPr>
      </w:pPr>
    </w:p>
    <w:p w14:paraId="025294EC" w14:textId="77777777" w:rsidR="007F1B0E" w:rsidRDefault="007F1B0E" w:rsidP="007F1B0E">
      <w:pPr>
        <w:spacing w:before="100" w:beforeAutospacing="1" w:after="100" w:afterAutospacing="1" w:line="240" w:lineRule="auto"/>
        <w:jc w:val="center"/>
        <w:rPr>
          <w:rFonts w:ascii="Times New Roman" w:hAnsi="Times New Roman"/>
          <w:b/>
          <w:bCs/>
          <w:sz w:val="32"/>
          <w:szCs w:val="32"/>
          <w:u w:val="single"/>
          <w:lang w:val="en-IN"/>
        </w:rPr>
      </w:pPr>
    </w:p>
    <w:p w14:paraId="534274C4" w14:textId="77777777" w:rsidR="007F1B0E" w:rsidRDefault="007F1B0E" w:rsidP="007F1B0E">
      <w:pPr>
        <w:spacing w:before="100" w:beforeAutospacing="1" w:after="100" w:afterAutospacing="1" w:line="240" w:lineRule="auto"/>
        <w:jc w:val="center"/>
        <w:rPr>
          <w:rFonts w:ascii="Times New Roman" w:hAnsi="Times New Roman"/>
          <w:b/>
          <w:bCs/>
          <w:sz w:val="32"/>
          <w:szCs w:val="32"/>
          <w:u w:val="single"/>
          <w:lang w:val="en-IN"/>
        </w:rPr>
      </w:pPr>
    </w:p>
    <w:p w14:paraId="3A55AD87" w14:textId="77777777" w:rsidR="007F1B0E" w:rsidRDefault="007F1B0E" w:rsidP="007F1B0E">
      <w:pPr>
        <w:spacing w:before="100" w:beforeAutospacing="1" w:after="100" w:afterAutospacing="1" w:line="240" w:lineRule="auto"/>
        <w:jc w:val="center"/>
        <w:rPr>
          <w:rFonts w:ascii="Times New Roman" w:hAnsi="Times New Roman"/>
          <w:b/>
          <w:bCs/>
          <w:sz w:val="32"/>
          <w:szCs w:val="32"/>
          <w:u w:val="single"/>
          <w:lang w:val="en-IN"/>
        </w:rPr>
      </w:pPr>
    </w:p>
    <w:p w14:paraId="00AD02D4" w14:textId="77777777" w:rsidR="007F1B0E" w:rsidRDefault="007F1B0E" w:rsidP="007F1B0E">
      <w:pPr>
        <w:spacing w:before="100" w:beforeAutospacing="1" w:after="100" w:afterAutospacing="1" w:line="240" w:lineRule="auto"/>
        <w:jc w:val="center"/>
        <w:rPr>
          <w:rFonts w:ascii="Times New Roman" w:hAnsi="Times New Roman"/>
          <w:b/>
          <w:bCs/>
          <w:sz w:val="32"/>
          <w:szCs w:val="32"/>
          <w:u w:val="single"/>
          <w:lang w:val="en-IN"/>
        </w:rPr>
      </w:pPr>
    </w:p>
    <w:p w14:paraId="54ACDA57" w14:textId="77777777" w:rsidR="007F1B0E" w:rsidRDefault="007F1B0E" w:rsidP="007F1B0E">
      <w:pPr>
        <w:spacing w:before="100" w:beforeAutospacing="1" w:after="100" w:afterAutospacing="1" w:line="240" w:lineRule="auto"/>
        <w:jc w:val="center"/>
        <w:rPr>
          <w:rFonts w:ascii="Times New Roman" w:hAnsi="Times New Roman"/>
          <w:b/>
          <w:bCs/>
          <w:sz w:val="32"/>
          <w:szCs w:val="32"/>
          <w:u w:val="single"/>
          <w:lang w:val="en-IN"/>
        </w:rPr>
      </w:pPr>
    </w:p>
    <w:p w14:paraId="0DF5691E" w14:textId="77777777" w:rsidR="007F1B0E" w:rsidRDefault="007F1B0E" w:rsidP="007F1B0E">
      <w:pPr>
        <w:spacing w:before="100" w:beforeAutospacing="1" w:after="100" w:afterAutospacing="1" w:line="240" w:lineRule="auto"/>
        <w:jc w:val="center"/>
        <w:rPr>
          <w:rFonts w:ascii="Times New Roman" w:hAnsi="Times New Roman"/>
          <w:b/>
          <w:bCs/>
          <w:sz w:val="32"/>
          <w:szCs w:val="32"/>
          <w:u w:val="single"/>
          <w:lang w:val="en-IN"/>
        </w:rPr>
      </w:pPr>
    </w:p>
    <w:p w14:paraId="7928CD79" w14:textId="77777777" w:rsidR="007F1B0E" w:rsidRDefault="007F1B0E" w:rsidP="00983EF1">
      <w:pPr>
        <w:spacing w:before="100" w:beforeAutospacing="1" w:after="100" w:afterAutospacing="1" w:line="240" w:lineRule="auto"/>
        <w:jc w:val="both"/>
        <w:rPr>
          <w:rFonts w:ascii="Times New Roman" w:hAnsi="Times New Roman"/>
          <w:b/>
          <w:bCs/>
          <w:sz w:val="32"/>
          <w:szCs w:val="32"/>
          <w:u w:val="single"/>
          <w:lang w:val="en-IN"/>
        </w:rPr>
      </w:pPr>
    </w:p>
    <w:p w14:paraId="495CF3CB" w14:textId="77777777" w:rsidR="007F1B0E" w:rsidRDefault="007F1B0E" w:rsidP="007F1B0E">
      <w:pPr>
        <w:spacing w:before="100" w:beforeAutospacing="1" w:after="100" w:afterAutospacing="1" w:line="240" w:lineRule="auto"/>
        <w:jc w:val="center"/>
        <w:rPr>
          <w:rFonts w:ascii="Times New Roman" w:hAnsi="Times New Roman"/>
          <w:b/>
          <w:bCs/>
          <w:sz w:val="32"/>
          <w:szCs w:val="32"/>
          <w:u w:val="single"/>
          <w:lang w:val="en-IN"/>
        </w:rPr>
      </w:pPr>
    </w:p>
    <w:p w14:paraId="3A99B45D" w14:textId="2D5FA580" w:rsidR="00606382" w:rsidRPr="00606382" w:rsidRDefault="007F1B0E" w:rsidP="007F1B0E">
      <w:pPr>
        <w:spacing w:before="100" w:beforeAutospacing="1" w:after="100" w:afterAutospacing="1" w:line="240" w:lineRule="auto"/>
        <w:jc w:val="center"/>
        <w:rPr>
          <w:rFonts w:ascii="Times New Roman" w:hAnsi="Times New Roman"/>
          <w:b/>
          <w:bCs/>
          <w:sz w:val="32"/>
          <w:szCs w:val="32"/>
          <w:u w:val="single"/>
          <w:lang w:val="en-IN"/>
        </w:rPr>
      </w:pPr>
      <w:r>
        <w:rPr>
          <w:rFonts w:ascii="Times New Roman" w:hAnsi="Times New Roman"/>
          <w:b/>
          <w:bCs/>
          <w:sz w:val="32"/>
          <w:szCs w:val="32"/>
          <w:u w:val="single"/>
          <w:lang w:val="en-IN"/>
        </w:rPr>
        <w:t>7.</w:t>
      </w:r>
      <w:r w:rsidR="00606382" w:rsidRPr="00606382">
        <w:rPr>
          <w:rFonts w:ascii="Times New Roman" w:hAnsi="Times New Roman"/>
          <w:b/>
          <w:bCs/>
          <w:sz w:val="32"/>
          <w:szCs w:val="32"/>
          <w:u w:val="single"/>
          <w:lang w:val="en-IN"/>
        </w:rPr>
        <w:t>Conclusion and Scope for Future Enhancement</w:t>
      </w:r>
    </w:p>
    <w:p w14:paraId="35A92E13" w14:textId="084BC223" w:rsidR="00606382" w:rsidRPr="00606382" w:rsidRDefault="00606382" w:rsidP="00606382">
      <w:pPr>
        <w:spacing w:before="100" w:beforeAutospacing="1" w:after="100" w:afterAutospacing="1" w:line="240" w:lineRule="auto"/>
        <w:jc w:val="both"/>
        <w:rPr>
          <w:rFonts w:ascii="Times New Roman" w:hAnsi="Times New Roman"/>
          <w:sz w:val="24"/>
          <w:szCs w:val="24"/>
          <w:lang w:val="en-IN"/>
        </w:rPr>
      </w:pPr>
    </w:p>
    <w:p w14:paraId="36596406" w14:textId="77777777" w:rsidR="00606382" w:rsidRPr="007F1B0E" w:rsidRDefault="00606382" w:rsidP="00606382">
      <w:pPr>
        <w:spacing w:before="100" w:beforeAutospacing="1" w:after="100" w:afterAutospacing="1" w:line="240" w:lineRule="auto"/>
        <w:jc w:val="both"/>
        <w:rPr>
          <w:rFonts w:ascii="Times New Roman" w:hAnsi="Times New Roman"/>
          <w:b/>
          <w:bCs/>
          <w:sz w:val="32"/>
          <w:szCs w:val="32"/>
          <w:lang w:val="en-IN"/>
        </w:rPr>
      </w:pPr>
      <w:r w:rsidRPr="007F1B0E">
        <w:rPr>
          <w:rFonts w:ascii="Times New Roman" w:hAnsi="Times New Roman"/>
          <w:b/>
          <w:bCs/>
          <w:sz w:val="32"/>
          <w:szCs w:val="32"/>
          <w:lang w:val="en-IN"/>
        </w:rPr>
        <w:t>Conclusion</w:t>
      </w:r>
    </w:p>
    <w:p w14:paraId="1E5EFAD8"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 xml:space="preserve">The </w:t>
      </w:r>
      <w:r w:rsidRPr="00606382">
        <w:rPr>
          <w:rFonts w:ascii="Times New Roman" w:hAnsi="Times New Roman"/>
          <w:b/>
          <w:bCs/>
          <w:sz w:val="28"/>
          <w:szCs w:val="28"/>
          <w:lang w:val="en-IN"/>
        </w:rPr>
        <w:t>Multi-Language Text-to-Image Generator</w:t>
      </w:r>
      <w:r w:rsidRPr="00606382">
        <w:rPr>
          <w:rFonts w:ascii="Times New Roman" w:hAnsi="Times New Roman"/>
          <w:sz w:val="28"/>
          <w:szCs w:val="28"/>
          <w:lang w:val="en-IN"/>
        </w:rPr>
        <w:t xml:space="preserve"> is a robust and scalable system that leverages cutting-edge technologies to generate images from textual descriptions in multiple languages. The project integrates natural language processing (NLP), deep learning, and cloud computing to provide an interactive and user-friendly platform.</w:t>
      </w:r>
    </w:p>
    <w:p w14:paraId="3CCA00F1"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Key achievements of the project include:</w:t>
      </w:r>
    </w:p>
    <w:p w14:paraId="2C92FA8A" w14:textId="77777777" w:rsidR="00606382" w:rsidRPr="00606382" w:rsidRDefault="00606382" w:rsidP="007F1B0E">
      <w:pPr>
        <w:numPr>
          <w:ilvl w:val="0"/>
          <w:numId w:val="43"/>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Seamless multi-language support for text inputs.</w:t>
      </w:r>
    </w:p>
    <w:p w14:paraId="1DA24392" w14:textId="77777777" w:rsidR="00606382" w:rsidRPr="00606382" w:rsidRDefault="00606382" w:rsidP="007F1B0E">
      <w:pPr>
        <w:numPr>
          <w:ilvl w:val="0"/>
          <w:numId w:val="43"/>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Integration with AWS services like S3 for secure storage and EC2 for deployment.</w:t>
      </w:r>
    </w:p>
    <w:p w14:paraId="7506FDCB" w14:textId="77777777" w:rsidR="00606382" w:rsidRPr="00606382" w:rsidRDefault="00606382" w:rsidP="007F1B0E">
      <w:pPr>
        <w:numPr>
          <w:ilvl w:val="0"/>
          <w:numId w:val="43"/>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Scalable and modular architecture that ensures high performance and reliability.</w:t>
      </w:r>
    </w:p>
    <w:p w14:paraId="28435912"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This project demonstrates how advanced AI and cloud technologies can combine to create meaningful applications for diverse users. The system not only meets its functional requirements but also sets a foundation for innovation in AI-driven content creation tools.</w:t>
      </w:r>
    </w:p>
    <w:p w14:paraId="3ABCD8FD" w14:textId="206C460F" w:rsidR="00606382" w:rsidRPr="00606382" w:rsidRDefault="00606382" w:rsidP="00606382">
      <w:pPr>
        <w:spacing w:before="100" w:beforeAutospacing="1" w:after="100" w:afterAutospacing="1" w:line="240" w:lineRule="auto"/>
        <w:jc w:val="both"/>
        <w:rPr>
          <w:rFonts w:ascii="Times New Roman" w:hAnsi="Times New Roman"/>
          <w:sz w:val="28"/>
          <w:szCs w:val="28"/>
          <w:lang w:val="en-IN"/>
        </w:rPr>
      </w:pPr>
    </w:p>
    <w:p w14:paraId="79DD2664" w14:textId="77777777" w:rsidR="00606382" w:rsidRPr="007F1B0E" w:rsidRDefault="00606382" w:rsidP="00606382">
      <w:pPr>
        <w:spacing w:before="100" w:beforeAutospacing="1" w:after="100" w:afterAutospacing="1" w:line="240" w:lineRule="auto"/>
        <w:jc w:val="both"/>
        <w:rPr>
          <w:rFonts w:ascii="Times New Roman" w:hAnsi="Times New Roman"/>
          <w:b/>
          <w:bCs/>
          <w:sz w:val="32"/>
          <w:szCs w:val="32"/>
          <w:u w:val="single"/>
          <w:lang w:val="en-IN"/>
        </w:rPr>
      </w:pPr>
      <w:r w:rsidRPr="007F1B0E">
        <w:rPr>
          <w:rFonts w:ascii="Times New Roman" w:hAnsi="Times New Roman"/>
          <w:b/>
          <w:bCs/>
          <w:sz w:val="32"/>
          <w:szCs w:val="32"/>
          <w:u w:val="single"/>
          <w:lang w:val="en-IN"/>
        </w:rPr>
        <w:t>Scope for Future Enhancement</w:t>
      </w:r>
    </w:p>
    <w:p w14:paraId="3416CB48" w14:textId="77777777" w:rsidR="00606382" w:rsidRPr="00606382" w:rsidRDefault="00606382" w:rsidP="00606382">
      <w:p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While the current system is effective and functional, there are several opportunities for enhancement to make the solution more versatile and user-centric.</w:t>
      </w:r>
    </w:p>
    <w:p w14:paraId="698153DC" w14:textId="77777777" w:rsidR="00606382" w:rsidRPr="00606382" w:rsidRDefault="00606382" w:rsidP="007F1B0E">
      <w:pPr>
        <w:numPr>
          <w:ilvl w:val="0"/>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b/>
          <w:bCs/>
          <w:sz w:val="28"/>
          <w:szCs w:val="28"/>
          <w:lang w:val="en-IN"/>
        </w:rPr>
        <w:t>Improved Model Capabilities:</w:t>
      </w:r>
    </w:p>
    <w:p w14:paraId="217AFC6F" w14:textId="77777777" w:rsidR="00606382" w:rsidRPr="00606382" w:rsidRDefault="00606382" w:rsidP="007F1B0E">
      <w:pPr>
        <w:numPr>
          <w:ilvl w:val="1"/>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Use state-of-the-art models for better image quality and creativity.</w:t>
      </w:r>
    </w:p>
    <w:p w14:paraId="0632FC2E" w14:textId="77777777" w:rsidR="00606382" w:rsidRPr="00606382" w:rsidRDefault="00606382" w:rsidP="007F1B0E">
      <w:pPr>
        <w:numPr>
          <w:ilvl w:val="1"/>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Incorporate fine-tuning mechanisms to adapt the system for specific domains or use cases, such as fashion, education, or gaming.</w:t>
      </w:r>
    </w:p>
    <w:p w14:paraId="6D01199F" w14:textId="77777777" w:rsidR="00606382" w:rsidRPr="00606382" w:rsidRDefault="00606382" w:rsidP="007F1B0E">
      <w:pPr>
        <w:numPr>
          <w:ilvl w:val="0"/>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b/>
          <w:bCs/>
          <w:sz w:val="28"/>
          <w:szCs w:val="28"/>
          <w:lang w:val="en-IN"/>
        </w:rPr>
        <w:t>Enhanced Multi-Language Support:</w:t>
      </w:r>
    </w:p>
    <w:p w14:paraId="5E40C958" w14:textId="77777777" w:rsidR="00606382" w:rsidRPr="00606382" w:rsidRDefault="00606382" w:rsidP="007F1B0E">
      <w:pPr>
        <w:numPr>
          <w:ilvl w:val="1"/>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Expand language coverage to include more regional and indigenous languages.</w:t>
      </w:r>
    </w:p>
    <w:p w14:paraId="7679140D" w14:textId="77777777" w:rsidR="00606382" w:rsidRPr="00606382" w:rsidRDefault="00606382" w:rsidP="007F1B0E">
      <w:pPr>
        <w:numPr>
          <w:ilvl w:val="1"/>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Improve translation accuracy by integrating advanced language models.</w:t>
      </w:r>
    </w:p>
    <w:p w14:paraId="1E0323D2" w14:textId="77777777" w:rsidR="00606382" w:rsidRPr="00606382" w:rsidRDefault="00606382" w:rsidP="007F1B0E">
      <w:pPr>
        <w:numPr>
          <w:ilvl w:val="0"/>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b/>
          <w:bCs/>
          <w:sz w:val="28"/>
          <w:szCs w:val="28"/>
          <w:lang w:val="en-IN"/>
        </w:rPr>
        <w:t>User Personalization:</w:t>
      </w:r>
    </w:p>
    <w:p w14:paraId="7981F4BF" w14:textId="77777777" w:rsidR="00606382" w:rsidRPr="00606382" w:rsidRDefault="00606382" w:rsidP="007F1B0E">
      <w:pPr>
        <w:numPr>
          <w:ilvl w:val="1"/>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Allow users to customize output images with additional parameters like style, color, and layout.</w:t>
      </w:r>
    </w:p>
    <w:p w14:paraId="09972BD7" w14:textId="77777777" w:rsidR="00606382" w:rsidRPr="00606382" w:rsidRDefault="00606382" w:rsidP="007F1B0E">
      <w:pPr>
        <w:numPr>
          <w:ilvl w:val="1"/>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Implement user profiles to save preferences and previous projects.</w:t>
      </w:r>
    </w:p>
    <w:p w14:paraId="077992AD" w14:textId="77777777" w:rsidR="00606382" w:rsidRPr="00606382" w:rsidRDefault="00606382" w:rsidP="007F1B0E">
      <w:pPr>
        <w:numPr>
          <w:ilvl w:val="0"/>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b/>
          <w:bCs/>
          <w:sz w:val="28"/>
          <w:szCs w:val="28"/>
          <w:lang w:val="en-IN"/>
        </w:rPr>
        <w:t>Mobile Application Integration:</w:t>
      </w:r>
    </w:p>
    <w:p w14:paraId="5DFCB9D5" w14:textId="77777777" w:rsidR="00606382" w:rsidRPr="00606382" w:rsidRDefault="00606382" w:rsidP="007F1B0E">
      <w:pPr>
        <w:numPr>
          <w:ilvl w:val="1"/>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Develop a mobile application version for easier accessibility and usability.</w:t>
      </w:r>
    </w:p>
    <w:p w14:paraId="4372090E" w14:textId="77777777" w:rsidR="00606382" w:rsidRPr="00606382" w:rsidRDefault="00606382" w:rsidP="007F1B0E">
      <w:pPr>
        <w:numPr>
          <w:ilvl w:val="0"/>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b/>
          <w:bCs/>
          <w:sz w:val="28"/>
          <w:szCs w:val="28"/>
          <w:lang w:val="en-IN"/>
        </w:rPr>
        <w:t>Integration with Other Platforms:</w:t>
      </w:r>
    </w:p>
    <w:p w14:paraId="08D22E6A" w14:textId="77777777" w:rsidR="00606382" w:rsidRPr="00606382" w:rsidRDefault="00606382" w:rsidP="007F1B0E">
      <w:pPr>
        <w:numPr>
          <w:ilvl w:val="1"/>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Enable sharing of generated images directly to social media platforms.</w:t>
      </w:r>
    </w:p>
    <w:p w14:paraId="024B4133" w14:textId="77777777" w:rsidR="00606382" w:rsidRPr="00606382" w:rsidRDefault="00606382" w:rsidP="007F1B0E">
      <w:pPr>
        <w:numPr>
          <w:ilvl w:val="1"/>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Provide APIs for third-party applications to integrate text-to-image capabilities.</w:t>
      </w:r>
    </w:p>
    <w:p w14:paraId="1C10E6D8" w14:textId="77777777" w:rsidR="00606382" w:rsidRPr="00606382" w:rsidRDefault="00606382" w:rsidP="007F1B0E">
      <w:pPr>
        <w:numPr>
          <w:ilvl w:val="0"/>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b/>
          <w:bCs/>
          <w:sz w:val="28"/>
          <w:szCs w:val="28"/>
          <w:lang w:val="en-IN"/>
        </w:rPr>
        <w:t>AI-Powered Insights:</w:t>
      </w:r>
    </w:p>
    <w:p w14:paraId="4F74B17B" w14:textId="77777777" w:rsidR="00606382" w:rsidRPr="00606382" w:rsidRDefault="00606382" w:rsidP="007F1B0E">
      <w:pPr>
        <w:numPr>
          <w:ilvl w:val="1"/>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Incorporate AI-based feedback on input text for better image generation.</w:t>
      </w:r>
    </w:p>
    <w:p w14:paraId="4AC99154" w14:textId="77777777" w:rsidR="00606382" w:rsidRPr="00606382" w:rsidRDefault="00606382" w:rsidP="007F1B0E">
      <w:pPr>
        <w:numPr>
          <w:ilvl w:val="1"/>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Provide suggestions for alternate descriptions or refinements.</w:t>
      </w:r>
    </w:p>
    <w:p w14:paraId="31D90E98" w14:textId="77777777" w:rsidR="00606382" w:rsidRPr="00606382" w:rsidRDefault="00606382" w:rsidP="007F1B0E">
      <w:pPr>
        <w:numPr>
          <w:ilvl w:val="0"/>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b/>
          <w:bCs/>
          <w:sz w:val="28"/>
          <w:szCs w:val="28"/>
          <w:lang w:val="en-IN"/>
        </w:rPr>
        <w:t>Performance Optimization:</w:t>
      </w:r>
    </w:p>
    <w:p w14:paraId="6F11B735" w14:textId="77777777" w:rsidR="00606382" w:rsidRPr="00606382" w:rsidRDefault="00606382" w:rsidP="007F1B0E">
      <w:pPr>
        <w:numPr>
          <w:ilvl w:val="1"/>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Optimize image generation times, especially for high-resolution outputs.</w:t>
      </w:r>
    </w:p>
    <w:p w14:paraId="15AE4BDE" w14:textId="77777777" w:rsidR="00606382" w:rsidRPr="00606382" w:rsidRDefault="00606382" w:rsidP="007F1B0E">
      <w:pPr>
        <w:numPr>
          <w:ilvl w:val="1"/>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Use serverless computing with AWS Lambda for cost-effective scaling.</w:t>
      </w:r>
    </w:p>
    <w:p w14:paraId="5AA12E6E" w14:textId="77777777" w:rsidR="00606382" w:rsidRPr="00606382" w:rsidRDefault="00606382" w:rsidP="007F1B0E">
      <w:pPr>
        <w:numPr>
          <w:ilvl w:val="0"/>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b/>
          <w:bCs/>
          <w:sz w:val="28"/>
          <w:szCs w:val="28"/>
          <w:lang w:val="en-IN"/>
        </w:rPr>
        <w:t>Security Enhancements:</w:t>
      </w:r>
    </w:p>
    <w:p w14:paraId="747F274C" w14:textId="77777777" w:rsidR="00606382" w:rsidRPr="00606382" w:rsidRDefault="00606382" w:rsidP="007F1B0E">
      <w:pPr>
        <w:numPr>
          <w:ilvl w:val="1"/>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Implement advanced authentication mechanisms to ensure data security.</w:t>
      </w:r>
    </w:p>
    <w:p w14:paraId="4D1379AE" w14:textId="77777777" w:rsidR="00606382" w:rsidRPr="00606382" w:rsidRDefault="00606382" w:rsidP="007F1B0E">
      <w:pPr>
        <w:numPr>
          <w:ilvl w:val="1"/>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Encrypt images and metadata stored in AWS S3 for enhanced privacy.</w:t>
      </w:r>
    </w:p>
    <w:p w14:paraId="7F2FF7C7" w14:textId="77777777" w:rsidR="00606382" w:rsidRPr="00606382" w:rsidRDefault="00606382" w:rsidP="007F1B0E">
      <w:pPr>
        <w:numPr>
          <w:ilvl w:val="0"/>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b/>
          <w:bCs/>
          <w:sz w:val="28"/>
          <w:szCs w:val="28"/>
          <w:lang w:val="en-IN"/>
        </w:rPr>
        <w:t>Real-Time Collaboration:</w:t>
      </w:r>
    </w:p>
    <w:p w14:paraId="6E4178E3" w14:textId="77777777" w:rsidR="00606382" w:rsidRPr="00606382" w:rsidRDefault="00606382" w:rsidP="007F1B0E">
      <w:pPr>
        <w:numPr>
          <w:ilvl w:val="1"/>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Introduce features for collaborative projects where multiple users can contribute text descriptions or make edits to the generated images.</w:t>
      </w:r>
    </w:p>
    <w:p w14:paraId="60C7965F" w14:textId="77777777" w:rsidR="00606382" w:rsidRPr="00606382" w:rsidRDefault="00606382" w:rsidP="007F1B0E">
      <w:pPr>
        <w:numPr>
          <w:ilvl w:val="0"/>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b/>
          <w:bCs/>
          <w:sz w:val="28"/>
          <w:szCs w:val="28"/>
          <w:lang w:val="en-IN"/>
        </w:rPr>
        <w:t>Research and Development:</w:t>
      </w:r>
    </w:p>
    <w:p w14:paraId="63E0A8BB" w14:textId="77777777" w:rsidR="00606382" w:rsidRPr="00606382" w:rsidRDefault="00606382" w:rsidP="007F1B0E">
      <w:pPr>
        <w:numPr>
          <w:ilvl w:val="1"/>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Explore integration with AR/VR technologies to create immersive experiences.</w:t>
      </w:r>
    </w:p>
    <w:p w14:paraId="3CB5EF31" w14:textId="77777777" w:rsidR="00606382" w:rsidRPr="00606382" w:rsidRDefault="00606382" w:rsidP="007F1B0E">
      <w:pPr>
        <w:numPr>
          <w:ilvl w:val="1"/>
          <w:numId w:val="4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Study user feedback and evolving AI advancements to continuously enhance the system.</w:t>
      </w:r>
    </w:p>
    <w:p w14:paraId="3B708057" w14:textId="77777777" w:rsidR="00D73138" w:rsidRDefault="00D73138" w:rsidP="00B877A1">
      <w:pPr>
        <w:spacing w:before="100" w:beforeAutospacing="1" w:after="100" w:afterAutospacing="1" w:line="240" w:lineRule="auto"/>
        <w:jc w:val="both"/>
        <w:rPr>
          <w:rFonts w:ascii="Times New Roman" w:hAnsi="Times New Roman"/>
          <w:sz w:val="24"/>
          <w:szCs w:val="24"/>
        </w:rPr>
      </w:pPr>
    </w:p>
    <w:p w14:paraId="053CBBE4" w14:textId="77777777" w:rsidR="00D73138" w:rsidRDefault="00D73138" w:rsidP="00B877A1">
      <w:pPr>
        <w:spacing w:before="100" w:beforeAutospacing="1" w:after="100" w:afterAutospacing="1" w:line="240" w:lineRule="auto"/>
        <w:jc w:val="both"/>
        <w:rPr>
          <w:rFonts w:ascii="Times New Roman" w:hAnsi="Times New Roman"/>
          <w:sz w:val="24"/>
          <w:szCs w:val="24"/>
        </w:rPr>
      </w:pPr>
    </w:p>
    <w:p w14:paraId="68BF9046" w14:textId="77777777" w:rsidR="00D73138" w:rsidRDefault="00D73138" w:rsidP="00B877A1">
      <w:pPr>
        <w:spacing w:before="100" w:beforeAutospacing="1" w:after="100" w:afterAutospacing="1" w:line="240" w:lineRule="auto"/>
        <w:jc w:val="both"/>
        <w:rPr>
          <w:rFonts w:ascii="Times New Roman" w:hAnsi="Times New Roman"/>
          <w:sz w:val="24"/>
          <w:szCs w:val="24"/>
        </w:rPr>
      </w:pPr>
    </w:p>
    <w:p w14:paraId="6205598A" w14:textId="77777777" w:rsidR="00983EF1" w:rsidRDefault="00983EF1" w:rsidP="0017421C">
      <w:pPr>
        <w:spacing w:before="100" w:beforeAutospacing="1" w:after="100" w:afterAutospacing="1" w:line="240" w:lineRule="auto"/>
        <w:jc w:val="center"/>
        <w:rPr>
          <w:rFonts w:ascii="Times New Roman" w:hAnsi="Times New Roman"/>
          <w:b/>
          <w:bCs/>
          <w:sz w:val="32"/>
          <w:szCs w:val="32"/>
          <w:u w:val="single"/>
        </w:rPr>
      </w:pPr>
    </w:p>
    <w:p w14:paraId="43E42501" w14:textId="77777777" w:rsidR="00983EF1" w:rsidRDefault="00983EF1" w:rsidP="0017421C">
      <w:pPr>
        <w:spacing w:before="100" w:beforeAutospacing="1" w:after="100" w:afterAutospacing="1" w:line="240" w:lineRule="auto"/>
        <w:jc w:val="center"/>
        <w:rPr>
          <w:rFonts w:ascii="Times New Roman" w:hAnsi="Times New Roman"/>
          <w:b/>
          <w:bCs/>
          <w:sz w:val="32"/>
          <w:szCs w:val="32"/>
          <w:u w:val="single"/>
        </w:rPr>
      </w:pPr>
    </w:p>
    <w:p w14:paraId="3442CBF2" w14:textId="77777777" w:rsidR="00983EF1" w:rsidRDefault="00983EF1" w:rsidP="0017421C">
      <w:pPr>
        <w:spacing w:before="100" w:beforeAutospacing="1" w:after="100" w:afterAutospacing="1" w:line="240" w:lineRule="auto"/>
        <w:jc w:val="center"/>
        <w:rPr>
          <w:rFonts w:ascii="Times New Roman" w:hAnsi="Times New Roman"/>
          <w:b/>
          <w:bCs/>
          <w:sz w:val="32"/>
          <w:szCs w:val="32"/>
          <w:u w:val="single"/>
        </w:rPr>
      </w:pPr>
    </w:p>
    <w:p w14:paraId="287FBB44" w14:textId="7B834C94" w:rsidR="00073EFB" w:rsidRPr="00606382" w:rsidRDefault="00073EFB" w:rsidP="0017421C">
      <w:pPr>
        <w:spacing w:before="100" w:beforeAutospacing="1" w:after="100" w:afterAutospacing="1" w:line="240" w:lineRule="auto"/>
        <w:jc w:val="center"/>
        <w:rPr>
          <w:rFonts w:ascii="Times New Roman" w:hAnsi="Times New Roman"/>
          <w:b/>
          <w:bCs/>
          <w:sz w:val="32"/>
          <w:szCs w:val="32"/>
          <w:u w:val="single"/>
        </w:rPr>
      </w:pPr>
      <w:r w:rsidRPr="00606382">
        <w:rPr>
          <w:rFonts w:ascii="Times New Roman" w:hAnsi="Times New Roman"/>
          <w:b/>
          <w:bCs/>
          <w:sz w:val="32"/>
          <w:szCs w:val="32"/>
          <w:u w:val="single"/>
        </w:rPr>
        <w:t>Bibliography</w:t>
      </w:r>
    </w:p>
    <w:p w14:paraId="1575E521" w14:textId="77777777" w:rsidR="00073EFB" w:rsidRPr="00424108" w:rsidRDefault="00073EFB" w:rsidP="00073EFB">
      <w:pPr>
        <w:spacing w:before="100" w:beforeAutospacing="1" w:after="100" w:afterAutospacing="1" w:line="240" w:lineRule="auto"/>
        <w:jc w:val="center"/>
        <w:rPr>
          <w:rFonts w:ascii="Times New Roman" w:hAnsi="Times New Roman"/>
          <w:b/>
          <w:bCs/>
          <w:sz w:val="36"/>
          <w:szCs w:val="36"/>
        </w:rPr>
      </w:pPr>
    </w:p>
    <w:p w14:paraId="34414ECF" w14:textId="77777777" w:rsidR="00606382" w:rsidRPr="00606382" w:rsidRDefault="00606382" w:rsidP="00606382">
      <w:pPr>
        <w:spacing w:before="100" w:beforeAutospacing="1" w:after="100" w:afterAutospacing="1" w:line="240" w:lineRule="auto"/>
        <w:jc w:val="both"/>
        <w:rPr>
          <w:rFonts w:ascii="Times New Roman" w:hAnsi="Times New Roman"/>
          <w:b/>
          <w:bCs/>
          <w:sz w:val="32"/>
          <w:szCs w:val="32"/>
          <w:u w:val="single"/>
          <w:lang w:val="en-IN"/>
        </w:rPr>
      </w:pPr>
      <w:r w:rsidRPr="00606382">
        <w:rPr>
          <w:rFonts w:ascii="Times New Roman" w:hAnsi="Times New Roman"/>
          <w:b/>
          <w:bCs/>
          <w:sz w:val="32"/>
          <w:szCs w:val="32"/>
          <w:u w:val="single"/>
          <w:lang w:val="en-IN"/>
        </w:rPr>
        <w:t>Online Documentation and Resources</w:t>
      </w:r>
    </w:p>
    <w:p w14:paraId="520D14F9" w14:textId="77777777" w:rsidR="007F1B0E" w:rsidRPr="007F1B0E" w:rsidRDefault="00606382" w:rsidP="007F1B0E">
      <w:pPr>
        <w:numPr>
          <w:ilvl w:val="0"/>
          <w:numId w:val="42"/>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b/>
          <w:bCs/>
          <w:sz w:val="28"/>
          <w:szCs w:val="28"/>
          <w:lang w:val="en-IN"/>
        </w:rPr>
        <w:t>Flask Official Documentation:</w:t>
      </w:r>
    </w:p>
    <w:p w14:paraId="487925C1" w14:textId="0143129C" w:rsidR="00606382" w:rsidRPr="007F1B0E" w:rsidRDefault="00606382" w:rsidP="007F1B0E">
      <w:pPr>
        <w:pStyle w:val="ListParagraph"/>
        <w:numPr>
          <w:ilvl w:val="1"/>
          <w:numId w:val="104"/>
        </w:num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sz w:val="28"/>
          <w:szCs w:val="28"/>
          <w:lang w:val="en-IN"/>
        </w:rPr>
        <w:t>https://flask.palletsprojects.com/</w:t>
      </w:r>
    </w:p>
    <w:p w14:paraId="0CB62BC7" w14:textId="31FCB6E6" w:rsidR="00606382" w:rsidRPr="00606382" w:rsidRDefault="00606382" w:rsidP="007F1B0E">
      <w:pPr>
        <w:numPr>
          <w:ilvl w:val="1"/>
          <w:numId w:val="104"/>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Provided insights into building and deploying a Flask application.</w:t>
      </w:r>
    </w:p>
    <w:p w14:paraId="3BDD5E75" w14:textId="77777777" w:rsidR="007F1B0E" w:rsidRPr="007F1B0E" w:rsidRDefault="00606382" w:rsidP="007F1B0E">
      <w:pPr>
        <w:numPr>
          <w:ilvl w:val="0"/>
          <w:numId w:val="42"/>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b/>
          <w:bCs/>
          <w:sz w:val="28"/>
          <w:szCs w:val="28"/>
          <w:lang w:val="en-IN"/>
        </w:rPr>
        <w:t>AWS S3 Documentation:</w:t>
      </w:r>
    </w:p>
    <w:p w14:paraId="1D813208" w14:textId="50327C74" w:rsidR="00606382" w:rsidRPr="007F1B0E" w:rsidRDefault="00606382" w:rsidP="007F1B0E">
      <w:pPr>
        <w:pStyle w:val="ListParagraph"/>
        <w:numPr>
          <w:ilvl w:val="1"/>
          <w:numId w:val="105"/>
        </w:num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sz w:val="28"/>
          <w:szCs w:val="28"/>
          <w:lang w:val="en-IN"/>
        </w:rPr>
        <w:t xml:space="preserve"> </w:t>
      </w:r>
      <w:hyperlink r:id="rId18" w:tgtFrame="_new" w:history="1">
        <w:r w:rsidRPr="007F1B0E">
          <w:rPr>
            <w:rStyle w:val="Hyperlink"/>
            <w:rFonts w:ascii="Times New Roman" w:hAnsi="Times New Roman"/>
            <w:sz w:val="28"/>
            <w:szCs w:val="28"/>
            <w:lang w:val="en-IN"/>
          </w:rPr>
          <w:t>https://docs.aws.amazon.com/s3/</w:t>
        </w:r>
      </w:hyperlink>
    </w:p>
    <w:p w14:paraId="00692B6F" w14:textId="77777777" w:rsidR="00606382" w:rsidRPr="00606382" w:rsidRDefault="00606382" w:rsidP="007F1B0E">
      <w:pPr>
        <w:numPr>
          <w:ilvl w:val="1"/>
          <w:numId w:val="105"/>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Detailed information on securely storing and retrieving images.</w:t>
      </w:r>
    </w:p>
    <w:p w14:paraId="6E3FE76F" w14:textId="77777777" w:rsidR="007F1B0E" w:rsidRDefault="00606382" w:rsidP="007F1B0E">
      <w:pPr>
        <w:numPr>
          <w:ilvl w:val="0"/>
          <w:numId w:val="42"/>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b/>
          <w:bCs/>
          <w:sz w:val="28"/>
          <w:szCs w:val="28"/>
          <w:lang w:val="en-IN"/>
        </w:rPr>
        <w:t>AWS EC2 Documentation:</w:t>
      </w:r>
      <w:r w:rsidRPr="00606382">
        <w:rPr>
          <w:rFonts w:ascii="Times New Roman" w:hAnsi="Times New Roman"/>
          <w:sz w:val="28"/>
          <w:szCs w:val="28"/>
          <w:lang w:val="en-IN"/>
        </w:rPr>
        <w:t xml:space="preserve"> </w:t>
      </w:r>
    </w:p>
    <w:p w14:paraId="5DB40296" w14:textId="1D20FB29" w:rsidR="00606382" w:rsidRPr="007F1B0E" w:rsidRDefault="007F1B0E" w:rsidP="007F1B0E">
      <w:pPr>
        <w:pStyle w:val="ListParagraph"/>
        <w:numPr>
          <w:ilvl w:val="1"/>
          <w:numId w:val="106"/>
        </w:numPr>
        <w:spacing w:before="100" w:beforeAutospacing="1" w:after="100" w:afterAutospacing="1" w:line="240" w:lineRule="auto"/>
        <w:jc w:val="both"/>
        <w:rPr>
          <w:rFonts w:ascii="Times New Roman" w:hAnsi="Times New Roman"/>
          <w:sz w:val="28"/>
          <w:szCs w:val="28"/>
          <w:lang w:val="en-IN"/>
        </w:rPr>
      </w:pPr>
      <w:hyperlink r:id="rId19" w:history="1">
        <w:r w:rsidRPr="0049506E">
          <w:rPr>
            <w:rStyle w:val="Hyperlink"/>
            <w:rFonts w:ascii="Times New Roman" w:hAnsi="Times New Roman"/>
            <w:sz w:val="28"/>
            <w:szCs w:val="28"/>
            <w:lang w:val="en-IN"/>
          </w:rPr>
          <w:t>https://docs.aws.amazon.com/ec2/</w:t>
        </w:r>
      </w:hyperlink>
    </w:p>
    <w:p w14:paraId="5DD41659" w14:textId="77777777" w:rsidR="00606382" w:rsidRPr="00606382" w:rsidRDefault="00606382" w:rsidP="007F1B0E">
      <w:pPr>
        <w:numPr>
          <w:ilvl w:val="1"/>
          <w:numId w:val="106"/>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Guide for deploying the application on EC2 instances.</w:t>
      </w:r>
    </w:p>
    <w:p w14:paraId="0F73FF41" w14:textId="77777777" w:rsidR="007F1B0E" w:rsidRPr="007F1B0E" w:rsidRDefault="00606382" w:rsidP="007F1B0E">
      <w:pPr>
        <w:numPr>
          <w:ilvl w:val="0"/>
          <w:numId w:val="42"/>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b/>
          <w:bCs/>
          <w:sz w:val="28"/>
          <w:szCs w:val="28"/>
          <w:lang w:val="en-IN"/>
        </w:rPr>
        <w:t>Python Official Documentation:</w:t>
      </w:r>
    </w:p>
    <w:p w14:paraId="2C6A451A" w14:textId="09976114" w:rsidR="00606382" w:rsidRPr="007F1B0E" w:rsidRDefault="00606382" w:rsidP="007F1B0E">
      <w:pPr>
        <w:pStyle w:val="ListParagraph"/>
        <w:numPr>
          <w:ilvl w:val="1"/>
          <w:numId w:val="107"/>
        </w:num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sz w:val="28"/>
          <w:szCs w:val="28"/>
          <w:lang w:val="en-IN"/>
        </w:rPr>
        <w:t xml:space="preserve"> </w:t>
      </w:r>
      <w:hyperlink r:id="rId20" w:tgtFrame="_new" w:history="1">
        <w:r w:rsidRPr="007F1B0E">
          <w:rPr>
            <w:rStyle w:val="Hyperlink"/>
            <w:rFonts w:ascii="Times New Roman" w:hAnsi="Times New Roman"/>
            <w:sz w:val="28"/>
            <w:szCs w:val="28"/>
            <w:lang w:val="en-IN"/>
          </w:rPr>
          <w:t>https://docs.python.org/</w:t>
        </w:r>
      </w:hyperlink>
    </w:p>
    <w:p w14:paraId="03E9B816" w14:textId="77777777" w:rsidR="00606382" w:rsidRPr="00606382" w:rsidRDefault="00606382" w:rsidP="007F1B0E">
      <w:pPr>
        <w:numPr>
          <w:ilvl w:val="1"/>
          <w:numId w:val="107"/>
        </w:numPr>
        <w:spacing w:before="100" w:beforeAutospacing="1" w:after="100" w:afterAutospacing="1" w:line="240" w:lineRule="auto"/>
        <w:jc w:val="both"/>
        <w:rPr>
          <w:rFonts w:ascii="Times New Roman" w:hAnsi="Times New Roman"/>
          <w:sz w:val="28"/>
          <w:szCs w:val="28"/>
          <w:lang w:val="en-IN"/>
        </w:rPr>
      </w:pPr>
      <w:r w:rsidRPr="00606382">
        <w:rPr>
          <w:rFonts w:ascii="Times New Roman" w:hAnsi="Times New Roman"/>
          <w:sz w:val="28"/>
          <w:szCs w:val="28"/>
          <w:lang w:val="en-IN"/>
        </w:rPr>
        <w:t>Reference for Python libraries and best practices.</w:t>
      </w:r>
    </w:p>
    <w:p w14:paraId="3847DBF7" w14:textId="07DAD8C7" w:rsidR="00606382" w:rsidRPr="00606382" w:rsidRDefault="00606382" w:rsidP="007F1B0E">
      <w:pPr>
        <w:numPr>
          <w:ilvl w:val="0"/>
          <w:numId w:val="42"/>
        </w:numPr>
        <w:spacing w:before="100" w:beforeAutospacing="1" w:after="100" w:afterAutospacing="1" w:line="240" w:lineRule="auto"/>
        <w:jc w:val="both"/>
        <w:rPr>
          <w:rFonts w:ascii="Times New Roman" w:hAnsi="Times New Roman"/>
          <w:sz w:val="28"/>
          <w:szCs w:val="28"/>
          <w:lang w:val="en-IN"/>
        </w:rPr>
      </w:pPr>
      <w:r>
        <w:rPr>
          <w:rFonts w:ascii="Times New Roman" w:hAnsi="Times New Roman"/>
          <w:b/>
          <w:bCs/>
          <w:sz w:val="28"/>
          <w:szCs w:val="28"/>
          <w:lang w:val="en-IN"/>
        </w:rPr>
        <w:t xml:space="preserve">Hugging face API </w:t>
      </w:r>
      <w:r w:rsidRPr="00606382">
        <w:rPr>
          <w:rFonts w:ascii="Times New Roman" w:hAnsi="Times New Roman"/>
          <w:b/>
          <w:bCs/>
          <w:sz w:val="28"/>
          <w:szCs w:val="28"/>
          <w:lang w:val="en-IN"/>
        </w:rPr>
        <w:t>Model Documentation:</w:t>
      </w:r>
      <w:r w:rsidRPr="00606382">
        <w:rPr>
          <w:rFonts w:ascii="Times New Roman" w:hAnsi="Times New Roman"/>
          <w:sz w:val="28"/>
          <w:szCs w:val="28"/>
          <w:lang w:val="en-IN"/>
        </w:rPr>
        <w:t xml:space="preserve"> </w:t>
      </w:r>
    </w:p>
    <w:p w14:paraId="37CE6082" w14:textId="0166EBBF" w:rsidR="00606382" w:rsidRPr="007F1B0E" w:rsidRDefault="00606382" w:rsidP="007F1B0E">
      <w:pPr>
        <w:pStyle w:val="ListParagraph"/>
        <w:numPr>
          <w:ilvl w:val="0"/>
          <w:numId w:val="108"/>
        </w:num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sz w:val="28"/>
          <w:szCs w:val="28"/>
          <w:lang w:val="en-IN"/>
        </w:rPr>
        <w:t>For understanding the capabilities and constraints of text-to-image generation models.</w:t>
      </w:r>
    </w:p>
    <w:p w14:paraId="1A8C91E8" w14:textId="77777777" w:rsidR="007F1B0E" w:rsidRPr="00606382" w:rsidRDefault="007F1B0E" w:rsidP="007F1B0E">
      <w:pPr>
        <w:spacing w:before="100" w:beforeAutospacing="1" w:after="100" w:afterAutospacing="1" w:line="240" w:lineRule="auto"/>
        <w:ind w:left="1080"/>
        <w:jc w:val="both"/>
        <w:rPr>
          <w:rFonts w:ascii="Times New Roman" w:hAnsi="Times New Roman"/>
          <w:sz w:val="28"/>
          <w:szCs w:val="28"/>
          <w:lang w:val="en-IN"/>
        </w:rPr>
      </w:pPr>
    </w:p>
    <w:p w14:paraId="54185B0E" w14:textId="77777777" w:rsidR="00073EFB" w:rsidRDefault="00073EFB" w:rsidP="00073EFB">
      <w:pPr>
        <w:spacing w:before="100" w:beforeAutospacing="1" w:after="100" w:afterAutospacing="1" w:line="240" w:lineRule="auto"/>
        <w:rPr>
          <w:rFonts w:ascii="Times New Roman" w:hAnsi="Times New Roman"/>
          <w:b/>
          <w:bCs/>
          <w:sz w:val="24"/>
          <w:szCs w:val="24"/>
        </w:rPr>
      </w:pPr>
    </w:p>
    <w:p w14:paraId="6D7BFC32" w14:textId="77777777" w:rsidR="007F1B0E" w:rsidRDefault="007F1B0E" w:rsidP="007F1B0E">
      <w:pPr>
        <w:spacing w:before="100" w:beforeAutospacing="1" w:after="100" w:afterAutospacing="1" w:line="240" w:lineRule="auto"/>
        <w:rPr>
          <w:rFonts w:ascii="Times New Roman" w:hAnsi="Times New Roman"/>
          <w:b/>
          <w:bCs/>
          <w:sz w:val="24"/>
          <w:szCs w:val="24"/>
        </w:rPr>
      </w:pPr>
    </w:p>
    <w:p w14:paraId="1B9C5574" w14:textId="77777777" w:rsidR="00983EF1" w:rsidRDefault="00983EF1" w:rsidP="00983EF1">
      <w:pPr>
        <w:pStyle w:val="ListParagraph"/>
        <w:spacing w:before="100" w:beforeAutospacing="1" w:after="100" w:afterAutospacing="1" w:line="240" w:lineRule="auto"/>
        <w:rPr>
          <w:rFonts w:ascii="Times New Roman" w:hAnsi="Times New Roman"/>
          <w:b/>
          <w:bCs/>
          <w:noProof/>
          <w:sz w:val="32"/>
          <w:szCs w:val="32"/>
          <w:u w:val="single"/>
        </w:rPr>
      </w:pPr>
    </w:p>
    <w:p w14:paraId="70EEEEB6" w14:textId="77777777" w:rsidR="00983EF1" w:rsidRDefault="00983EF1" w:rsidP="00983EF1">
      <w:pPr>
        <w:pStyle w:val="ListParagraph"/>
        <w:spacing w:before="100" w:beforeAutospacing="1" w:after="100" w:afterAutospacing="1" w:line="240" w:lineRule="auto"/>
        <w:rPr>
          <w:rFonts w:ascii="Times New Roman" w:hAnsi="Times New Roman"/>
          <w:b/>
          <w:bCs/>
          <w:noProof/>
          <w:sz w:val="32"/>
          <w:szCs w:val="32"/>
          <w:u w:val="single"/>
        </w:rPr>
      </w:pPr>
    </w:p>
    <w:p w14:paraId="02F463F4" w14:textId="77777777" w:rsidR="00393200" w:rsidRDefault="00983EF1" w:rsidP="00983EF1">
      <w:pPr>
        <w:pStyle w:val="ListParagraph"/>
        <w:spacing w:before="100" w:beforeAutospacing="1" w:after="100" w:afterAutospacing="1" w:line="240" w:lineRule="auto"/>
        <w:rPr>
          <w:rFonts w:ascii="Times New Roman" w:hAnsi="Times New Roman"/>
          <w:noProof/>
          <w:sz w:val="32"/>
          <w:szCs w:val="32"/>
        </w:rPr>
      </w:pPr>
      <w:r>
        <w:rPr>
          <w:rFonts w:ascii="Times New Roman" w:hAnsi="Times New Roman"/>
          <w:noProof/>
          <w:sz w:val="32"/>
          <w:szCs w:val="32"/>
        </w:rPr>
        <w:t xml:space="preserve">                              </w:t>
      </w:r>
    </w:p>
    <w:p w14:paraId="693E319A" w14:textId="77777777" w:rsidR="00393200" w:rsidRDefault="00393200" w:rsidP="00983EF1">
      <w:pPr>
        <w:pStyle w:val="ListParagraph"/>
        <w:spacing w:before="100" w:beforeAutospacing="1" w:after="100" w:afterAutospacing="1" w:line="240" w:lineRule="auto"/>
        <w:rPr>
          <w:rFonts w:ascii="Times New Roman" w:hAnsi="Times New Roman"/>
          <w:noProof/>
          <w:sz w:val="32"/>
          <w:szCs w:val="32"/>
        </w:rPr>
      </w:pPr>
    </w:p>
    <w:p w14:paraId="6D160140" w14:textId="77777777" w:rsidR="00393200" w:rsidRDefault="00393200" w:rsidP="00983EF1">
      <w:pPr>
        <w:pStyle w:val="ListParagraph"/>
        <w:spacing w:before="100" w:beforeAutospacing="1" w:after="100" w:afterAutospacing="1" w:line="240" w:lineRule="auto"/>
        <w:rPr>
          <w:rFonts w:ascii="Times New Roman" w:hAnsi="Times New Roman"/>
          <w:noProof/>
          <w:sz w:val="32"/>
          <w:szCs w:val="32"/>
        </w:rPr>
      </w:pPr>
    </w:p>
    <w:p w14:paraId="4D6DEF2B" w14:textId="003AE65F" w:rsidR="00606382" w:rsidRPr="00983EF1" w:rsidRDefault="00983EF1" w:rsidP="00393200">
      <w:pPr>
        <w:pStyle w:val="ListParagraph"/>
        <w:spacing w:before="100" w:beforeAutospacing="1" w:after="100" w:afterAutospacing="1" w:line="240" w:lineRule="auto"/>
        <w:jc w:val="center"/>
        <w:rPr>
          <w:rFonts w:ascii="Times New Roman" w:hAnsi="Times New Roman"/>
          <w:b/>
          <w:bCs/>
          <w:noProof/>
          <w:sz w:val="32"/>
          <w:szCs w:val="32"/>
          <w:u w:val="single"/>
        </w:rPr>
      </w:pPr>
      <w:r>
        <w:rPr>
          <w:rFonts w:ascii="Times New Roman" w:hAnsi="Times New Roman"/>
          <w:b/>
          <w:bCs/>
          <w:noProof/>
          <w:sz w:val="32"/>
          <w:szCs w:val="32"/>
          <w:u w:val="single"/>
        </w:rPr>
        <w:t>7.</w:t>
      </w:r>
      <w:r w:rsidR="00606382" w:rsidRPr="00983EF1">
        <w:rPr>
          <w:rFonts w:ascii="Times New Roman" w:hAnsi="Times New Roman"/>
          <w:b/>
          <w:bCs/>
          <w:noProof/>
          <w:sz w:val="32"/>
          <w:szCs w:val="32"/>
          <w:u w:val="single"/>
        </w:rPr>
        <w:t>SNAPSHOTS</w:t>
      </w:r>
    </w:p>
    <w:p w14:paraId="37D518D0" w14:textId="77777777" w:rsidR="007F1B0E" w:rsidRDefault="007F1B0E" w:rsidP="007F1B0E">
      <w:pPr>
        <w:pStyle w:val="ListParagraph"/>
        <w:spacing w:before="100" w:beforeAutospacing="1" w:after="100" w:afterAutospacing="1" w:line="240" w:lineRule="auto"/>
        <w:rPr>
          <w:noProof/>
        </w:rPr>
      </w:pPr>
    </w:p>
    <w:p w14:paraId="2ADBFE8A" w14:textId="73CE60B2" w:rsidR="007F1B0E" w:rsidRDefault="00983EF1" w:rsidP="007F1B0E">
      <w:pPr>
        <w:pStyle w:val="ListParagraph"/>
        <w:spacing w:before="100" w:beforeAutospacing="1" w:after="100" w:afterAutospacing="1" w:line="240" w:lineRule="auto"/>
        <w:jc w:val="both"/>
        <w:rPr>
          <w:noProof/>
        </w:rPr>
      </w:pPr>
      <w:r>
        <w:rPr>
          <w:noProof/>
        </w:rPr>
        <w:drawing>
          <wp:inline distT="0" distB="0" distL="0" distR="0" wp14:anchorId="4F608B5E" wp14:editId="45CF74FB">
            <wp:extent cx="4324350" cy="3113405"/>
            <wp:effectExtent l="0" t="0" r="0" b="0"/>
            <wp:docPr id="1875958023"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58023" name="Picture 2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24350" cy="3113405"/>
                    </a:xfrm>
                    <a:prstGeom prst="rect">
                      <a:avLst/>
                    </a:prstGeom>
                  </pic:spPr>
                </pic:pic>
              </a:graphicData>
            </a:graphic>
          </wp:inline>
        </w:drawing>
      </w:r>
    </w:p>
    <w:p w14:paraId="0057C16A" w14:textId="52628201" w:rsidR="007F1B0E" w:rsidRDefault="007F1B0E" w:rsidP="007F1B0E">
      <w:pPr>
        <w:pStyle w:val="ListParagraph"/>
        <w:spacing w:before="100" w:beforeAutospacing="1" w:after="100" w:afterAutospacing="1" w:line="240" w:lineRule="auto"/>
        <w:jc w:val="both"/>
        <w:rPr>
          <w:noProof/>
        </w:rPr>
      </w:pPr>
    </w:p>
    <w:p w14:paraId="0812C647" w14:textId="77777777" w:rsidR="007F1B0E" w:rsidRDefault="007F1B0E" w:rsidP="007F1B0E">
      <w:pPr>
        <w:jc w:val="both"/>
        <w:rPr>
          <w:rFonts w:ascii="Times New Roman" w:hAnsi="Times New Roman"/>
          <w:noProof/>
          <w:sz w:val="28"/>
          <w:szCs w:val="28"/>
          <w:lang w:val="en-IN"/>
        </w:rPr>
      </w:pPr>
      <w:r w:rsidRPr="007F1B0E">
        <w:rPr>
          <w:rFonts w:ascii="Times New Roman" w:hAnsi="Times New Roman"/>
          <w:b/>
          <w:bCs/>
          <w:noProof/>
          <w:sz w:val="28"/>
          <w:szCs w:val="28"/>
          <w:lang w:val="en-IN"/>
        </w:rPr>
        <w:t>Command:</w:t>
      </w:r>
      <w:r w:rsidRPr="007F1B0E">
        <w:rPr>
          <w:rFonts w:ascii="Times New Roman" w:hAnsi="Times New Roman"/>
          <w:noProof/>
          <w:sz w:val="28"/>
          <w:szCs w:val="28"/>
          <w:lang w:val="en-IN"/>
        </w:rPr>
        <w:br/>
        <w:t>pip install -r requirements.txt</w:t>
      </w:r>
    </w:p>
    <w:p w14:paraId="1CCBF459" w14:textId="385DF87E" w:rsidR="007F1B0E" w:rsidRPr="007F1B0E" w:rsidRDefault="007F1B0E" w:rsidP="007F1B0E">
      <w:pPr>
        <w:jc w:val="both"/>
        <w:rPr>
          <w:rFonts w:ascii="Times New Roman" w:hAnsi="Times New Roman"/>
          <w:noProof/>
          <w:sz w:val="28"/>
          <w:szCs w:val="28"/>
          <w:lang w:val="en-IN"/>
        </w:rPr>
      </w:pPr>
      <w:r w:rsidRPr="007F1B0E">
        <w:rPr>
          <w:rFonts w:ascii="Times New Roman" w:hAnsi="Times New Roman"/>
          <w:b/>
          <w:bCs/>
          <w:noProof/>
          <w:sz w:val="28"/>
          <w:szCs w:val="28"/>
          <w:lang w:val="en-IN"/>
        </w:rPr>
        <w:t>Description:</w:t>
      </w:r>
      <w:r w:rsidRPr="007F1B0E">
        <w:rPr>
          <w:rFonts w:ascii="Times New Roman" w:hAnsi="Times New Roman"/>
          <w:noProof/>
          <w:sz w:val="28"/>
          <w:szCs w:val="28"/>
          <w:lang w:val="en-IN"/>
        </w:rPr>
        <w:br/>
        <w:t>This command installs all Python packages listed in a file named requirements.txt. It is commonly used to set up project dependencies in a single step, ensuring all necessary packages and their versions are installed.</w:t>
      </w:r>
    </w:p>
    <w:p w14:paraId="01C7A0AA" w14:textId="77777777" w:rsidR="007F1B0E" w:rsidRDefault="007F1B0E" w:rsidP="007F1B0E">
      <w:pPr>
        <w:pStyle w:val="ListParagraph"/>
        <w:spacing w:before="100" w:beforeAutospacing="1" w:after="100" w:afterAutospacing="1" w:line="240" w:lineRule="auto"/>
        <w:jc w:val="both"/>
        <w:rPr>
          <w:noProof/>
        </w:rPr>
      </w:pPr>
    </w:p>
    <w:p w14:paraId="72204246" w14:textId="77777777" w:rsidR="00983EF1" w:rsidRDefault="00983EF1" w:rsidP="007F1B0E">
      <w:pPr>
        <w:pStyle w:val="ListParagraph"/>
        <w:spacing w:before="100" w:beforeAutospacing="1" w:after="100" w:afterAutospacing="1" w:line="240" w:lineRule="auto"/>
        <w:jc w:val="both"/>
        <w:rPr>
          <w:noProof/>
        </w:rPr>
      </w:pPr>
    </w:p>
    <w:p w14:paraId="198890C1" w14:textId="77777777" w:rsidR="00983EF1" w:rsidRDefault="00983EF1" w:rsidP="007F1B0E">
      <w:pPr>
        <w:pStyle w:val="ListParagraph"/>
        <w:spacing w:before="100" w:beforeAutospacing="1" w:after="100" w:afterAutospacing="1" w:line="240" w:lineRule="auto"/>
        <w:jc w:val="both"/>
        <w:rPr>
          <w:noProof/>
        </w:rPr>
      </w:pPr>
    </w:p>
    <w:p w14:paraId="7A08701D" w14:textId="77777777" w:rsidR="00983EF1" w:rsidRDefault="00983EF1" w:rsidP="007F1B0E">
      <w:pPr>
        <w:pStyle w:val="ListParagraph"/>
        <w:spacing w:before="100" w:beforeAutospacing="1" w:after="100" w:afterAutospacing="1" w:line="240" w:lineRule="auto"/>
        <w:jc w:val="both"/>
        <w:rPr>
          <w:noProof/>
        </w:rPr>
      </w:pPr>
    </w:p>
    <w:p w14:paraId="1CAB4572" w14:textId="77777777" w:rsidR="00983EF1" w:rsidRDefault="00983EF1" w:rsidP="007F1B0E">
      <w:pPr>
        <w:pStyle w:val="ListParagraph"/>
        <w:spacing w:before="100" w:beforeAutospacing="1" w:after="100" w:afterAutospacing="1" w:line="240" w:lineRule="auto"/>
        <w:jc w:val="both"/>
        <w:rPr>
          <w:noProof/>
        </w:rPr>
      </w:pPr>
    </w:p>
    <w:p w14:paraId="50966BF0" w14:textId="77777777" w:rsidR="00983EF1" w:rsidRDefault="00983EF1" w:rsidP="007F1B0E">
      <w:pPr>
        <w:pStyle w:val="ListParagraph"/>
        <w:spacing w:before="100" w:beforeAutospacing="1" w:after="100" w:afterAutospacing="1" w:line="240" w:lineRule="auto"/>
        <w:jc w:val="both"/>
        <w:rPr>
          <w:noProof/>
        </w:rPr>
      </w:pPr>
    </w:p>
    <w:p w14:paraId="650AF5A4" w14:textId="77777777" w:rsidR="00983EF1" w:rsidRDefault="00983EF1" w:rsidP="007F1B0E">
      <w:pPr>
        <w:pStyle w:val="ListParagraph"/>
        <w:spacing w:before="100" w:beforeAutospacing="1" w:after="100" w:afterAutospacing="1" w:line="240" w:lineRule="auto"/>
        <w:jc w:val="both"/>
        <w:rPr>
          <w:noProof/>
        </w:rPr>
      </w:pPr>
    </w:p>
    <w:p w14:paraId="40B1AA43" w14:textId="77777777" w:rsidR="00983EF1" w:rsidRPr="007F1B0E" w:rsidRDefault="00983EF1" w:rsidP="007F1B0E">
      <w:pPr>
        <w:pStyle w:val="ListParagraph"/>
        <w:spacing w:before="100" w:beforeAutospacing="1" w:after="100" w:afterAutospacing="1" w:line="240" w:lineRule="auto"/>
        <w:jc w:val="both"/>
        <w:rPr>
          <w:noProof/>
        </w:rPr>
      </w:pPr>
    </w:p>
    <w:p w14:paraId="16F4A4CA" w14:textId="77777777" w:rsidR="00606382" w:rsidRDefault="00606382" w:rsidP="00606382">
      <w:pPr>
        <w:spacing w:before="100" w:beforeAutospacing="1" w:after="100" w:afterAutospacing="1" w:line="240" w:lineRule="auto"/>
        <w:jc w:val="center"/>
        <w:rPr>
          <w:rFonts w:ascii="Times New Roman" w:hAnsi="Times New Roman"/>
          <w:b/>
          <w:bCs/>
          <w:sz w:val="32"/>
          <w:szCs w:val="32"/>
          <w:u w:val="single"/>
        </w:rPr>
      </w:pPr>
      <w:r>
        <w:rPr>
          <w:noProof/>
        </w:rPr>
        <w:drawing>
          <wp:inline distT="0" distB="0" distL="0" distR="0" wp14:anchorId="7717AB13" wp14:editId="25CD755B">
            <wp:extent cx="5943600" cy="1473200"/>
            <wp:effectExtent l="0" t="0" r="0" b="0"/>
            <wp:docPr id="1918155843"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71600" name="Picture 27"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473200"/>
                    </a:xfrm>
                    <a:prstGeom prst="rect">
                      <a:avLst/>
                    </a:prstGeom>
                  </pic:spPr>
                </pic:pic>
              </a:graphicData>
            </a:graphic>
          </wp:inline>
        </w:drawing>
      </w:r>
    </w:p>
    <w:p w14:paraId="53237245" w14:textId="77777777" w:rsidR="007F1B0E" w:rsidRDefault="007F1B0E" w:rsidP="007F1B0E">
      <w:pPr>
        <w:spacing w:before="100" w:beforeAutospacing="1" w:after="100" w:afterAutospacing="1" w:line="240" w:lineRule="auto"/>
        <w:jc w:val="both"/>
        <w:rPr>
          <w:rFonts w:ascii="Times New Roman" w:hAnsi="Times New Roman"/>
          <w:sz w:val="28"/>
          <w:szCs w:val="28"/>
        </w:rPr>
      </w:pPr>
    </w:p>
    <w:p w14:paraId="597AC8D3" w14:textId="584E25D9" w:rsidR="00606382" w:rsidRPr="007F1B0E" w:rsidRDefault="00606382" w:rsidP="007F1B0E">
      <w:pPr>
        <w:spacing w:before="100" w:beforeAutospacing="1" w:after="100" w:afterAutospacing="1" w:line="240" w:lineRule="auto"/>
        <w:jc w:val="both"/>
        <w:rPr>
          <w:rFonts w:ascii="Times New Roman" w:hAnsi="Times New Roman"/>
          <w:sz w:val="28"/>
          <w:szCs w:val="28"/>
        </w:rPr>
      </w:pPr>
      <w:r w:rsidRPr="007F1B0E">
        <w:rPr>
          <w:rFonts w:ascii="Times New Roman" w:hAnsi="Times New Roman"/>
          <w:sz w:val="28"/>
          <w:szCs w:val="28"/>
        </w:rPr>
        <w:t>With the command-python app.py(app.py is the flask app code with python language)</w:t>
      </w:r>
    </w:p>
    <w:p w14:paraId="258213A8" w14:textId="77777777" w:rsidR="007F1B0E" w:rsidRPr="007F1B0E" w:rsidRDefault="00606382" w:rsidP="007F1B0E">
      <w:pPr>
        <w:spacing w:before="100" w:beforeAutospacing="1" w:after="100" w:afterAutospacing="1" w:line="240" w:lineRule="auto"/>
        <w:jc w:val="both"/>
        <w:rPr>
          <w:rFonts w:ascii="Times New Roman" w:hAnsi="Times New Roman"/>
          <w:sz w:val="28"/>
          <w:szCs w:val="28"/>
        </w:rPr>
      </w:pPr>
      <w:r w:rsidRPr="007F1B0E">
        <w:rPr>
          <w:rFonts w:ascii="Times New Roman" w:hAnsi="Times New Roman"/>
          <w:sz w:val="28"/>
          <w:szCs w:val="28"/>
        </w:rPr>
        <w:t xml:space="preserve">I got </w:t>
      </w:r>
      <w:hyperlink r:id="rId23" w:history="1">
        <w:r w:rsidRPr="007F1B0E">
          <w:rPr>
            <w:rStyle w:val="Hyperlink"/>
            <w:rFonts w:ascii="Times New Roman" w:hAnsi="Times New Roman"/>
            <w:sz w:val="28"/>
            <w:szCs w:val="28"/>
          </w:rPr>
          <w:t>http://127.0.0.1:5000</w:t>
        </w:r>
      </w:hyperlink>
      <w:r w:rsidRPr="007F1B0E">
        <w:rPr>
          <w:rFonts w:ascii="Times New Roman" w:hAnsi="Times New Roman"/>
          <w:sz w:val="28"/>
          <w:szCs w:val="28"/>
        </w:rPr>
        <w:t xml:space="preserve"> url</w:t>
      </w:r>
    </w:p>
    <w:p w14:paraId="5333E13D" w14:textId="4EAB87B5" w:rsidR="007F1B0E" w:rsidRPr="007F1B0E" w:rsidRDefault="007F1B0E" w:rsidP="007F1B0E">
      <w:pPr>
        <w:spacing w:before="100" w:beforeAutospacing="1" w:after="100" w:afterAutospacing="1" w:line="240" w:lineRule="auto"/>
        <w:rPr>
          <w:rFonts w:ascii="Times New Roman" w:hAnsi="Times New Roman"/>
          <w:sz w:val="32"/>
          <w:szCs w:val="32"/>
        </w:rPr>
      </w:pPr>
      <w:r w:rsidRPr="007F1B0E">
        <w:rPr>
          <w:rFonts w:ascii="Times New Roman" w:hAnsi="Times New Roman"/>
          <w:sz w:val="28"/>
          <w:szCs w:val="28"/>
          <w:lang w:val="en-IN"/>
        </w:rPr>
        <w:t>This URL http://127.0.0.1:5000 typically represents the local address of a web application running on your computer. Here's a proper description:</w:t>
      </w:r>
    </w:p>
    <w:p w14:paraId="0854C438" w14:textId="77777777" w:rsidR="007F1B0E" w:rsidRPr="007F1B0E" w:rsidRDefault="007F1B0E" w:rsidP="007F1B0E">
      <w:p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Description:</w:t>
      </w:r>
      <w:r w:rsidRPr="007F1B0E">
        <w:rPr>
          <w:rFonts w:ascii="Times New Roman" w:hAnsi="Times New Roman"/>
          <w:sz w:val="28"/>
          <w:szCs w:val="28"/>
          <w:lang w:val="en-IN"/>
        </w:rPr>
        <w:t xml:space="preserve"> This URL is the default local address (127.0.0.1, also known as localhost) used to access a web application hosted on your computer. The :5000 at the end specifies the port number the application is using. It is commonly associated with Flask applications or other development servers. Accessing this address in a browser will allow you to interact with the application running on your local machine.</w:t>
      </w:r>
    </w:p>
    <w:p w14:paraId="393425F4" w14:textId="77777777" w:rsidR="007F1B0E" w:rsidRDefault="007F1B0E" w:rsidP="007F1B0E">
      <w:pPr>
        <w:spacing w:before="100" w:beforeAutospacing="1" w:after="100" w:afterAutospacing="1" w:line="240" w:lineRule="auto"/>
        <w:rPr>
          <w:rFonts w:ascii="Times New Roman" w:hAnsi="Times New Roman"/>
          <w:sz w:val="32"/>
          <w:szCs w:val="32"/>
        </w:rPr>
      </w:pPr>
    </w:p>
    <w:p w14:paraId="5364AE22" w14:textId="77777777" w:rsidR="007F1B0E" w:rsidRDefault="007F1B0E" w:rsidP="007F1B0E">
      <w:pPr>
        <w:spacing w:before="100" w:beforeAutospacing="1" w:after="100" w:afterAutospacing="1" w:line="240" w:lineRule="auto"/>
        <w:rPr>
          <w:rFonts w:ascii="Times New Roman" w:hAnsi="Times New Roman"/>
          <w:sz w:val="32"/>
          <w:szCs w:val="32"/>
        </w:rPr>
      </w:pPr>
    </w:p>
    <w:p w14:paraId="3E380CBF" w14:textId="77777777" w:rsidR="007F1B0E" w:rsidRDefault="007F1B0E" w:rsidP="007F1B0E">
      <w:pPr>
        <w:spacing w:before="100" w:beforeAutospacing="1" w:after="100" w:afterAutospacing="1" w:line="240" w:lineRule="auto"/>
        <w:rPr>
          <w:rFonts w:ascii="Times New Roman" w:hAnsi="Times New Roman"/>
          <w:sz w:val="32"/>
          <w:szCs w:val="32"/>
        </w:rPr>
      </w:pPr>
    </w:p>
    <w:p w14:paraId="4CFD4624" w14:textId="77777777" w:rsidR="007F1B0E" w:rsidRDefault="007F1B0E" w:rsidP="007F1B0E">
      <w:pPr>
        <w:spacing w:before="100" w:beforeAutospacing="1" w:after="100" w:afterAutospacing="1" w:line="240" w:lineRule="auto"/>
        <w:rPr>
          <w:rFonts w:ascii="Times New Roman" w:hAnsi="Times New Roman"/>
          <w:sz w:val="32"/>
          <w:szCs w:val="32"/>
        </w:rPr>
      </w:pPr>
    </w:p>
    <w:p w14:paraId="52CA5FCC" w14:textId="77777777" w:rsidR="007F1B0E" w:rsidRDefault="007F1B0E" w:rsidP="007F1B0E">
      <w:pPr>
        <w:spacing w:before="100" w:beforeAutospacing="1" w:after="100" w:afterAutospacing="1" w:line="240" w:lineRule="auto"/>
        <w:rPr>
          <w:rFonts w:ascii="Times New Roman" w:hAnsi="Times New Roman"/>
          <w:sz w:val="32"/>
          <w:szCs w:val="32"/>
        </w:rPr>
      </w:pPr>
    </w:p>
    <w:p w14:paraId="362B6E96" w14:textId="77777777" w:rsidR="007F1B0E" w:rsidRDefault="007F1B0E" w:rsidP="007F1B0E">
      <w:pPr>
        <w:spacing w:before="100" w:beforeAutospacing="1" w:after="100" w:afterAutospacing="1" w:line="240" w:lineRule="auto"/>
        <w:rPr>
          <w:rFonts w:ascii="Times New Roman" w:hAnsi="Times New Roman"/>
          <w:sz w:val="32"/>
          <w:szCs w:val="32"/>
        </w:rPr>
      </w:pPr>
    </w:p>
    <w:p w14:paraId="60D5E39E" w14:textId="77777777" w:rsidR="007F1B0E" w:rsidRDefault="007F1B0E" w:rsidP="007F1B0E">
      <w:pPr>
        <w:spacing w:before="100" w:beforeAutospacing="1" w:after="100" w:afterAutospacing="1" w:line="240" w:lineRule="auto"/>
        <w:rPr>
          <w:rFonts w:ascii="Times New Roman" w:hAnsi="Times New Roman"/>
          <w:sz w:val="32"/>
          <w:szCs w:val="32"/>
        </w:rPr>
      </w:pPr>
    </w:p>
    <w:p w14:paraId="1017CEC1" w14:textId="62FCECBA" w:rsidR="00606382" w:rsidRPr="00606382" w:rsidRDefault="0017421C" w:rsidP="007F1B0E">
      <w:pPr>
        <w:spacing w:before="100" w:beforeAutospacing="1" w:after="100" w:afterAutospacing="1" w:line="240" w:lineRule="auto"/>
        <w:rPr>
          <w:rFonts w:ascii="Times New Roman" w:hAnsi="Times New Roman"/>
          <w:sz w:val="32"/>
          <w:szCs w:val="32"/>
        </w:rPr>
      </w:pPr>
      <w:r w:rsidRPr="0017421C">
        <w:rPr>
          <w:noProof/>
        </w:rPr>
        <w:drawing>
          <wp:inline distT="0" distB="0" distL="0" distR="0" wp14:anchorId="54B29BEF" wp14:editId="3B72E989">
            <wp:extent cx="5943600" cy="2915285"/>
            <wp:effectExtent l="0" t="0" r="0" b="0"/>
            <wp:docPr id="606927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27398" name="Picture 1" descr="A screenshot of a computer&#10;&#10;Description automatically generated"/>
                    <pic:cNvPicPr/>
                  </pic:nvPicPr>
                  <pic:blipFill>
                    <a:blip r:embed="rId24"/>
                    <a:stretch>
                      <a:fillRect/>
                    </a:stretch>
                  </pic:blipFill>
                  <pic:spPr>
                    <a:xfrm>
                      <a:off x="0" y="0"/>
                      <a:ext cx="5943600" cy="2915285"/>
                    </a:xfrm>
                    <a:prstGeom prst="rect">
                      <a:avLst/>
                    </a:prstGeom>
                  </pic:spPr>
                </pic:pic>
              </a:graphicData>
            </a:graphic>
          </wp:inline>
        </w:drawing>
      </w:r>
    </w:p>
    <w:p w14:paraId="0449B507" w14:textId="77777777" w:rsidR="007F1B0E" w:rsidRDefault="007F1B0E" w:rsidP="007F1B0E">
      <w:pPr>
        <w:spacing w:before="100" w:beforeAutospacing="1" w:after="100" w:afterAutospacing="1" w:line="240" w:lineRule="auto"/>
        <w:jc w:val="both"/>
        <w:rPr>
          <w:rFonts w:ascii="Times New Roman" w:hAnsi="Times New Roman"/>
          <w:sz w:val="28"/>
          <w:szCs w:val="28"/>
        </w:rPr>
      </w:pPr>
      <w:r>
        <w:rPr>
          <w:rFonts w:ascii="Times New Roman" w:hAnsi="Times New Roman"/>
          <w:sz w:val="28"/>
          <w:szCs w:val="28"/>
        </w:rPr>
        <w:t>when the url is pasted in the web browser this web page will be displayed where I can input text as a prompt and image is generated.</w:t>
      </w:r>
    </w:p>
    <w:p w14:paraId="1A244E57" w14:textId="02CE3C65" w:rsidR="00606382" w:rsidRPr="007F1B0E" w:rsidRDefault="007F1B0E" w:rsidP="007F1B0E">
      <w:pPr>
        <w:spacing w:before="100" w:beforeAutospacing="1" w:after="100" w:afterAutospacing="1" w:line="240" w:lineRule="auto"/>
        <w:rPr>
          <w:rFonts w:ascii="Times New Roman" w:hAnsi="Times New Roman"/>
          <w:b/>
          <w:bCs/>
          <w:sz w:val="28"/>
          <w:szCs w:val="28"/>
          <w:u w:val="single"/>
        </w:rPr>
      </w:pPr>
      <w:r>
        <w:rPr>
          <w:noProof/>
        </w:rPr>
        <w:drawing>
          <wp:inline distT="0" distB="0" distL="0" distR="0" wp14:anchorId="3CEFB20D" wp14:editId="528E81E1">
            <wp:extent cx="4933950" cy="2624455"/>
            <wp:effectExtent l="0" t="0" r="0" b="4445"/>
            <wp:docPr id="543506494" name="Picture 25" descr="A painting of a sun with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37686" name="Picture 25" descr="A painting of a sun with a 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944348" cy="2629986"/>
                    </a:xfrm>
                    <a:prstGeom prst="rect">
                      <a:avLst/>
                    </a:prstGeom>
                  </pic:spPr>
                </pic:pic>
              </a:graphicData>
            </a:graphic>
          </wp:inline>
        </w:drawing>
      </w:r>
    </w:p>
    <w:p w14:paraId="4E57C606" w14:textId="77777777" w:rsidR="007F1B0E" w:rsidRDefault="007F1B0E" w:rsidP="007F1B0E">
      <w:pPr>
        <w:jc w:val="both"/>
        <w:rPr>
          <w:rFonts w:ascii="Times New Roman" w:hAnsi="Times New Roman"/>
          <w:sz w:val="28"/>
          <w:szCs w:val="28"/>
        </w:rPr>
      </w:pPr>
      <w:r>
        <w:rPr>
          <w:rFonts w:ascii="Times New Roman" w:hAnsi="Times New Roman"/>
          <w:sz w:val="28"/>
          <w:szCs w:val="28"/>
        </w:rPr>
        <w:t>This is the generated image, the image is stored in s3 bucket and there is “Generate another image” option where the backend code takes you to back to the frontend page to generate another image</w:t>
      </w:r>
    </w:p>
    <w:p w14:paraId="74B6338D" w14:textId="0D7C8C0E" w:rsidR="00606382" w:rsidRDefault="00606382" w:rsidP="007F1B0E">
      <w:pPr>
        <w:spacing w:before="100" w:beforeAutospacing="1" w:after="100" w:afterAutospacing="1" w:line="240" w:lineRule="auto"/>
        <w:rPr>
          <w:rFonts w:ascii="Times New Roman" w:hAnsi="Times New Roman"/>
          <w:b/>
          <w:bCs/>
          <w:sz w:val="28"/>
          <w:szCs w:val="28"/>
          <w:u w:val="single"/>
        </w:rPr>
      </w:pPr>
    </w:p>
    <w:p w14:paraId="00B84429" w14:textId="77777777" w:rsidR="007F1B0E" w:rsidRDefault="007F1B0E" w:rsidP="007F1B0E">
      <w:pPr>
        <w:pStyle w:val="ListParagraph"/>
        <w:spacing w:before="100" w:beforeAutospacing="1" w:after="100" w:afterAutospacing="1" w:line="240" w:lineRule="auto"/>
        <w:ind w:left="1080"/>
        <w:rPr>
          <w:rFonts w:ascii="Times New Roman" w:hAnsi="Times New Roman"/>
          <w:b/>
          <w:bCs/>
          <w:sz w:val="32"/>
          <w:szCs w:val="32"/>
          <w:u w:val="single"/>
        </w:rPr>
      </w:pPr>
    </w:p>
    <w:p w14:paraId="12161F02" w14:textId="77777777" w:rsidR="007F1B0E" w:rsidRDefault="007F1B0E" w:rsidP="007F1B0E">
      <w:pPr>
        <w:pStyle w:val="ListParagraph"/>
        <w:spacing w:before="100" w:beforeAutospacing="1" w:after="100" w:afterAutospacing="1" w:line="240" w:lineRule="auto"/>
        <w:ind w:left="1080"/>
        <w:rPr>
          <w:rFonts w:ascii="Times New Roman" w:hAnsi="Times New Roman"/>
          <w:b/>
          <w:bCs/>
          <w:sz w:val="32"/>
          <w:szCs w:val="32"/>
          <w:u w:val="single"/>
        </w:rPr>
      </w:pPr>
    </w:p>
    <w:p w14:paraId="09678D07" w14:textId="77777777" w:rsidR="007F1B0E" w:rsidRDefault="007F1B0E" w:rsidP="007F1B0E">
      <w:pPr>
        <w:pStyle w:val="ListParagraph"/>
        <w:spacing w:before="100" w:beforeAutospacing="1" w:after="100" w:afterAutospacing="1" w:line="240" w:lineRule="auto"/>
        <w:ind w:left="1080"/>
        <w:rPr>
          <w:rFonts w:ascii="Times New Roman" w:hAnsi="Times New Roman"/>
          <w:b/>
          <w:bCs/>
          <w:sz w:val="32"/>
          <w:szCs w:val="32"/>
          <w:u w:val="single"/>
        </w:rPr>
      </w:pPr>
    </w:p>
    <w:p w14:paraId="01D0880B" w14:textId="77777777" w:rsidR="007F1B0E" w:rsidRDefault="007F1B0E" w:rsidP="007F1B0E">
      <w:pPr>
        <w:pStyle w:val="ListParagraph"/>
        <w:spacing w:before="100" w:beforeAutospacing="1" w:after="100" w:afterAutospacing="1" w:line="240" w:lineRule="auto"/>
        <w:ind w:left="1080"/>
        <w:rPr>
          <w:rFonts w:ascii="Times New Roman" w:hAnsi="Times New Roman"/>
          <w:b/>
          <w:bCs/>
          <w:sz w:val="32"/>
          <w:szCs w:val="32"/>
          <w:u w:val="single"/>
        </w:rPr>
      </w:pPr>
    </w:p>
    <w:p w14:paraId="33DA0229" w14:textId="16BDF49A" w:rsidR="007F1B0E" w:rsidRPr="007F1B0E" w:rsidRDefault="007F1B0E" w:rsidP="007F1B0E">
      <w:pPr>
        <w:pStyle w:val="ListParagraph"/>
        <w:numPr>
          <w:ilvl w:val="0"/>
          <w:numId w:val="85"/>
        </w:numPr>
        <w:spacing w:before="100" w:beforeAutospacing="1" w:after="100" w:afterAutospacing="1" w:line="240" w:lineRule="auto"/>
        <w:jc w:val="both"/>
        <w:rPr>
          <w:rFonts w:ascii="Times New Roman" w:hAnsi="Times New Roman"/>
          <w:b/>
          <w:bCs/>
          <w:sz w:val="32"/>
          <w:szCs w:val="32"/>
          <w:u w:val="single"/>
        </w:rPr>
      </w:pPr>
      <w:r w:rsidRPr="007F1B0E">
        <w:rPr>
          <w:rFonts w:ascii="Times New Roman" w:hAnsi="Times New Roman"/>
          <w:b/>
          <w:bCs/>
          <w:sz w:val="32"/>
          <w:szCs w:val="32"/>
          <w:u w:val="single"/>
        </w:rPr>
        <w:t>Now steps to deploy into ec2:</w:t>
      </w:r>
    </w:p>
    <w:p w14:paraId="6CE69083" w14:textId="77777777" w:rsidR="00606382" w:rsidRDefault="00606382" w:rsidP="00606382">
      <w:pPr>
        <w:spacing w:before="100" w:beforeAutospacing="1" w:after="100" w:afterAutospacing="1" w:line="240" w:lineRule="auto"/>
        <w:jc w:val="both"/>
        <w:rPr>
          <w:rFonts w:ascii="Times New Roman" w:hAnsi="Times New Roman"/>
          <w:sz w:val="28"/>
          <w:szCs w:val="28"/>
        </w:rPr>
      </w:pPr>
    </w:p>
    <w:p w14:paraId="49605901" w14:textId="48154F74" w:rsidR="007F1B0E" w:rsidRPr="007F1B0E" w:rsidRDefault="007F1B0E" w:rsidP="007F1B0E">
      <w:p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noProof/>
          <w:sz w:val="28"/>
          <w:szCs w:val="28"/>
          <w:lang w:val="en-IN"/>
        </w:rPr>
        <w:drawing>
          <wp:inline distT="0" distB="0" distL="0" distR="0" wp14:anchorId="5E7F0143" wp14:editId="18602836">
            <wp:extent cx="5943600" cy="4622800"/>
            <wp:effectExtent l="0" t="0" r="0" b="6350"/>
            <wp:docPr id="951742324" name="Picture 4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42324" name="Picture 44" descr="A computer screen shot of a black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622800"/>
                    </a:xfrm>
                    <a:prstGeom prst="rect">
                      <a:avLst/>
                    </a:prstGeom>
                    <a:noFill/>
                    <a:ln>
                      <a:noFill/>
                    </a:ln>
                  </pic:spPr>
                </pic:pic>
              </a:graphicData>
            </a:graphic>
          </wp:inline>
        </w:drawing>
      </w:r>
    </w:p>
    <w:p w14:paraId="7360373D" w14:textId="6F5A13EF" w:rsidR="00606382" w:rsidRDefault="00606382" w:rsidP="00606382">
      <w:pPr>
        <w:spacing w:before="100" w:beforeAutospacing="1" w:after="100" w:afterAutospacing="1" w:line="240" w:lineRule="auto"/>
        <w:jc w:val="both"/>
        <w:rPr>
          <w:rFonts w:ascii="Times New Roman" w:hAnsi="Times New Roman"/>
          <w:sz w:val="28"/>
          <w:szCs w:val="28"/>
        </w:rPr>
      </w:pPr>
    </w:p>
    <w:p w14:paraId="3ACB6A0F" w14:textId="28B090BA" w:rsidR="007F1B0E" w:rsidRDefault="007F1B0E" w:rsidP="007F1B0E">
      <w:pPr>
        <w:rPr>
          <w:rFonts w:ascii="Times New Roman" w:hAnsi="Times New Roman"/>
          <w:sz w:val="28"/>
          <w:szCs w:val="28"/>
        </w:rPr>
      </w:pPr>
      <w:r w:rsidRPr="007F1B0E">
        <w:rPr>
          <w:rFonts w:ascii="Times New Roman" w:hAnsi="Times New Roman"/>
          <w:b/>
          <w:bCs/>
          <w:sz w:val="28"/>
          <w:szCs w:val="28"/>
        </w:rPr>
        <w:t>ssh -I “path/to/your/key” ubuntu@&lt;ip_address&gt;</w:t>
      </w:r>
      <w:r>
        <w:rPr>
          <w:rFonts w:ascii="Times New Roman" w:hAnsi="Times New Roman"/>
          <w:sz w:val="28"/>
          <w:szCs w:val="28"/>
        </w:rPr>
        <w:t xml:space="preserve"> </w:t>
      </w:r>
    </w:p>
    <w:p w14:paraId="00CB6FAA" w14:textId="67DA3FB8" w:rsidR="007F1B0E" w:rsidRPr="007F1B0E" w:rsidRDefault="007F1B0E" w:rsidP="007F1B0E">
      <w:pPr>
        <w:rPr>
          <w:sz w:val="28"/>
          <w:szCs w:val="28"/>
          <w:lang w:val="en-IN"/>
        </w:rPr>
      </w:pPr>
      <w:r w:rsidRPr="007F1B0E">
        <w:rPr>
          <w:sz w:val="28"/>
          <w:szCs w:val="28"/>
          <w:lang w:val="en-IN"/>
        </w:rPr>
        <w:t>This command is used to securely connect to a remote server via SSH (Secure Shell) using a private key for authentication. Here's a breakdown of each part:</w:t>
      </w:r>
    </w:p>
    <w:p w14:paraId="178782C9" w14:textId="77777777" w:rsidR="007F1B0E" w:rsidRPr="007F1B0E" w:rsidRDefault="007F1B0E" w:rsidP="007F1B0E">
      <w:pPr>
        <w:numPr>
          <w:ilvl w:val="0"/>
          <w:numId w:val="100"/>
        </w:numPr>
        <w:rPr>
          <w:rFonts w:ascii="Times New Roman" w:hAnsi="Times New Roman"/>
          <w:sz w:val="28"/>
          <w:szCs w:val="28"/>
          <w:lang w:val="en-IN"/>
        </w:rPr>
      </w:pPr>
      <w:r w:rsidRPr="007F1B0E">
        <w:rPr>
          <w:rFonts w:ascii="Times New Roman" w:hAnsi="Times New Roman"/>
          <w:b/>
          <w:bCs/>
          <w:sz w:val="28"/>
          <w:szCs w:val="28"/>
          <w:lang w:val="en-IN"/>
        </w:rPr>
        <w:t>ssh:</w:t>
      </w:r>
      <w:r w:rsidRPr="007F1B0E">
        <w:rPr>
          <w:rFonts w:ascii="Times New Roman" w:hAnsi="Times New Roman"/>
          <w:sz w:val="28"/>
          <w:szCs w:val="28"/>
          <w:lang w:val="en-IN"/>
        </w:rPr>
        <w:t xml:space="preserve"> The command to initiate an SSH connection.</w:t>
      </w:r>
    </w:p>
    <w:p w14:paraId="44B10B13" w14:textId="77777777" w:rsidR="007F1B0E" w:rsidRPr="007F1B0E" w:rsidRDefault="007F1B0E" w:rsidP="007F1B0E">
      <w:pPr>
        <w:numPr>
          <w:ilvl w:val="0"/>
          <w:numId w:val="100"/>
        </w:numPr>
        <w:rPr>
          <w:rFonts w:ascii="Times New Roman" w:hAnsi="Times New Roman"/>
          <w:sz w:val="28"/>
          <w:szCs w:val="28"/>
          <w:lang w:val="en-IN"/>
        </w:rPr>
      </w:pPr>
      <w:r w:rsidRPr="007F1B0E">
        <w:rPr>
          <w:rFonts w:ascii="Times New Roman" w:hAnsi="Times New Roman"/>
          <w:b/>
          <w:bCs/>
          <w:sz w:val="28"/>
          <w:szCs w:val="28"/>
          <w:lang w:val="en-IN"/>
        </w:rPr>
        <w:t>-i "path/to/your/key":</w:t>
      </w:r>
      <w:r w:rsidRPr="007F1B0E">
        <w:rPr>
          <w:rFonts w:ascii="Times New Roman" w:hAnsi="Times New Roman"/>
          <w:sz w:val="28"/>
          <w:szCs w:val="28"/>
          <w:lang w:val="en-IN"/>
        </w:rPr>
        <w:t xml:space="preserve"> Specifies the path to the private key file (usually .pem format) required for authentication.</w:t>
      </w:r>
    </w:p>
    <w:p w14:paraId="5702A3C4" w14:textId="77777777" w:rsidR="007F1B0E" w:rsidRPr="007F1B0E" w:rsidRDefault="007F1B0E" w:rsidP="007F1B0E">
      <w:pPr>
        <w:numPr>
          <w:ilvl w:val="0"/>
          <w:numId w:val="100"/>
        </w:numPr>
        <w:rPr>
          <w:rFonts w:ascii="Times New Roman" w:hAnsi="Times New Roman"/>
          <w:sz w:val="28"/>
          <w:szCs w:val="28"/>
          <w:lang w:val="en-IN"/>
        </w:rPr>
      </w:pPr>
      <w:r w:rsidRPr="007F1B0E">
        <w:rPr>
          <w:rFonts w:ascii="Times New Roman" w:hAnsi="Times New Roman"/>
          <w:b/>
          <w:bCs/>
          <w:sz w:val="28"/>
          <w:szCs w:val="28"/>
          <w:lang w:val="en-IN"/>
        </w:rPr>
        <w:t>ubuntu@&lt;ip address&gt;:</w:t>
      </w:r>
      <w:r w:rsidRPr="007F1B0E">
        <w:rPr>
          <w:rFonts w:ascii="Times New Roman" w:hAnsi="Times New Roman"/>
          <w:sz w:val="28"/>
          <w:szCs w:val="28"/>
          <w:lang w:val="en-IN"/>
        </w:rPr>
        <w:t xml:space="preserve"> The username (ubuntu in this case) and the IP address of the remote server you want to connect to.</w:t>
      </w:r>
    </w:p>
    <w:p w14:paraId="05DDDBA8" w14:textId="1B517FDB" w:rsidR="00606382" w:rsidRPr="00606382" w:rsidRDefault="00606382" w:rsidP="00606382">
      <w:pPr>
        <w:rPr>
          <w:rFonts w:ascii="Times New Roman" w:hAnsi="Times New Roman"/>
          <w:sz w:val="28"/>
          <w:szCs w:val="28"/>
        </w:rPr>
      </w:pPr>
    </w:p>
    <w:p w14:paraId="3C91C964" w14:textId="77777777" w:rsidR="007F1B0E" w:rsidRDefault="007F1B0E" w:rsidP="00606382">
      <w:pPr>
        <w:spacing w:before="100" w:beforeAutospacing="1" w:after="100" w:afterAutospacing="1" w:line="240" w:lineRule="auto"/>
        <w:jc w:val="both"/>
        <w:rPr>
          <w:rFonts w:ascii="Times New Roman" w:hAnsi="Times New Roman"/>
          <w:sz w:val="28"/>
          <w:szCs w:val="28"/>
        </w:rPr>
      </w:pPr>
    </w:p>
    <w:p w14:paraId="37D7F486" w14:textId="32EEABC8" w:rsidR="007F1B0E" w:rsidRPr="007F1B0E" w:rsidRDefault="007F1B0E" w:rsidP="007F1B0E">
      <w:p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noProof/>
          <w:sz w:val="28"/>
          <w:szCs w:val="28"/>
          <w:lang w:val="en-IN"/>
        </w:rPr>
        <w:drawing>
          <wp:inline distT="0" distB="0" distL="0" distR="0" wp14:anchorId="4A764F95" wp14:editId="3EAAA0FC">
            <wp:extent cx="5943600" cy="3974465"/>
            <wp:effectExtent l="0" t="0" r="0" b="6985"/>
            <wp:docPr id="100516328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74465"/>
                    </a:xfrm>
                    <a:prstGeom prst="rect">
                      <a:avLst/>
                    </a:prstGeom>
                    <a:noFill/>
                    <a:ln>
                      <a:noFill/>
                    </a:ln>
                  </pic:spPr>
                </pic:pic>
              </a:graphicData>
            </a:graphic>
          </wp:inline>
        </w:drawing>
      </w:r>
    </w:p>
    <w:p w14:paraId="287AFF48" w14:textId="77777777" w:rsidR="007F1B0E" w:rsidRPr="007F1B0E" w:rsidRDefault="007F1B0E" w:rsidP="007F1B0E">
      <w:p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Command:</w:t>
      </w:r>
      <w:r w:rsidRPr="007F1B0E">
        <w:rPr>
          <w:rFonts w:ascii="Times New Roman" w:hAnsi="Times New Roman"/>
          <w:sz w:val="28"/>
          <w:szCs w:val="28"/>
          <w:lang w:val="en-IN"/>
        </w:rPr>
        <w:br/>
        <w:t>python -m venv venv</w:t>
      </w:r>
    </w:p>
    <w:p w14:paraId="11A03ADC" w14:textId="77777777" w:rsidR="007F1B0E" w:rsidRPr="007F1B0E" w:rsidRDefault="007F1B0E" w:rsidP="007F1B0E">
      <w:p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Description:</w:t>
      </w:r>
      <w:r w:rsidRPr="007F1B0E">
        <w:rPr>
          <w:rFonts w:ascii="Times New Roman" w:hAnsi="Times New Roman"/>
          <w:sz w:val="28"/>
          <w:szCs w:val="28"/>
          <w:lang w:val="en-IN"/>
        </w:rPr>
        <w:br/>
        <w:t>This command creates a new virtual environment for Python projects, allowing you to manage dependencies separately from the global Python environment. Here's a detailed breakdown:</w:t>
      </w:r>
    </w:p>
    <w:p w14:paraId="4AFECB42" w14:textId="77777777" w:rsidR="007F1B0E" w:rsidRPr="007F1B0E" w:rsidRDefault="007F1B0E" w:rsidP="007F1B0E">
      <w:pPr>
        <w:numPr>
          <w:ilvl w:val="0"/>
          <w:numId w:val="101"/>
        </w:num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python:</w:t>
      </w:r>
      <w:r w:rsidRPr="007F1B0E">
        <w:rPr>
          <w:rFonts w:ascii="Times New Roman" w:hAnsi="Times New Roman"/>
          <w:sz w:val="28"/>
          <w:szCs w:val="28"/>
          <w:lang w:val="en-IN"/>
        </w:rPr>
        <w:t xml:space="preserve"> Refers to the Python interpreter. It could be python3 if you're explicitly using Python 3.</w:t>
      </w:r>
    </w:p>
    <w:p w14:paraId="2BC88BCE" w14:textId="77777777" w:rsidR="007F1B0E" w:rsidRPr="007F1B0E" w:rsidRDefault="007F1B0E" w:rsidP="007F1B0E">
      <w:pPr>
        <w:numPr>
          <w:ilvl w:val="0"/>
          <w:numId w:val="101"/>
        </w:num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-m venv:</w:t>
      </w:r>
      <w:r w:rsidRPr="007F1B0E">
        <w:rPr>
          <w:rFonts w:ascii="Times New Roman" w:hAnsi="Times New Roman"/>
          <w:sz w:val="28"/>
          <w:szCs w:val="28"/>
          <w:lang w:val="en-IN"/>
        </w:rPr>
        <w:t xml:space="preserve"> This uses Python's venv module to create a virtual environment.</w:t>
      </w:r>
    </w:p>
    <w:p w14:paraId="47A815BB" w14:textId="77777777" w:rsidR="007F1B0E" w:rsidRPr="007F1B0E" w:rsidRDefault="007F1B0E" w:rsidP="007F1B0E">
      <w:pPr>
        <w:numPr>
          <w:ilvl w:val="0"/>
          <w:numId w:val="101"/>
        </w:num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venv:</w:t>
      </w:r>
      <w:r w:rsidRPr="007F1B0E">
        <w:rPr>
          <w:rFonts w:ascii="Times New Roman" w:hAnsi="Times New Roman"/>
          <w:sz w:val="28"/>
          <w:szCs w:val="28"/>
          <w:lang w:val="en-IN"/>
        </w:rPr>
        <w:t xml:space="preserve"> This is the name of the folder where the virtual environment will be created. You can replace venv with any folder name you prefer.</w:t>
      </w:r>
    </w:p>
    <w:p w14:paraId="17E78F91" w14:textId="77777777" w:rsidR="007F1B0E" w:rsidRPr="007F1B0E" w:rsidRDefault="007F1B0E" w:rsidP="007F1B0E">
      <w:p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Command:</w:t>
      </w:r>
      <w:r w:rsidRPr="007F1B0E">
        <w:rPr>
          <w:rFonts w:ascii="Times New Roman" w:hAnsi="Times New Roman"/>
          <w:sz w:val="28"/>
          <w:szCs w:val="28"/>
          <w:lang w:val="en-IN"/>
        </w:rPr>
        <w:br/>
        <w:t>source venv/bin/activate</w:t>
      </w:r>
    </w:p>
    <w:p w14:paraId="297B686C" w14:textId="77777777" w:rsidR="007F1B0E" w:rsidRPr="007F1B0E" w:rsidRDefault="007F1B0E" w:rsidP="007F1B0E">
      <w:p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Description:</w:t>
      </w:r>
      <w:r w:rsidRPr="007F1B0E">
        <w:rPr>
          <w:rFonts w:ascii="Times New Roman" w:hAnsi="Times New Roman"/>
          <w:sz w:val="28"/>
          <w:szCs w:val="28"/>
          <w:lang w:val="en-IN"/>
        </w:rPr>
        <w:br/>
        <w:t>This command is used to activate a Python virtual environment in a Unix-based system (e.g., Linux or macOS). Once activated, the virtual environment isolates your Python project’s dependencies from the global Python environment.</w:t>
      </w:r>
    </w:p>
    <w:p w14:paraId="7E61BA4B" w14:textId="77777777" w:rsidR="007F1B0E" w:rsidRPr="007F1B0E" w:rsidRDefault="007F1B0E" w:rsidP="007F1B0E">
      <w:pPr>
        <w:spacing w:before="100" w:beforeAutospacing="1" w:after="100" w:afterAutospacing="1" w:line="240" w:lineRule="auto"/>
        <w:jc w:val="both"/>
        <w:rPr>
          <w:rFonts w:ascii="Times New Roman" w:hAnsi="Times New Roman"/>
          <w:b/>
          <w:bCs/>
          <w:sz w:val="28"/>
          <w:szCs w:val="28"/>
          <w:lang w:val="en-IN"/>
        </w:rPr>
      </w:pPr>
      <w:r w:rsidRPr="007F1B0E">
        <w:rPr>
          <w:rFonts w:ascii="Times New Roman" w:hAnsi="Times New Roman"/>
          <w:b/>
          <w:bCs/>
          <w:sz w:val="28"/>
          <w:szCs w:val="28"/>
          <w:lang w:val="en-IN"/>
        </w:rPr>
        <w:t>Breakdown:</w:t>
      </w:r>
    </w:p>
    <w:p w14:paraId="0634BEE5" w14:textId="77777777" w:rsidR="007F1B0E" w:rsidRPr="007F1B0E" w:rsidRDefault="007F1B0E" w:rsidP="007F1B0E">
      <w:pPr>
        <w:numPr>
          <w:ilvl w:val="0"/>
          <w:numId w:val="102"/>
        </w:num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source:</w:t>
      </w:r>
      <w:r w:rsidRPr="007F1B0E">
        <w:rPr>
          <w:rFonts w:ascii="Times New Roman" w:hAnsi="Times New Roman"/>
          <w:sz w:val="28"/>
          <w:szCs w:val="28"/>
          <w:lang w:val="en-IN"/>
        </w:rPr>
        <w:t xml:space="preserve"> A shell command to execute the script in the current shell session.</w:t>
      </w:r>
    </w:p>
    <w:p w14:paraId="308BFD2E" w14:textId="77777777" w:rsidR="007F1B0E" w:rsidRPr="007F1B0E" w:rsidRDefault="007F1B0E" w:rsidP="007F1B0E">
      <w:pPr>
        <w:numPr>
          <w:ilvl w:val="0"/>
          <w:numId w:val="102"/>
        </w:num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venv/bin/activate:</w:t>
      </w:r>
      <w:r w:rsidRPr="007F1B0E">
        <w:rPr>
          <w:rFonts w:ascii="Times New Roman" w:hAnsi="Times New Roman"/>
          <w:sz w:val="28"/>
          <w:szCs w:val="28"/>
          <w:lang w:val="en-IN"/>
        </w:rPr>
        <w:t xml:space="preserve"> The path to the activation script for the virtual environment. This script adjusts your shell environment so that Python commands and package installations are directed to the virtual environment.</w:t>
      </w:r>
    </w:p>
    <w:p w14:paraId="3B53F778" w14:textId="77777777" w:rsidR="007F1B0E" w:rsidRPr="007F1B0E" w:rsidRDefault="007F1B0E" w:rsidP="007F1B0E">
      <w:p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Command:</w:t>
      </w:r>
      <w:r w:rsidRPr="007F1B0E">
        <w:rPr>
          <w:rFonts w:ascii="Times New Roman" w:hAnsi="Times New Roman"/>
          <w:sz w:val="28"/>
          <w:szCs w:val="28"/>
          <w:lang w:val="en-IN"/>
        </w:rPr>
        <w:br/>
        <w:t>pip install boto3</w:t>
      </w:r>
    </w:p>
    <w:p w14:paraId="1F497C21" w14:textId="77777777" w:rsidR="007F1B0E" w:rsidRPr="007F1B0E" w:rsidRDefault="007F1B0E" w:rsidP="007F1B0E">
      <w:p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Description:</w:t>
      </w:r>
      <w:r w:rsidRPr="007F1B0E">
        <w:rPr>
          <w:rFonts w:ascii="Times New Roman" w:hAnsi="Times New Roman"/>
          <w:sz w:val="28"/>
          <w:szCs w:val="28"/>
          <w:lang w:val="en-IN"/>
        </w:rPr>
        <w:br/>
        <w:t>This command installs the boto3 library, which is the official Amazon Web Services (AWS) Software Development Kit (SDK) for Python. boto3 provides a simple, Pythonic way to interact with AWS services such as S3, EC2, DynamoDB, Lambda, and more.</w:t>
      </w:r>
    </w:p>
    <w:p w14:paraId="612BC70B" w14:textId="77777777" w:rsidR="007F1B0E" w:rsidRPr="007F1B0E" w:rsidRDefault="007F1B0E" w:rsidP="007F1B0E">
      <w:pPr>
        <w:spacing w:before="100" w:beforeAutospacing="1" w:after="100" w:afterAutospacing="1" w:line="240" w:lineRule="auto"/>
        <w:jc w:val="both"/>
        <w:rPr>
          <w:rFonts w:ascii="Times New Roman" w:hAnsi="Times New Roman"/>
          <w:b/>
          <w:bCs/>
          <w:sz w:val="28"/>
          <w:szCs w:val="28"/>
          <w:lang w:val="en-IN"/>
        </w:rPr>
      </w:pPr>
      <w:r w:rsidRPr="007F1B0E">
        <w:rPr>
          <w:rFonts w:ascii="Times New Roman" w:hAnsi="Times New Roman"/>
          <w:b/>
          <w:bCs/>
          <w:sz w:val="28"/>
          <w:szCs w:val="28"/>
          <w:lang w:val="en-IN"/>
        </w:rPr>
        <w:t>Breakdown:</w:t>
      </w:r>
    </w:p>
    <w:p w14:paraId="677FCEA8" w14:textId="77777777" w:rsidR="007F1B0E" w:rsidRPr="007F1B0E" w:rsidRDefault="007F1B0E" w:rsidP="007F1B0E">
      <w:pPr>
        <w:numPr>
          <w:ilvl w:val="0"/>
          <w:numId w:val="103"/>
        </w:num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pip:</w:t>
      </w:r>
      <w:r w:rsidRPr="007F1B0E">
        <w:rPr>
          <w:rFonts w:ascii="Times New Roman" w:hAnsi="Times New Roman"/>
          <w:sz w:val="28"/>
          <w:szCs w:val="28"/>
          <w:lang w:val="en-IN"/>
        </w:rPr>
        <w:t xml:space="preserve"> The Python package installer.</w:t>
      </w:r>
    </w:p>
    <w:p w14:paraId="2D27DED2" w14:textId="77777777" w:rsidR="007F1B0E" w:rsidRPr="007F1B0E" w:rsidRDefault="007F1B0E" w:rsidP="007F1B0E">
      <w:pPr>
        <w:numPr>
          <w:ilvl w:val="0"/>
          <w:numId w:val="103"/>
        </w:num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install:</w:t>
      </w:r>
      <w:r w:rsidRPr="007F1B0E">
        <w:rPr>
          <w:rFonts w:ascii="Times New Roman" w:hAnsi="Times New Roman"/>
          <w:sz w:val="28"/>
          <w:szCs w:val="28"/>
          <w:lang w:val="en-IN"/>
        </w:rPr>
        <w:t xml:space="preserve"> The action to install the specified library.</w:t>
      </w:r>
    </w:p>
    <w:p w14:paraId="6D9BE552" w14:textId="77777777" w:rsidR="007F1B0E" w:rsidRPr="007F1B0E" w:rsidRDefault="007F1B0E" w:rsidP="007F1B0E">
      <w:pPr>
        <w:numPr>
          <w:ilvl w:val="0"/>
          <w:numId w:val="103"/>
        </w:num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boto3:</w:t>
      </w:r>
      <w:r w:rsidRPr="007F1B0E">
        <w:rPr>
          <w:rFonts w:ascii="Times New Roman" w:hAnsi="Times New Roman"/>
          <w:sz w:val="28"/>
          <w:szCs w:val="28"/>
          <w:lang w:val="en-IN"/>
        </w:rPr>
        <w:t xml:space="preserve"> The name of the library to be installed.</w:t>
      </w:r>
    </w:p>
    <w:p w14:paraId="3EA73D15" w14:textId="77777777" w:rsidR="007F1B0E" w:rsidRDefault="007F1B0E" w:rsidP="00606382">
      <w:pPr>
        <w:spacing w:before="100" w:beforeAutospacing="1" w:after="100" w:afterAutospacing="1" w:line="240" w:lineRule="auto"/>
        <w:jc w:val="both"/>
        <w:rPr>
          <w:rFonts w:ascii="Times New Roman" w:hAnsi="Times New Roman"/>
          <w:sz w:val="28"/>
          <w:szCs w:val="28"/>
        </w:rPr>
      </w:pPr>
    </w:p>
    <w:p w14:paraId="64A7B268" w14:textId="77777777" w:rsidR="00DA3654" w:rsidRDefault="00DA3654" w:rsidP="00606382">
      <w:pPr>
        <w:spacing w:before="100" w:beforeAutospacing="1" w:after="100" w:afterAutospacing="1" w:line="240" w:lineRule="auto"/>
        <w:jc w:val="both"/>
        <w:rPr>
          <w:rFonts w:ascii="Times New Roman" w:hAnsi="Times New Roman"/>
          <w:sz w:val="28"/>
          <w:szCs w:val="28"/>
        </w:rPr>
      </w:pPr>
    </w:p>
    <w:p w14:paraId="565A3D22" w14:textId="77777777" w:rsidR="00DA3654" w:rsidRDefault="00DA3654" w:rsidP="00606382">
      <w:pPr>
        <w:spacing w:before="100" w:beforeAutospacing="1" w:after="100" w:afterAutospacing="1" w:line="240" w:lineRule="auto"/>
        <w:jc w:val="both"/>
        <w:rPr>
          <w:rFonts w:ascii="Times New Roman" w:hAnsi="Times New Roman"/>
          <w:sz w:val="28"/>
          <w:szCs w:val="28"/>
        </w:rPr>
      </w:pPr>
    </w:p>
    <w:p w14:paraId="7E6AD442" w14:textId="5964FB56" w:rsidR="007F1B0E" w:rsidRPr="007F1B0E" w:rsidRDefault="007F1B0E" w:rsidP="007F1B0E">
      <w:p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noProof/>
          <w:sz w:val="28"/>
          <w:szCs w:val="28"/>
          <w:lang w:val="en-IN"/>
        </w:rPr>
        <w:drawing>
          <wp:inline distT="0" distB="0" distL="0" distR="0" wp14:anchorId="5B62F556" wp14:editId="4BB427BB">
            <wp:extent cx="5943600" cy="1779905"/>
            <wp:effectExtent l="0" t="0" r="0" b="0"/>
            <wp:docPr id="186830392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79905"/>
                    </a:xfrm>
                    <a:prstGeom prst="rect">
                      <a:avLst/>
                    </a:prstGeom>
                    <a:noFill/>
                    <a:ln>
                      <a:noFill/>
                    </a:ln>
                  </pic:spPr>
                </pic:pic>
              </a:graphicData>
            </a:graphic>
          </wp:inline>
        </w:drawing>
      </w:r>
    </w:p>
    <w:p w14:paraId="38625575" w14:textId="77777777" w:rsidR="007F1B0E" w:rsidRPr="007F1B0E" w:rsidRDefault="007F1B0E" w:rsidP="007F1B0E">
      <w:p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Command:</w:t>
      </w:r>
      <w:r w:rsidRPr="007F1B0E">
        <w:rPr>
          <w:rFonts w:ascii="Times New Roman" w:hAnsi="Times New Roman"/>
          <w:sz w:val="28"/>
          <w:szCs w:val="28"/>
          <w:lang w:val="en-IN"/>
        </w:rPr>
        <w:br/>
        <w:t>sudo apt install nginx -y</w:t>
      </w:r>
    </w:p>
    <w:p w14:paraId="2F754345" w14:textId="77777777" w:rsidR="007F1B0E" w:rsidRPr="007F1B0E" w:rsidRDefault="007F1B0E" w:rsidP="007F1B0E">
      <w:p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Description:</w:t>
      </w:r>
      <w:r w:rsidRPr="007F1B0E">
        <w:rPr>
          <w:rFonts w:ascii="Times New Roman" w:hAnsi="Times New Roman"/>
          <w:sz w:val="28"/>
          <w:szCs w:val="28"/>
          <w:lang w:val="en-IN"/>
        </w:rPr>
        <w:br/>
        <w:t xml:space="preserve">This command installs </w:t>
      </w:r>
      <w:r w:rsidRPr="007F1B0E">
        <w:rPr>
          <w:rFonts w:ascii="Times New Roman" w:hAnsi="Times New Roman"/>
          <w:b/>
          <w:bCs/>
          <w:sz w:val="28"/>
          <w:szCs w:val="28"/>
          <w:lang w:val="en-IN"/>
        </w:rPr>
        <w:t>Nginx</w:t>
      </w:r>
      <w:r w:rsidRPr="007F1B0E">
        <w:rPr>
          <w:rFonts w:ascii="Times New Roman" w:hAnsi="Times New Roman"/>
          <w:sz w:val="28"/>
          <w:szCs w:val="28"/>
          <w:lang w:val="en-IN"/>
        </w:rPr>
        <w:t>, a high-performance web server and reverse proxy server, on a Debian-based Linux system (e.g., Ubuntu). The -y option automatically confirms the installation prompt, saving time during the installation process.</w:t>
      </w:r>
    </w:p>
    <w:p w14:paraId="5C58BC5F" w14:textId="73C7FA62" w:rsidR="007F1B0E" w:rsidRPr="007F1B0E" w:rsidRDefault="007F1B0E" w:rsidP="007F1B0E">
      <w:p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noProof/>
          <w:sz w:val="28"/>
          <w:szCs w:val="28"/>
          <w:lang w:val="en-IN"/>
        </w:rPr>
        <w:drawing>
          <wp:inline distT="0" distB="0" distL="0" distR="0" wp14:anchorId="04556D8F" wp14:editId="1071AB5E">
            <wp:extent cx="5943600" cy="1423670"/>
            <wp:effectExtent l="0" t="0" r="0" b="5080"/>
            <wp:docPr id="51154729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23670"/>
                    </a:xfrm>
                    <a:prstGeom prst="rect">
                      <a:avLst/>
                    </a:prstGeom>
                    <a:noFill/>
                    <a:ln>
                      <a:noFill/>
                    </a:ln>
                  </pic:spPr>
                </pic:pic>
              </a:graphicData>
            </a:graphic>
          </wp:inline>
        </w:drawing>
      </w:r>
    </w:p>
    <w:p w14:paraId="6A5740EC" w14:textId="77777777" w:rsidR="007F1B0E" w:rsidRPr="007F1B0E" w:rsidRDefault="007F1B0E" w:rsidP="007F1B0E">
      <w:p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Command:</w:t>
      </w:r>
      <w:r w:rsidRPr="007F1B0E">
        <w:rPr>
          <w:rFonts w:ascii="Times New Roman" w:hAnsi="Times New Roman"/>
          <w:sz w:val="28"/>
          <w:szCs w:val="28"/>
          <w:lang w:val="en-IN"/>
        </w:rPr>
        <w:br/>
        <w:t>sudo systemctl start nginx</w:t>
      </w:r>
    </w:p>
    <w:p w14:paraId="30628357" w14:textId="77777777" w:rsidR="007F1B0E" w:rsidRPr="007F1B0E" w:rsidRDefault="007F1B0E" w:rsidP="007F1B0E">
      <w:p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Description:</w:t>
      </w:r>
      <w:r w:rsidRPr="007F1B0E">
        <w:rPr>
          <w:rFonts w:ascii="Times New Roman" w:hAnsi="Times New Roman"/>
          <w:sz w:val="28"/>
          <w:szCs w:val="28"/>
          <w:lang w:val="en-IN"/>
        </w:rPr>
        <w:br/>
        <w:t xml:space="preserve">This command starts the </w:t>
      </w:r>
      <w:r w:rsidRPr="007F1B0E">
        <w:rPr>
          <w:rFonts w:ascii="Times New Roman" w:hAnsi="Times New Roman"/>
          <w:b/>
          <w:bCs/>
          <w:sz w:val="28"/>
          <w:szCs w:val="28"/>
          <w:lang w:val="en-IN"/>
        </w:rPr>
        <w:t>Nginx</w:t>
      </w:r>
      <w:r w:rsidRPr="007F1B0E">
        <w:rPr>
          <w:rFonts w:ascii="Times New Roman" w:hAnsi="Times New Roman"/>
          <w:sz w:val="28"/>
          <w:szCs w:val="28"/>
          <w:lang w:val="en-IN"/>
        </w:rPr>
        <w:t xml:space="preserve"> web server on your system using the systemctl utility. It is useful for manually starting Nginx after installation or if it is stopped for any reason.</w:t>
      </w:r>
    </w:p>
    <w:p w14:paraId="663E09B5" w14:textId="77777777" w:rsidR="007F1B0E" w:rsidRPr="007F1B0E" w:rsidRDefault="007F1B0E" w:rsidP="007F1B0E">
      <w:p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Command:</w:t>
      </w:r>
      <w:r w:rsidRPr="007F1B0E">
        <w:rPr>
          <w:rFonts w:ascii="Times New Roman" w:hAnsi="Times New Roman"/>
          <w:sz w:val="28"/>
          <w:szCs w:val="28"/>
          <w:lang w:val="en-IN"/>
        </w:rPr>
        <w:br/>
        <w:t>sudo systemctl enable nginx</w:t>
      </w:r>
    </w:p>
    <w:p w14:paraId="3AF28643" w14:textId="040181FD" w:rsidR="007F1B0E" w:rsidRDefault="007F1B0E" w:rsidP="007F1B0E">
      <w:p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Description:</w:t>
      </w:r>
      <w:r w:rsidRPr="007F1B0E">
        <w:rPr>
          <w:rFonts w:ascii="Times New Roman" w:hAnsi="Times New Roman"/>
          <w:sz w:val="28"/>
          <w:szCs w:val="28"/>
          <w:lang w:val="en-IN"/>
        </w:rPr>
        <w:br/>
        <w:t xml:space="preserve">This command configures </w:t>
      </w:r>
      <w:r w:rsidRPr="007F1B0E">
        <w:rPr>
          <w:rFonts w:ascii="Times New Roman" w:hAnsi="Times New Roman"/>
          <w:b/>
          <w:bCs/>
          <w:sz w:val="28"/>
          <w:szCs w:val="28"/>
          <w:lang w:val="en-IN"/>
        </w:rPr>
        <w:t>Nginx</w:t>
      </w:r>
      <w:r w:rsidRPr="007F1B0E">
        <w:rPr>
          <w:rFonts w:ascii="Times New Roman" w:hAnsi="Times New Roman"/>
          <w:sz w:val="28"/>
          <w:szCs w:val="28"/>
          <w:lang w:val="en-IN"/>
        </w:rPr>
        <w:t xml:space="preserve"> to start automatically at system boot using the systemctl utility. It ensures that the Nginx service runs whenever the system is restarted, making it ideal for production environments.</w:t>
      </w:r>
    </w:p>
    <w:p w14:paraId="264E6C8F" w14:textId="5E8F4FBA" w:rsidR="007F1B0E" w:rsidRPr="007F1B0E" w:rsidRDefault="007F1B0E" w:rsidP="007F1B0E">
      <w:p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noProof/>
          <w:sz w:val="28"/>
          <w:szCs w:val="28"/>
          <w:lang w:val="en-IN"/>
        </w:rPr>
        <w:drawing>
          <wp:inline distT="0" distB="0" distL="0" distR="0" wp14:anchorId="1DAD8EDD" wp14:editId="1ADD1500">
            <wp:extent cx="5943600" cy="3043555"/>
            <wp:effectExtent l="0" t="0" r="0" b="4445"/>
            <wp:docPr id="114393574" name="Picture 5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3574" name="Picture 52" descr="A computer screen shot of a pr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43555"/>
                    </a:xfrm>
                    <a:prstGeom prst="rect">
                      <a:avLst/>
                    </a:prstGeom>
                    <a:noFill/>
                    <a:ln>
                      <a:noFill/>
                    </a:ln>
                  </pic:spPr>
                </pic:pic>
              </a:graphicData>
            </a:graphic>
          </wp:inline>
        </w:drawing>
      </w:r>
    </w:p>
    <w:p w14:paraId="572658E3" w14:textId="77777777" w:rsidR="007F1B0E" w:rsidRPr="007F1B0E" w:rsidRDefault="007F1B0E" w:rsidP="007F1B0E">
      <w:p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Command:</w:t>
      </w:r>
      <w:r w:rsidRPr="007F1B0E">
        <w:rPr>
          <w:rFonts w:ascii="Times New Roman" w:hAnsi="Times New Roman"/>
          <w:sz w:val="28"/>
          <w:szCs w:val="28"/>
          <w:lang w:val="en-IN"/>
        </w:rPr>
        <w:br/>
        <w:t>pip install googletran</w:t>
      </w:r>
    </w:p>
    <w:p w14:paraId="752CF180" w14:textId="77777777" w:rsidR="007F1B0E" w:rsidRPr="007F1B0E" w:rsidRDefault="007F1B0E" w:rsidP="007F1B0E">
      <w:p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Description:</w:t>
      </w:r>
      <w:r w:rsidRPr="007F1B0E">
        <w:rPr>
          <w:rFonts w:ascii="Times New Roman" w:hAnsi="Times New Roman"/>
          <w:sz w:val="28"/>
          <w:szCs w:val="28"/>
          <w:lang w:val="en-IN"/>
        </w:rPr>
        <w:br/>
        <w:t>This command installs the googletran library, a Python package for interacting with Google Translate's unofficial API to translate text between languages. However, note that googletran may be outdated or unreliable due to changes in Google Translate's API. The recommended alternative is googletrans==4.0.0-rc1, which is more actively maintained.</w:t>
      </w:r>
    </w:p>
    <w:p w14:paraId="3263D6E6" w14:textId="77777777" w:rsidR="007F1B0E" w:rsidRDefault="007F1B0E" w:rsidP="007F1B0E">
      <w:pPr>
        <w:spacing w:before="100" w:beforeAutospacing="1" w:after="100" w:afterAutospacing="1" w:line="240" w:lineRule="auto"/>
        <w:jc w:val="both"/>
        <w:rPr>
          <w:rFonts w:ascii="Times New Roman" w:hAnsi="Times New Roman"/>
          <w:sz w:val="28"/>
          <w:szCs w:val="28"/>
          <w:lang w:val="en-IN"/>
        </w:rPr>
      </w:pPr>
    </w:p>
    <w:p w14:paraId="1814536A" w14:textId="79544EE6" w:rsidR="007F1B0E" w:rsidRPr="007F1B0E" w:rsidRDefault="007F1B0E" w:rsidP="007F1B0E">
      <w:p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noProof/>
          <w:sz w:val="28"/>
          <w:szCs w:val="28"/>
          <w:lang w:val="en-IN"/>
        </w:rPr>
        <w:drawing>
          <wp:inline distT="0" distB="0" distL="0" distR="0" wp14:anchorId="5C252549" wp14:editId="5F991B89">
            <wp:extent cx="5943600" cy="2985135"/>
            <wp:effectExtent l="0" t="0" r="0" b="5715"/>
            <wp:docPr id="1213722029" name="Picture 5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22029" name="Picture 54" descr="A computer screen with whit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85135"/>
                    </a:xfrm>
                    <a:prstGeom prst="rect">
                      <a:avLst/>
                    </a:prstGeom>
                    <a:noFill/>
                    <a:ln>
                      <a:noFill/>
                    </a:ln>
                  </pic:spPr>
                </pic:pic>
              </a:graphicData>
            </a:graphic>
          </wp:inline>
        </w:drawing>
      </w:r>
    </w:p>
    <w:p w14:paraId="7E427CB1" w14:textId="77777777" w:rsidR="007F1B0E" w:rsidRDefault="007F1B0E" w:rsidP="00606382">
      <w:pPr>
        <w:spacing w:before="100" w:beforeAutospacing="1" w:after="100" w:afterAutospacing="1" w:line="240" w:lineRule="auto"/>
        <w:jc w:val="both"/>
        <w:rPr>
          <w:rFonts w:ascii="Times New Roman" w:hAnsi="Times New Roman"/>
          <w:sz w:val="28"/>
          <w:szCs w:val="28"/>
        </w:rPr>
      </w:pPr>
    </w:p>
    <w:p w14:paraId="6E9929A0" w14:textId="4B948F85" w:rsidR="007F1B0E" w:rsidRPr="007F1B0E" w:rsidRDefault="007F1B0E" w:rsidP="007F1B0E">
      <w:p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 xml:space="preserve">File </w:t>
      </w:r>
      <w:r w:rsidRPr="007F1B0E">
        <w:rPr>
          <w:rFonts w:ascii="Times New Roman" w:hAnsi="Times New Roman"/>
          <w:sz w:val="28"/>
          <w:szCs w:val="28"/>
          <w:lang w:val="en-IN"/>
        </w:rPr>
        <w:br/>
        <w:t>/etc/nginx/conf.d/flask_app.conf</w:t>
      </w:r>
    </w:p>
    <w:p w14:paraId="04DEDB49" w14:textId="36A9DAC1" w:rsidR="007F1B0E" w:rsidRPr="007F1B0E" w:rsidRDefault="007F1B0E" w:rsidP="007F1B0E">
      <w:p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Description:</w:t>
      </w:r>
      <w:r w:rsidRPr="007F1B0E">
        <w:rPr>
          <w:rFonts w:ascii="Times New Roman" w:hAnsi="Times New Roman"/>
          <w:sz w:val="28"/>
          <w:szCs w:val="28"/>
          <w:lang w:val="en-IN"/>
        </w:rPr>
        <w:br/>
        <w:t xml:space="preserve">This is a typical location for </w:t>
      </w:r>
      <w:r w:rsidR="00582661" w:rsidRPr="007F1B0E">
        <w:rPr>
          <w:rFonts w:ascii="Times New Roman" w:hAnsi="Times New Roman"/>
          <w:sz w:val="28"/>
          <w:szCs w:val="28"/>
          <w:lang w:val="en-IN"/>
        </w:rPr>
        <w:t>a</w:t>
      </w:r>
      <w:r w:rsidRPr="007F1B0E">
        <w:rPr>
          <w:rFonts w:ascii="Times New Roman" w:hAnsi="Times New Roman"/>
          <w:sz w:val="28"/>
          <w:szCs w:val="28"/>
          <w:lang w:val="en-IN"/>
        </w:rPr>
        <w:t xml:space="preserve"> </w:t>
      </w:r>
      <w:r w:rsidRPr="007F1B0E">
        <w:rPr>
          <w:rFonts w:ascii="Times New Roman" w:hAnsi="Times New Roman"/>
          <w:b/>
          <w:bCs/>
          <w:sz w:val="28"/>
          <w:szCs w:val="28"/>
          <w:lang w:val="en-IN"/>
        </w:rPr>
        <w:t>Nginx configuration file</w:t>
      </w:r>
      <w:r w:rsidRPr="007F1B0E">
        <w:rPr>
          <w:rFonts w:ascii="Times New Roman" w:hAnsi="Times New Roman"/>
          <w:sz w:val="28"/>
          <w:szCs w:val="28"/>
          <w:lang w:val="en-IN"/>
        </w:rPr>
        <w:t xml:space="preserve"> that is used to set up a Flask web application with Nginx as a reverse proxy server. The flask_app.conf file contains the specific configuration directives that tell Nginx how to handle HTTP requests and forward them to the Flask application, which is usually run by a WSGI server like </w:t>
      </w:r>
      <w:r w:rsidRPr="007F1B0E">
        <w:rPr>
          <w:rFonts w:ascii="Times New Roman" w:hAnsi="Times New Roman"/>
          <w:b/>
          <w:bCs/>
          <w:sz w:val="28"/>
          <w:szCs w:val="28"/>
          <w:lang w:val="en-IN"/>
        </w:rPr>
        <w:t>Gunicorn</w:t>
      </w:r>
      <w:r w:rsidRPr="007F1B0E">
        <w:rPr>
          <w:rFonts w:ascii="Times New Roman" w:hAnsi="Times New Roman"/>
          <w:sz w:val="28"/>
          <w:szCs w:val="28"/>
          <w:lang w:val="en-IN"/>
        </w:rPr>
        <w:t>.</w:t>
      </w:r>
    </w:p>
    <w:p w14:paraId="0FB24C8C" w14:textId="75EC4409" w:rsidR="007F1B0E" w:rsidRDefault="00DA3654" w:rsidP="00606382">
      <w:pPr>
        <w:spacing w:before="100" w:beforeAutospacing="1" w:after="100" w:afterAutospacing="1" w:line="240" w:lineRule="auto"/>
        <w:jc w:val="both"/>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659306" behindDoc="0" locked="0" layoutInCell="1" allowOverlap="1" wp14:anchorId="03FB16C4" wp14:editId="7B0C31FD">
                <wp:simplePos x="0" y="0"/>
                <wp:positionH relativeFrom="column">
                  <wp:posOffset>3990340</wp:posOffset>
                </wp:positionH>
                <wp:positionV relativeFrom="paragraph">
                  <wp:posOffset>172720</wp:posOffset>
                </wp:positionV>
                <wp:extent cx="1019175" cy="38100"/>
                <wp:effectExtent l="57150" t="38100" r="47625" b="95250"/>
                <wp:wrapNone/>
                <wp:docPr id="495798797" name="Straight Connector 44"/>
                <wp:cNvGraphicFramePr/>
                <a:graphic xmlns:a="http://schemas.openxmlformats.org/drawingml/2006/main">
                  <a:graphicData uri="http://schemas.microsoft.com/office/word/2010/wordprocessingShape">
                    <wps:wsp>
                      <wps:cNvCnPr/>
                      <wps:spPr>
                        <a:xfrm flipV="1">
                          <a:off x="0" y="0"/>
                          <a:ext cx="1019175" cy="3810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7562B8D4" id="Straight Connector 44" o:spid="_x0000_s1026" style="position:absolute;flip:y;z-index:251659306;visibility:visible;mso-wrap-style:square;mso-wrap-distance-left:9pt;mso-wrap-distance-top:0;mso-wrap-distance-right:9pt;mso-wrap-distance-bottom:0;mso-position-horizontal:absolute;mso-position-horizontal-relative:text;mso-position-vertical:absolute;mso-position-vertical-relative:text" from="314.2pt,13.6pt" to="394.4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" strokecolor="#9bbb59 [3206]" strokeweight="3pt">
                <v:shadow on="t" color="black" opacity="22937f" origin=",.5" offset="0,.63889mm"/>
              </v:line>
            </w:pict>
          </mc:Fallback>
        </mc:AlternateContent>
      </w:r>
      <w:r w:rsidR="00F20563" w:rsidRPr="00F20563">
        <w:rPr>
          <w:rFonts w:ascii="Times New Roman" w:hAnsi="Times New Roman"/>
          <w:noProof/>
          <w:sz w:val="28"/>
          <w:szCs w:val="28"/>
        </w:rPr>
        <w:drawing>
          <wp:inline distT="0" distB="0" distL="0" distR="0" wp14:anchorId="2FD331B3" wp14:editId="2C0C5BCA">
            <wp:extent cx="5943600" cy="1929130"/>
            <wp:effectExtent l="0" t="0" r="0" b="0"/>
            <wp:docPr id="11038475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47561" name="Picture 1" descr="A screenshot of a computer program&#10;&#10;Description automatically generated"/>
                    <pic:cNvPicPr/>
                  </pic:nvPicPr>
                  <pic:blipFill rotWithShape="1">
                    <a:blip r:embed="rId32"/>
                    <a:srcRect b="7939"/>
                    <a:stretch/>
                  </pic:blipFill>
                  <pic:spPr>
                    <a:xfrm>
                      <a:off x="0" y="0"/>
                      <a:ext cx="5943600" cy="1929130"/>
                    </a:xfrm>
                    <a:prstGeom prst="rect">
                      <a:avLst/>
                    </a:prstGeom>
                  </pic:spPr>
                </pic:pic>
              </a:graphicData>
            </a:graphic>
          </wp:inline>
        </w:drawing>
      </w:r>
    </w:p>
    <w:p w14:paraId="21689E37" w14:textId="6B5B7F41" w:rsidR="007F1B0E" w:rsidRPr="003243ED" w:rsidRDefault="00F20563" w:rsidP="00606382">
      <w:pPr>
        <w:spacing w:before="100" w:beforeAutospacing="1" w:after="100" w:afterAutospacing="1" w:line="240" w:lineRule="auto"/>
        <w:jc w:val="both"/>
        <w:rPr>
          <w:rFonts w:ascii="Times New Roman" w:hAnsi="Times New Roman"/>
          <w:b/>
          <w:bCs/>
          <w:sz w:val="28"/>
          <w:szCs w:val="28"/>
        </w:rPr>
      </w:pPr>
      <w:r>
        <w:rPr>
          <w:rFonts w:ascii="Times New Roman" w:hAnsi="Times New Roman"/>
          <w:sz w:val="28"/>
          <w:szCs w:val="28"/>
        </w:rPr>
        <w:t xml:space="preserve">We can also write code from ubuntu directory by </w:t>
      </w:r>
      <w:r w:rsidR="003243ED">
        <w:rPr>
          <w:rFonts w:ascii="Times New Roman" w:hAnsi="Times New Roman"/>
          <w:sz w:val="28"/>
          <w:szCs w:val="28"/>
        </w:rPr>
        <w:t xml:space="preserve">opening app.py file from command </w:t>
      </w:r>
    </w:p>
    <w:p w14:paraId="69FEB602" w14:textId="45D588F6" w:rsidR="007F1B0E" w:rsidRPr="003243ED" w:rsidRDefault="003243ED" w:rsidP="00606382">
      <w:pPr>
        <w:spacing w:before="100" w:beforeAutospacing="1" w:after="100" w:afterAutospacing="1" w:line="240" w:lineRule="auto"/>
        <w:jc w:val="both"/>
        <w:rPr>
          <w:rFonts w:ascii="Times New Roman" w:hAnsi="Times New Roman"/>
          <w:sz w:val="28"/>
          <w:szCs w:val="28"/>
        </w:rPr>
      </w:pPr>
      <w:r>
        <w:rPr>
          <w:rFonts w:ascii="Times New Roman" w:hAnsi="Times New Roman"/>
          <w:b/>
          <w:bCs/>
          <w:sz w:val="28"/>
          <w:szCs w:val="28"/>
        </w:rPr>
        <w:t>Nano app.py.</w:t>
      </w:r>
      <w:r>
        <w:rPr>
          <w:rFonts w:ascii="Times New Roman" w:hAnsi="Times New Roman"/>
          <w:sz w:val="28"/>
          <w:szCs w:val="28"/>
        </w:rPr>
        <w:t xml:space="preserve"> </w:t>
      </w:r>
    </w:p>
    <w:p w14:paraId="727AD9C0" w14:textId="77777777" w:rsidR="007F1B0E" w:rsidRDefault="007F1B0E" w:rsidP="00606382">
      <w:pPr>
        <w:spacing w:before="100" w:beforeAutospacing="1" w:after="100" w:afterAutospacing="1" w:line="240" w:lineRule="auto"/>
        <w:jc w:val="both"/>
        <w:rPr>
          <w:rFonts w:ascii="Times New Roman" w:hAnsi="Times New Roman"/>
          <w:sz w:val="28"/>
          <w:szCs w:val="28"/>
        </w:rPr>
      </w:pPr>
    </w:p>
    <w:p w14:paraId="2576B4B9" w14:textId="4742249B" w:rsidR="007F1B0E" w:rsidRDefault="000632CF" w:rsidP="00606382">
      <w:pPr>
        <w:spacing w:before="100" w:beforeAutospacing="1" w:after="100" w:afterAutospacing="1" w:line="240" w:lineRule="auto"/>
        <w:jc w:val="both"/>
        <w:rPr>
          <w:rFonts w:ascii="Times New Roman" w:hAnsi="Times New Roman"/>
          <w:sz w:val="28"/>
          <w:szCs w:val="28"/>
        </w:rPr>
      </w:pPr>
      <w:r w:rsidRPr="007F1B0E">
        <w:rPr>
          <w:rFonts w:ascii="Times New Roman" w:hAnsi="Times New Roman"/>
          <w:noProof/>
          <w:sz w:val="28"/>
          <w:szCs w:val="28"/>
        </w:rPr>
        <w:drawing>
          <wp:inline distT="0" distB="0" distL="0" distR="0" wp14:anchorId="4F8330EA" wp14:editId="2E617005">
            <wp:extent cx="5943600" cy="1838960"/>
            <wp:effectExtent l="0" t="0" r="0" b="8890"/>
            <wp:docPr id="14655287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28751" name="Picture 1" descr="A screenshot of a computer program&#10;&#10;Description automatically generated"/>
                    <pic:cNvPicPr/>
                  </pic:nvPicPr>
                  <pic:blipFill>
                    <a:blip r:embed="rId33"/>
                    <a:stretch>
                      <a:fillRect/>
                    </a:stretch>
                  </pic:blipFill>
                  <pic:spPr>
                    <a:xfrm>
                      <a:off x="0" y="0"/>
                      <a:ext cx="5943600" cy="1838960"/>
                    </a:xfrm>
                    <a:prstGeom prst="rect">
                      <a:avLst/>
                    </a:prstGeom>
                  </pic:spPr>
                </pic:pic>
              </a:graphicData>
            </a:graphic>
          </wp:inline>
        </w:drawing>
      </w:r>
    </w:p>
    <w:p w14:paraId="53BD1122" w14:textId="77777777" w:rsidR="007F1B0E" w:rsidRPr="007F1B0E" w:rsidRDefault="007F1B0E" w:rsidP="007F1B0E">
      <w:p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Command:</w:t>
      </w:r>
      <w:r w:rsidRPr="007F1B0E">
        <w:rPr>
          <w:rFonts w:ascii="Times New Roman" w:hAnsi="Times New Roman"/>
          <w:sz w:val="28"/>
          <w:szCs w:val="28"/>
          <w:lang w:val="en-IN"/>
        </w:rPr>
        <w:br/>
        <w:t>gunicorn -w 4 -b 0.0.0.0:8000 app:app &amp;</w:t>
      </w:r>
    </w:p>
    <w:p w14:paraId="17472E55" w14:textId="77777777" w:rsidR="007F1B0E" w:rsidRPr="007F1B0E" w:rsidRDefault="007F1B0E" w:rsidP="007F1B0E">
      <w:pPr>
        <w:spacing w:before="100" w:beforeAutospacing="1" w:after="100" w:afterAutospacing="1" w:line="240" w:lineRule="auto"/>
        <w:jc w:val="both"/>
        <w:rPr>
          <w:rFonts w:ascii="Times New Roman" w:hAnsi="Times New Roman"/>
          <w:sz w:val="28"/>
          <w:szCs w:val="28"/>
          <w:lang w:val="en-IN"/>
        </w:rPr>
      </w:pPr>
      <w:r w:rsidRPr="007F1B0E">
        <w:rPr>
          <w:rFonts w:ascii="Times New Roman" w:hAnsi="Times New Roman"/>
          <w:b/>
          <w:bCs/>
          <w:sz w:val="28"/>
          <w:szCs w:val="28"/>
          <w:lang w:val="en-IN"/>
        </w:rPr>
        <w:t>Description:</w:t>
      </w:r>
      <w:r w:rsidRPr="007F1B0E">
        <w:rPr>
          <w:rFonts w:ascii="Times New Roman" w:hAnsi="Times New Roman"/>
          <w:sz w:val="28"/>
          <w:szCs w:val="28"/>
          <w:lang w:val="en-IN"/>
        </w:rPr>
        <w:br/>
        <w:t xml:space="preserve">This command runs a </w:t>
      </w:r>
      <w:r w:rsidRPr="007F1B0E">
        <w:rPr>
          <w:rFonts w:ascii="Times New Roman" w:hAnsi="Times New Roman"/>
          <w:b/>
          <w:bCs/>
          <w:sz w:val="28"/>
          <w:szCs w:val="28"/>
          <w:lang w:val="en-IN"/>
        </w:rPr>
        <w:t>Flask</w:t>
      </w:r>
      <w:r w:rsidRPr="007F1B0E">
        <w:rPr>
          <w:rFonts w:ascii="Times New Roman" w:hAnsi="Times New Roman"/>
          <w:sz w:val="28"/>
          <w:szCs w:val="28"/>
          <w:lang w:val="en-IN"/>
        </w:rPr>
        <w:t xml:space="preserve"> application using </w:t>
      </w:r>
      <w:r w:rsidRPr="007F1B0E">
        <w:rPr>
          <w:rFonts w:ascii="Times New Roman" w:hAnsi="Times New Roman"/>
          <w:b/>
          <w:bCs/>
          <w:sz w:val="28"/>
          <w:szCs w:val="28"/>
          <w:lang w:val="en-IN"/>
        </w:rPr>
        <w:t>Gunicorn</w:t>
      </w:r>
      <w:r w:rsidRPr="007F1B0E">
        <w:rPr>
          <w:rFonts w:ascii="Times New Roman" w:hAnsi="Times New Roman"/>
          <w:sz w:val="28"/>
          <w:szCs w:val="28"/>
          <w:lang w:val="en-IN"/>
        </w:rPr>
        <w:t>, a WSGI HTTP server for Python web applications. It specifies multiple options to configure the number of workers, the binding address and port, and the target Flask app.</w:t>
      </w:r>
    </w:p>
    <w:p w14:paraId="54E26B00" w14:textId="3E3042A4" w:rsidR="007F1B0E" w:rsidRPr="007F1B0E" w:rsidRDefault="007F1B0E" w:rsidP="00606382">
      <w:pPr>
        <w:spacing w:before="100" w:beforeAutospacing="1" w:after="100" w:afterAutospacing="1" w:line="240" w:lineRule="auto"/>
        <w:jc w:val="both"/>
        <w:rPr>
          <w:rFonts w:ascii="Times New Roman" w:hAnsi="Times New Roman"/>
          <w:b/>
          <w:bCs/>
          <w:sz w:val="28"/>
          <w:szCs w:val="28"/>
        </w:rPr>
      </w:pPr>
      <w:r>
        <w:rPr>
          <w:rFonts w:ascii="Times New Roman" w:hAnsi="Times New Roman"/>
          <w:sz w:val="28"/>
          <w:szCs w:val="28"/>
        </w:rPr>
        <w:t xml:space="preserve">We can close this command </w:t>
      </w:r>
      <w:r w:rsidR="00582661">
        <w:rPr>
          <w:rFonts w:ascii="Times New Roman" w:hAnsi="Times New Roman"/>
          <w:sz w:val="28"/>
          <w:szCs w:val="28"/>
        </w:rPr>
        <w:t>by</w:t>
      </w:r>
      <w:r>
        <w:rPr>
          <w:rFonts w:ascii="Times New Roman" w:hAnsi="Times New Roman"/>
          <w:b/>
          <w:bCs/>
          <w:sz w:val="28"/>
          <w:szCs w:val="28"/>
        </w:rPr>
        <w:t xml:space="preserve"> ctrl+c</w:t>
      </w:r>
    </w:p>
    <w:p w14:paraId="79B92E73" w14:textId="1CCA1C63" w:rsidR="007F1B0E" w:rsidRDefault="0019256C" w:rsidP="00606382">
      <w:pPr>
        <w:spacing w:before="100" w:beforeAutospacing="1" w:after="100" w:afterAutospacing="1" w:line="240" w:lineRule="auto"/>
        <w:jc w:val="both"/>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658282" behindDoc="0" locked="0" layoutInCell="1" allowOverlap="1" wp14:anchorId="10AFCC86" wp14:editId="6AAA39F8">
                <wp:simplePos x="0" y="0"/>
                <wp:positionH relativeFrom="column">
                  <wp:posOffset>590550</wp:posOffset>
                </wp:positionH>
                <wp:positionV relativeFrom="paragraph">
                  <wp:posOffset>200660</wp:posOffset>
                </wp:positionV>
                <wp:extent cx="1200150" cy="9525"/>
                <wp:effectExtent l="38100" t="38100" r="76200" b="85725"/>
                <wp:wrapNone/>
                <wp:docPr id="1822400774" name="Straight Connector 42"/>
                <wp:cNvGraphicFramePr/>
                <a:graphic xmlns:a="http://schemas.openxmlformats.org/drawingml/2006/main">
                  <a:graphicData uri="http://schemas.microsoft.com/office/word/2010/wordprocessingShape">
                    <wps:wsp>
                      <wps:cNvCnPr/>
                      <wps:spPr>
                        <a:xfrm flipV="1">
                          <a:off x="0" y="0"/>
                          <a:ext cx="1200150" cy="9525"/>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2E7AD41E" id="Straight Connector 42" o:spid="_x0000_s1026" style="position:absolute;flip:y;z-index:251658282;visibility:visible;mso-wrap-style:square;mso-wrap-distance-left:9pt;mso-wrap-distance-top:0;mso-wrap-distance-right:9pt;mso-wrap-distance-bottom:0;mso-position-horizontal:absolute;mso-position-horizontal-relative:text;mso-position-vertical:absolute;mso-position-vertical-relative:text" from="46.5pt,15.8pt" to="141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" strokecolor="#4bacc6 [3208]" strokeweight="2pt">
                <v:shadow on="t" color="black" opacity="24903f" origin=",.5" offset="0,.55556mm"/>
              </v:line>
            </w:pict>
          </mc:Fallback>
        </mc:AlternateContent>
      </w:r>
      <w:r>
        <w:rPr>
          <w:rFonts w:ascii="Times New Roman" w:hAnsi="Times New Roman"/>
          <w:noProof/>
          <w:sz w:val="28"/>
          <w:szCs w:val="28"/>
        </w:rPr>
        <w:drawing>
          <wp:inline distT="0" distB="0" distL="0" distR="0" wp14:anchorId="683DC124" wp14:editId="279D854A">
            <wp:extent cx="5943600" cy="2958465"/>
            <wp:effectExtent l="0" t="0" r="0" b="0"/>
            <wp:docPr id="201694497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44975" name="Picture 2016944975"/>
                    <pic:cNvPicPr/>
                  </pic:nvPicPr>
                  <pic:blipFill>
                    <a:blip r:embed="rId34">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14:paraId="0A821C02" w14:textId="34B5485B" w:rsidR="007F1B0E" w:rsidRDefault="007F1B0E" w:rsidP="00606382">
      <w:pPr>
        <w:spacing w:before="100" w:beforeAutospacing="1" w:after="100" w:afterAutospacing="1" w:line="240" w:lineRule="auto"/>
        <w:jc w:val="both"/>
        <w:rPr>
          <w:rFonts w:ascii="Times New Roman" w:hAnsi="Times New Roman"/>
          <w:b/>
          <w:bCs/>
          <w:sz w:val="28"/>
          <w:szCs w:val="28"/>
        </w:rPr>
      </w:pPr>
      <w:r>
        <w:rPr>
          <w:rFonts w:ascii="Times New Roman" w:hAnsi="Times New Roman"/>
          <w:sz w:val="28"/>
          <w:szCs w:val="28"/>
        </w:rPr>
        <w:t xml:space="preserve">After the gunicorn command is given the app starts to run successfully, we can go to new web browser to open our web app by </w:t>
      </w:r>
      <w:r w:rsidR="00582661">
        <w:rPr>
          <w:rFonts w:ascii="Times New Roman" w:hAnsi="Times New Roman"/>
          <w:sz w:val="28"/>
          <w:szCs w:val="28"/>
        </w:rPr>
        <w:t>giving</w:t>
      </w:r>
      <w:r>
        <w:rPr>
          <w:rFonts w:ascii="Times New Roman" w:hAnsi="Times New Roman"/>
          <w:b/>
          <w:bCs/>
          <w:sz w:val="28"/>
          <w:szCs w:val="28"/>
        </w:rPr>
        <w:t xml:space="preserve"> </w:t>
      </w:r>
      <w:r w:rsidR="00582661">
        <w:rPr>
          <w:rFonts w:ascii="Times New Roman" w:hAnsi="Times New Roman"/>
          <w:b/>
          <w:bCs/>
          <w:sz w:val="28"/>
          <w:szCs w:val="28"/>
        </w:rPr>
        <w:t xml:space="preserve">- </w:t>
      </w:r>
      <w:r>
        <w:rPr>
          <w:rFonts w:ascii="Times New Roman" w:hAnsi="Times New Roman"/>
          <w:b/>
          <w:bCs/>
          <w:sz w:val="28"/>
          <w:szCs w:val="28"/>
        </w:rPr>
        <w:t>http://&lt;ec2_public_ip&gt;:8000</w:t>
      </w:r>
    </w:p>
    <w:p w14:paraId="3422FA2E" w14:textId="248A8590" w:rsidR="007F1B0E" w:rsidRDefault="007F1B0E" w:rsidP="00606382">
      <w:pPr>
        <w:spacing w:before="100" w:beforeAutospacing="1" w:after="100" w:afterAutospacing="1" w:line="240" w:lineRule="auto"/>
        <w:jc w:val="both"/>
        <w:rPr>
          <w:rFonts w:ascii="Times New Roman" w:hAnsi="Times New Roman"/>
          <w:sz w:val="28"/>
          <w:szCs w:val="28"/>
        </w:rPr>
      </w:pPr>
      <w:r>
        <w:rPr>
          <w:rFonts w:ascii="Times New Roman" w:hAnsi="Times New Roman"/>
          <w:sz w:val="28"/>
          <w:szCs w:val="28"/>
        </w:rPr>
        <w:t xml:space="preserve">Once this is </w:t>
      </w:r>
      <w:r w:rsidR="00582661">
        <w:rPr>
          <w:rFonts w:ascii="Times New Roman" w:hAnsi="Times New Roman"/>
          <w:sz w:val="28"/>
          <w:szCs w:val="28"/>
        </w:rPr>
        <w:t>given,</w:t>
      </w:r>
      <w:r>
        <w:rPr>
          <w:rFonts w:ascii="Times New Roman" w:hAnsi="Times New Roman"/>
          <w:sz w:val="28"/>
          <w:szCs w:val="28"/>
        </w:rPr>
        <w:t xml:space="preserve"> we will get our web app page.</w:t>
      </w:r>
    </w:p>
    <w:p w14:paraId="286798F0" w14:textId="2E51CF35" w:rsidR="007F1B0E" w:rsidRDefault="0019256C" w:rsidP="00606382">
      <w:pPr>
        <w:spacing w:before="100" w:beforeAutospacing="1" w:after="100" w:afterAutospacing="1" w:line="240" w:lineRule="auto"/>
        <w:jc w:val="both"/>
        <w:rPr>
          <w:rFonts w:ascii="Times New Roman" w:hAnsi="Times New Roman"/>
          <w:sz w:val="28"/>
          <w:szCs w:val="28"/>
        </w:rPr>
      </w:pPr>
      <w:r>
        <w:rPr>
          <w:rFonts w:ascii="Times New Roman" w:hAnsi="Times New Roman"/>
          <w:noProof/>
          <w:sz w:val="28"/>
          <w:szCs w:val="28"/>
        </w:rPr>
        <w:drawing>
          <wp:inline distT="0" distB="0" distL="0" distR="0" wp14:anchorId="1386EBF7" wp14:editId="3A170FB0">
            <wp:extent cx="5296639" cy="6420746"/>
            <wp:effectExtent l="0" t="0" r="0" b="0"/>
            <wp:docPr id="1322243584" name="Picture 4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43584" name="Picture 43" descr="A screenshot of a computer scree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96639" cy="6420746"/>
                    </a:xfrm>
                    <a:prstGeom prst="rect">
                      <a:avLst/>
                    </a:prstGeom>
                  </pic:spPr>
                </pic:pic>
              </a:graphicData>
            </a:graphic>
          </wp:inline>
        </w:drawing>
      </w:r>
    </w:p>
    <w:p w14:paraId="42A8A16A" w14:textId="11F5466A" w:rsidR="001D734B" w:rsidRDefault="001C3A92" w:rsidP="00606382">
      <w:pPr>
        <w:spacing w:before="100" w:beforeAutospacing="1" w:after="100" w:afterAutospacing="1" w:line="240" w:lineRule="auto"/>
        <w:jc w:val="both"/>
        <w:rPr>
          <w:rFonts w:ascii="Times New Roman" w:hAnsi="Times New Roman"/>
          <w:sz w:val="28"/>
          <w:szCs w:val="28"/>
        </w:rPr>
      </w:pPr>
      <w:r>
        <w:rPr>
          <w:rFonts w:ascii="Times New Roman" w:hAnsi="Times New Roman"/>
          <w:sz w:val="28"/>
          <w:szCs w:val="28"/>
        </w:rPr>
        <w:t>This is the final output after accessing the web app from ec2 public address</w:t>
      </w:r>
      <w:r w:rsidR="00AE57A3">
        <w:rPr>
          <w:rFonts w:ascii="Times New Roman" w:hAnsi="Times New Roman"/>
          <w:sz w:val="28"/>
          <w:szCs w:val="28"/>
        </w:rPr>
        <w:t xml:space="preserve"> </w:t>
      </w:r>
      <w:r w:rsidR="001D734B">
        <w:rPr>
          <w:rFonts w:ascii="Times New Roman" w:hAnsi="Times New Roman"/>
          <w:sz w:val="28"/>
          <w:szCs w:val="28"/>
        </w:rPr>
        <w:t xml:space="preserve">and </w:t>
      </w:r>
      <w:r w:rsidR="00AE57A3">
        <w:rPr>
          <w:rFonts w:ascii="Times New Roman" w:hAnsi="Times New Roman"/>
          <w:sz w:val="28"/>
          <w:szCs w:val="28"/>
        </w:rPr>
        <w:t>entering the pro</w:t>
      </w:r>
      <w:r w:rsidR="001D734B">
        <w:rPr>
          <w:rFonts w:ascii="Times New Roman" w:hAnsi="Times New Roman"/>
          <w:sz w:val="28"/>
          <w:szCs w:val="28"/>
        </w:rPr>
        <w:t>mpt.</w:t>
      </w:r>
    </w:p>
    <w:p w14:paraId="3BA26308" w14:textId="2DEDC97F" w:rsidR="001E4F8D" w:rsidRDefault="001D734B" w:rsidP="00606382">
      <w:pPr>
        <w:spacing w:before="100" w:beforeAutospacing="1" w:after="100" w:afterAutospacing="1" w:line="240" w:lineRule="auto"/>
        <w:jc w:val="both"/>
        <w:rPr>
          <w:rFonts w:ascii="Times New Roman" w:hAnsi="Times New Roman"/>
          <w:sz w:val="28"/>
          <w:szCs w:val="28"/>
        </w:rPr>
      </w:pPr>
      <w:r w:rsidRPr="00D07138">
        <w:rPr>
          <w:rFonts w:ascii="Times New Roman" w:hAnsi="Times New Roman"/>
          <w:sz w:val="28"/>
          <w:szCs w:val="28"/>
        </w:rPr>
        <w:t>Above is the image of</w:t>
      </w:r>
      <w:r>
        <w:rPr>
          <w:rFonts w:ascii="Times New Roman" w:hAnsi="Times New Roman"/>
          <w:b/>
          <w:bCs/>
          <w:sz w:val="28"/>
          <w:szCs w:val="28"/>
        </w:rPr>
        <w:t xml:space="preserve"> </w:t>
      </w:r>
      <w:r w:rsidR="00D07138">
        <w:rPr>
          <w:rFonts w:ascii="Times New Roman" w:hAnsi="Times New Roman"/>
          <w:b/>
          <w:bCs/>
          <w:sz w:val="28"/>
          <w:szCs w:val="28"/>
        </w:rPr>
        <w:t xml:space="preserve">playa </w:t>
      </w:r>
      <w:r w:rsidR="00D07138" w:rsidRPr="00D07138">
        <w:rPr>
          <w:rFonts w:ascii="Times New Roman" w:hAnsi="Times New Roman"/>
          <w:sz w:val="28"/>
          <w:szCs w:val="28"/>
        </w:rPr>
        <w:t xml:space="preserve">in </w:t>
      </w:r>
      <w:r w:rsidR="00D07138">
        <w:rPr>
          <w:rFonts w:ascii="Times New Roman" w:hAnsi="Times New Roman"/>
          <w:b/>
          <w:bCs/>
          <w:sz w:val="28"/>
          <w:szCs w:val="28"/>
        </w:rPr>
        <w:t xml:space="preserve">Spanish, </w:t>
      </w:r>
      <w:r w:rsidR="00D07138" w:rsidRPr="00D07138">
        <w:rPr>
          <w:rFonts w:ascii="Times New Roman" w:hAnsi="Times New Roman"/>
          <w:sz w:val="28"/>
          <w:szCs w:val="28"/>
        </w:rPr>
        <w:t>which is beach</w:t>
      </w:r>
      <w:r w:rsidR="00D07138">
        <w:rPr>
          <w:rFonts w:ascii="Times New Roman" w:hAnsi="Times New Roman"/>
          <w:b/>
          <w:bCs/>
          <w:sz w:val="28"/>
          <w:szCs w:val="28"/>
        </w:rPr>
        <w:t xml:space="preserve">. </w:t>
      </w:r>
    </w:p>
    <w:sectPr w:rsidR="001E4F8D" w:rsidSect="00606382">
      <w:headerReference w:type="default" r:id="rId36"/>
      <w:footerReference w:type="default" r:id="rId37"/>
      <w:pgSz w:w="12240" w:h="15840"/>
      <w:pgMar w:top="1440" w:right="1440" w:bottom="851" w:left="1440" w:header="576" w:footer="576"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4A0E76" w14:textId="77777777" w:rsidR="00450B0E" w:rsidRDefault="00450B0E" w:rsidP="000F4875">
      <w:pPr>
        <w:spacing w:after="0" w:line="240" w:lineRule="auto"/>
      </w:pPr>
      <w:r>
        <w:separator/>
      </w:r>
    </w:p>
  </w:endnote>
  <w:endnote w:type="continuationSeparator" w:id="0">
    <w:p w14:paraId="2B0CAA5E" w14:textId="77777777" w:rsidR="00450B0E" w:rsidRDefault="00450B0E" w:rsidP="000F4875">
      <w:pPr>
        <w:spacing w:after="0" w:line="240" w:lineRule="auto"/>
      </w:pPr>
      <w:r>
        <w:continuationSeparator/>
      </w:r>
    </w:p>
  </w:endnote>
  <w:endnote w:type="continuationNotice" w:id="1">
    <w:p w14:paraId="6AF5619D" w14:textId="77777777" w:rsidR="00450B0E" w:rsidRDefault="00450B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unga">
    <w:panose1 w:val="020B0502040204020203"/>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265903"/>
      <w:docPartObj>
        <w:docPartGallery w:val="Page Numbers (Bottom of Page)"/>
        <w:docPartUnique/>
      </w:docPartObj>
    </w:sdtPr>
    <w:sdtEndPr>
      <w:rPr>
        <w:noProof/>
      </w:rPr>
    </w:sdtEndPr>
    <w:sdtContent>
      <w:p w14:paraId="670CBF72" w14:textId="1A11A37D" w:rsidR="001B129E" w:rsidRDefault="001B12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9310CD" w14:textId="7580C184" w:rsidR="00E5030F" w:rsidRDefault="00E5030F">
    <w:pPr>
      <w:pStyle w:val="Footer"/>
    </w:pPr>
    <w:r>
      <w:t>BSC(H)-cloud computing and big data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3AF64" w14:textId="77777777" w:rsidR="00450B0E" w:rsidRDefault="00450B0E" w:rsidP="000F4875">
      <w:pPr>
        <w:spacing w:after="0" w:line="240" w:lineRule="auto"/>
      </w:pPr>
      <w:r>
        <w:separator/>
      </w:r>
    </w:p>
  </w:footnote>
  <w:footnote w:type="continuationSeparator" w:id="0">
    <w:p w14:paraId="4FA220CB" w14:textId="77777777" w:rsidR="00450B0E" w:rsidRDefault="00450B0E" w:rsidP="000F4875">
      <w:pPr>
        <w:spacing w:after="0" w:line="240" w:lineRule="auto"/>
      </w:pPr>
      <w:r>
        <w:continuationSeparator/>
      </w:r>
    </w:p>
  </w:footnote>
  <w:footnote w:type="continuationNotice" w:id="1">
    <w:p w14:paraId="7CA00D32" w14:textId="77777777" w:rsidR="00450B0E" w:rsidRDefault="00450B0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EFDF30" w14:textId="17254C6C" w:rsidR="00606382" w:rsidRDefault="00606382">
    <w:pPr>
      <w:pStyle w:val="Header"/>
    </w:pPr>
    <w:r>
      <w:t>Multi-language Text to image generator</w:t>
    </w:r>
    <w:r>
      <w:ptab w:relativeTo="margin" w:alignment="center" w:leader="none"/>
    </w:r>
    <w:r>
      <w:ptab w:relativeTo="margin" w:alignment="right" w:leader="none"/>
    </w:r>
    <w:r>
      <w:t>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D2C9F"/>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84087"/>
    <w:multiLevelType w:val="multilevel"/>
    <w:tmpl w:val="806C5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564AD"/>
    <w:multiLevelType w:val="multilevel"/>
    <w:tmpl w:val="F7120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EB30DE"/>
    <w:multiLevelType w:val="multilevel"/>
    <w:tmpl w:val="F6C0C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B86DBA"/>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135BF1"/>
    <w:multiLevelType w:val="hybridMultilevel"/>
    <w:tmpl w:val="FCE6CB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A70EF9"/>
    <w:multiLevelType w:val="hybridMultilevel"/>
    <w:tmpl w:val="78D05A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722B98"/>
    <w:multiLevelType w:val="multilevel"/>
    <w:tmpl w:val="2BD63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557FC"/>
    <w:multiLevelType w:val="multilevel"/>
    <w:tmpl w:val="411C3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1A7980"/>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036ADD"/>
    <w:multiLevelType w:val="multilevel"/>
    <w:tmpl w:val="CEC2881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6E46EF"/>
    <w:multiLevelType w:val="multilevel"/>
    <w:tmpl w:val="83F4C24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B550B4"/>
    <w:multiLevelType w:val="hybridMultilevel"/>
    <w:tmpl w:val="A9E2C9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A4C1875"/>
    <w:multiLevelType w:val="multilevel"/>
    <w:tmpl w:val="D310C2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B21F91"/>
    <w:multiLevelType w:val="hybridMultilevel"/>
    <w:tmpl w:val="B5003F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C285C7B"/>
    <w:multiLevelType w:val="multilevel"/>
    <w:tmpl w:val="A204F6D8"/>
    <w:lvl w:ilvl="0">
      <w:start w:val="1"/>
      <w:numFmt w:val="decimal"/>
      <w:lvlText w:val="%1"/>
      <w:lvlJc w:val="left"/>
      <w:pPr>
        <w:ind w:left="420" w:hanging="420"/>
      </w:pPr>
      <w:rPr>
        <w:rFonts w:hint="default"/>
        <w:b w:val="0"/>
        <w:bCs w:val="0"/>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C2C07FB"/>
    <w:multiLevelType w:val="multilevel"/>
    <w:tmpl w:val="BFFEF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437FBB"/>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045418"/>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6A4BFE"/>
    <w:multiLevelType w:val="hybridMultilevel"/>
    <w:tmpl w:val="04FC7A1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2163006A"/>
    <w:multiLevelType w:val="multilevel"/>
    <w:tmpl w:val="23A0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7810E5"/>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A96B47"/>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C3252B"/>
    <w:multiLevelType w:val="multilevel"/>
    <w:tmpl w:val="01046124"/>
    <w:styleLink w:val="CurrentList2"/>
    <w:lvl w:ilvl="0">
      <w:start w:val="1"/>
      <w:numFmt w:val="decimal"/>
      <w:lvlText w:val="%1."/>
      <w:lvlJc w:val="left"/>
      <w:pPr>
        <w:ind w:left="630" w:hanging="360"/>
      </w:pPr>
      <w:rPr>
        <w:rFonts w:hint="default"/>
        <w:sz w:val="32"/>
        <w:szCs w:val="32"/>
      </w:rPr>
    </w:lvl>
    <w:lvl w:ilvl="1">
      <w:start w:val="2"/>
      <w:numFmt w:val="decimal"/>
      <w:isLgl/>
      <w:lvlText w:val="%1.%2"/>
      <w:lvlJc w:val="left"/>
      <w:pPr>
        <w:ind w:left="645" w:hanging="375"/>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430" w:hanging="2160"/>
      </w:pPr>
      <w:rPr>
        <w:rFonts w:hint="default"/>
      </w:rPr>
    </w:lvl>
  </w:abstractNum>
  <w:abstractNum w:abstractNumId="24" w15:restartNumberingAfterBreak="0">
    <w:nsid w:val="23FF3110"/>
    <w:multiLevelType w:val="multilevel"/>
    <w:tmpl w:val="AB96117A"/>
    <w:styleLink w:val="CurrentList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24B863C6"/>
    <w:multiLevelType w:val="multilevel"/>
    <w:tmpl w:val="BB58B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B86813"/>
    <w:multiLevelType w:val="multilevel"/>
    <w:tmpl w:val="1376EC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1813E3"/>
    <w:multiLevelType w:val="hybridMultilevel"/>
    <w:tmpl w:val="B704822E"/>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27BA4EDE"/>
    <w:multiLevelType w:val="hybridMultilevel"/>
    <w:tmpl w:val="A2A05D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81D21AA"/>
    <w:multiLevelType w:val="multilevel"/>
    <w:tmpl w:val="60AE7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962A6E"/>
    <w:multiLevelType w:val="multilevel"/>
    <w:tmpl w:val="D3120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122015"/>
    <w:multiLevelType w:val="multilevel"/>
    <w:tmpl w:val="1C5A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257E72"/>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DA270E"/>
    <w:multiLevelType w:val="hybridMultilevel"/>
    <w:tmpl w:val="AAF053C8"/>
    <w:lvl w:ilvl="0" w:tplc="40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4" w15:restartNumberingAfterBreak="0">
    <w:nsid w:val="2B075D16"/>
    <w:multiLevelType w:val="multilevel"/>
    <w:tmpl w:val="DB7A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0F06E5"/>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0C7AFE"/>
    <w:multiLevelType w:val="multilevel"/>
    <w:tmpl w:val="63CE739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C480746"/>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7F2E63"/>
    <w:multiLevelType w:val="multilevel"/>
    <w:tmpl w:val="A926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345CD9"/>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D14EC4"/>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AA58F3"/>
    <w:multiLevelType w:val="hybridMultilevel"/>
    <w:tmpl w:val="2BDC1A34"/>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337A1429"/>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A45D47"/>
    <w:multiLevelType w:val="multilevel"/>
    <w:tmpl w:val="D1C64E3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0606F5"/>
    <w:multiLevelType w:val="multilevel"/>
    <w:tmpl w:val="42C2A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5054800"/>
    <w:multiLevelType w:val="multilevel"/>
    <w:tmpl w:val="F72E5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7347E71"/>
    <w:multiLevelType w:val="hybridMultilevel"/>
    <w:tmpl w:val="60DA292E"/>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7" w15:restartNumberingAfterBreak="0">
    <w:nsid w:val="379A56E2"/>
    <w:multiLevelType w:val="hybridMultilevel"/>
    <w:tmpl w:val="EC4235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8D8734C"/>
    <w:multiLevelType w:val="hybridMultilevel"/>
    <w:tmpl w:val="D5187E3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ABD22C4"/>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F930CB"/>
    <w:multiLevelType w:val="hybridMultilevel"/>
    <w:tmpl w:val="95985C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C3E4DB4"/>
    <w:multiLevelType w:val="hybridMultilevel"/>
    <w:tmpl w:val="73DC5F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D471D29"/>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EDB159B"/>
    <w:multiLevelType w:val="multilevel"/>
    <w:tmpl w:val="19BE0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05E0C1E"/>
    <w:multiLevelType w:val="hybridMultilevel"/>
    <w:tmpl w:val="4028C876"/>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5" w15:restartNumberingAfterBreak="0">
    <w:nsid w:val="4061068B"/>
    <w:multiLevelType w:val="hybridMultilevel"/>
    <w:tmpl w:val="FA1CCB2A"/>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6" w15:restartNumberingAfterBreak="0">
    <w:nsid w:val="40AC48E2"/>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0CC0679"/>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FF1F0F"/>
    <w:multiLevelType w:val="multilevel"/>
    <w:tmpl w:val="1CBEE65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0A41A0"/>
    <w:multiLevelType w:val="multilevel"/>
    <w:tmpl w:val="C616F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2F579C6"/>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6C4F30"/>
    <w:multiLevelType w:val="multilevel"/>
    <w:tmpl w:val="34EA4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4826BA1"/>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4FD6233"/>
    <w:multiLevelType w:val="multilevel"/>
    <w:tmpl w:val="F490C57A"/>
    <w:lvl w:ilvl="0">
      <w:start w:val="4"/>
      <w:numFmt w:val="bullet"/>
      <w:lvlText w:val="-"/>
      <w:lvlJc w:val="left"/>
      <w:pPr>
        <w:tabs>
          <w:tab w:val="num" w:pos="720"/>
        </w:tabs>
        <w:ind w:left="720" w:hanging="360"/>
      </w:pPr>
      <w:rPr>
        <w:rFonts w:ascii="Calibri" w:eastAsia="Times New Roman"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5743F9D"/>
    <w:multiLevelType w:val="multilevel"/>
    <w:tmpl w:val="5F42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6991D59"/>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6F97BBD"/>
    <w:multiLevelType w:val="multilevel"/>
    <w:tmpl w:val="CCEE4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8BB7F74"/>
    <w:multiLevelType w:val="hybridMultilevel"/>
    <w:tmpl w:val="C22A41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8F40DA0"/>
    <w:multiLevelType w:val="multilevel"/>
    <w:tmpl w:val="BAA27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9005BF9"/>
    <w:multiLevelType w:val="multilevel"/>
    <w:tmpl w:val="43B00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C00551C"/>
    <w:multiLevelType w:val="multilevel"/>
    <w:tmpl w:val="E8A471A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1440C9"/>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7C4DCB"/>
    <w:multiLevelType w:val="multilevel"/>
    <w:tmpl w:val="5BC6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F1C19E4"/>
    <w:multiLevelType w:val="hybridMultilevel"/>
    <w:tmpl w:val="044897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4FEE20E4"/>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FEE3496"/>
    <w:multiLevelType w:val="multilevel"/>
    <w:tmpl w:val="4FB6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4B7298C"/>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50D09D3"/>
    <w:multiLevelType w:val="multilevel"/>
    <w:tmpl w:val="48B49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6670533"/>
    <w:multiLevelType w:val="multilevel"/>
    <w:tmpl w:val="5768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6722E7F"/>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9C22EA9"/>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ACD2B71"/>
    <w:multiLevelType w:val="hybridMultilevel"/>
    <w:tmpl w:val="7B9C84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5DDA347C"/>
    <w:multiLevelType w:val="multilevel"/>
    <w:tmpl w:val="85C2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EEE0A51"/>
    <w:multiLevelType w:val="hybridMultilevel"/>
    <w:tmpl w:val="D00ABE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067170A"/>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2F220A9"/>
    <w:multiLevelType w:val="hybridMultilevel"/>
    <w:tmpl w:val="483A3B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8386F71"/>
    <w:multiLevelType w:val="multilevel"/>
    <w:tmpl w:val="040E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8EC7837"/>
    <w:multiLevelType w:val="hybridMultilevel"/>
    <w:tmpl w:val="654A3A62"/>
    <w:lvl w:ilvl="0" w:tplc="C7EEB0BE">
      <w:start w:val="4"/>
      <w:numFmt w:val="bullet"/>
      <w:lvlText w:val="-"/>
      <w:lvlJc w:val="left"/>
      <w:pPr>
        <w:ind w:left="720" w:hanging="360"/>
      </w:pPr>
      <w:rPr>
        <w:rFonts w:ascii="Calibri" w:eastAsia="Times New Roman"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69E96527"/>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BBC4D47"/>
    <w:multiLevelType w:val="multilevel"/>
    <w:tmpl w:val="C60A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C3C0EA2"/>
    <w:multiLevelType w:val="multilevel"/>
    <w:tmpl w:val="2F02D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E4F27E6"/>
    <w:multiLevelType w:val="multilevel"/>
    <w:tmpl w:val="DE92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F172055"/>
    <w:multiLevelType w:val="multilevel"/>
    <w:tmpl w:val="4FAE1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FE91CB6"/>
    <w:multiLevelType w:val="hybridMultilevel"/>
    <w:tmpl w:val="422863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0473442"/>
    <w:multiLevelType w:val="hybridMultilevel"/>
    <w:tmpl w:val="F2B83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0596858"/>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0E95D2E"/>
    <w:multiLevelType w:val="hybridMultilevel"/>
    <w:tmpl w:val="3A52A3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0EF4F60"/>
    <w:multiLevelType w:val="hybridMultilevel"/>
    <w:tmpl w:val="CF86FF1E"/>
    <w:lvl w:ilvl="0" w:tplc="96ACE4C4">
      <w:start w:val="1"/>
      <w:numFmt w:val="upperLetter"/>
      <w:lvlText w:val="%1)"/>
      <w:lvlJc w:val="left"/>
      <w:pPr>
        <w:ind w:left="1395" w:hanging="67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760B528C"/>
    <w:multiLevelType w:val="multilevel"/>
    <w:tmpl w:val="F4667B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77E63A7"/>
    <w:multiLevelType w:val="multilevel"/>
    <w:tmpl w:val="7C02B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8506EFF"/>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8F10030"/>
    <w:multiLevelType w:val="hybridMultilevel"/>
    <w:tmpl w:val="CAE8DF12"/>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2" w15:restartNumberingAfterBreak="0">
    <w:nsid w:val="794B0C8B"/>
    <w:multiLevelType w:val="multilevel"/>
    <w:tmpl w:val="DACE8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A20032B"/>
    <w:multiLevelType w:val="multilevel"/>
    <w:tmpl w:val="64A0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B245692"/>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CA80BDF"/>
    <w:multiLevelType w:val="multilevel"/>
    <w:tmpl w:val="39502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CE9587D"/>
    <w:multiLevelType w:val="multilevel"/>
    <w:tmpl w:val="971203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D976530"/>
    <w:multiLevelType w:val="multilevel"/>
    <w:tmpl w:val="73AE7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F536A3E"/>
    <w:multiLevelType w:val="multilevel"/>
    <w:tmpl w:val="EE3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5452403">
    <w:abstractNumId w:val="97"/>
  </w:num>
  <w:num w:numId="2" w16cid:durableId="1698001910">
    <w:abstractNumId w:val="24"/>
  </w:num>
  <w:num w:numId="3" w16cid:durableId="603850860">
    <w:abstractNumId w:val="23"/>
  </w:num>
  <w:num w:numId="4" w16cid:durableId="1263369651">
    <w:abstractNumId w:val="15"/>
  </w:num>
  <w:num w:numId="5" w16cid:durableId="838928823">
    <w:abstractNumId w:val="75"/>
  </w:num>
  <w:num w:numId="6" w16cid:durableId="1490829553">
    <w:abstractNumId w:val="91"/>
  </w:num>
  <w:num w:numId="7" w16cid:durableId="261843600">
    <w:abstractNumId w:val="31"/>
  </w:num>
  <w:num w:numId="8" w16cid:durableId="1632058327">
    <w:abstractNumId w:val="99"/>
  </w:num>
  <w:num w:numId="9" w16cid:durableId="862671156">
    <w:abstractNumId w:val="86"/>
  </w:num>
  <w:num w:numId="10" w16cid:durableId="781342072">
    <w:abstractNumId w:val="102"/>
  </w:num>
  <w:num w:numId="11" w16cid:durableId="937250888">
    <w:abstractNumId w:val="34"/>
  </w:num>
  <w:num w:numId="12" w16cid:durableId="1158184503">
    <w:abstractNumId w:val="20"/>
  </w:num>
  <w:num w:numId="13" w16cid:durableId="1656030740">
    <w:abstractNumId w:val="77"/>
  </w:num>
  <w:num w:numId="14" w16cid:durableId="2128114358">
    <w:abstractNumId w:val="89"/>
  </w:num>
  <w:num w:numId="15" w16cid:durableId="163715487">
    <w:abstractNumId w:val="107"/>
  </w:num>
  <w:num w:numId="16" w16cid:durableId="1844512114">
    <w:abstractNumId w:val="38"/>
  </w:num>
  <w:num w:numId="17" w16cid:durableId="1649900777">
    <w:abstractNumId w:val="18"/>
  </w:num>
  <w:num w:numId="18" w16cid:durableId="511917395">
    <w:abstractNumId w:val="69"/>
  </w:num>
  <w:num w:numId="19" w16cid:durableId="490413833">
    <w:abstractNumId w:val="105"/>
  </w:num>
  <w:num w:numId="20" w16cid:durableId="804814258">
    <w:abstractNumId w:val="82"/>
  </w:num>
  <w:num w:numId="21" w16cid:durableId="592516718">
    <w:abstractNumId w:val="103"/>
  </w:num>
  <w:num w:numId="22" w16cid:durableId="140193016">
    <w:abstractNumId w:val="0"/>
  </w:num>
  <w:num w:numId="23" w16cid:durableId="1815949999">
    <w:abstractNumId w:val="40"/>
  </w:num>
  <w:num w:numId="24" w16cid:durableId="1697852570">
    <w:abstractNumId w:val="71"/>
  </w:num>
  <w:num w:numId="25" w16cid:durableId="1005941316">
    <w:abstractNumId w:val="35"/>
  </w:num>
  <w:num w:numId="26" w16cid:durableId="1715423365">
    <w:abstractNumId w:val="9"/>
  </w:num>
  <w:num w:numId="27" w16cid:durableId="1613704556">
    <w:abstractNumId w:val="104"/>
  </w:num>
  <w:num w:numId="28" w16cid:durableId="244537433">
    <w:abstractNumId w:val="32"/>
  </w:num>
  <w:num w:numId="29" w16cid:durableId="872111196">
    <w:abstractNumId w:val="59"/>
  </w:num>
  <w:num w:numId="30" w16cid:durableId="1093235555">
    <w:abstractNumId w:val="44"/>
  </w:num>
  <w:num w:numId="31" w16cid:durableId="918103863">
    <w:abstractNumId w:val="2"/>
  </w:num>
  <w:num w:numId="32" w16cid:durableId="1693148670">
    <w:abstractNumId w:val="108"/>
  </w:num>
  <w:num w:numId="33" w16cid:durableId="539166976">
    <w:abstractNumId w:val="100"/>
  </w:num>
  <w:num w:numId="34" w16cid:durableId="86119059">
    <w:abstractNumId w:val="62"/>
  </w:num>
  <w:num w:numId="35" w16cid:durableId="355548542">
    <w:abstractNumId w:val="60"/>
  </w:num>
  <w:num w:numId="36" w16cid:durableId="671563350">
    <w:abstractNumId w:val="25"/>
  </w:num>
  <w:num w:numId="37" w16cid:durableId="1534928401">
    <w:abstractNumId w:val="21"/>
  </w:num>
  <w:num w:numId="38" w16cid:durableId="497694999">
    <w:abstractNumId w:val="84"/>
  </w:num>
  <w:num w:numId="39" w16cid:durableId="1415972730">
    <w:abstractNumId w:val="53"/>
  </w:num>
  <w:num w:numId="40" w16cid:durableId="682392175">
    <w:abstractNumId w:val="65"/>
  </w:num>
  <w:num w:numId="41" w16cid:durableId="2110196983">
    <w:abstractNumId w:val="74"/>
  </w:num>
  <w:num w:numId="42" w16cid:durableId="998996196">
    <w:abstractNumId w:val="13"/>
  </w:num>
  <w:num w:numId="43" w16cid:durableId="1365523313">
    <w:abstractNumId w:val="88"/>
  </w:num>
  <w:num w:numId="44" w16cid:durableId="980697143">
    <w:abstractNumId w:val="29"/>
  </w:num>
  <w:num w:numId="45" w16cid:durableId="260992584">
    <w:abstractNumId w:val="42"/>
  </w:num>
  <w:num w:numId="46" w16cid:durableId="582182740">
    <w:abstractNumId w:val="56"/>
  </w:num>
  <w:num w:numId="47" w16cid:durableId="2134206558">
    <w:abstractNumId w:val="22"/>
  </w:num>
  <w:num w:numId="48" w16cid:durableId="676419265">
    <w:abstractNumId w:val="43"/>
  </w:num>
  <w:num w:numId="49" w16cid:durableId="281036672">
    <w:abstractNumId w:val="11"/>
  </w:num>
  <w:num w:numId="50" w16cid:durableId="1389568681">
    <w:abstractNumId w:val="70"/>
  </w:num>
  <w:num w:numId="51" w16cid:durableId="388915660">
    <w:abstractNumId w:val="28"/>
  </w:num>
  <w:num w:numId="52" w16cid:durableId="665863139">
    <w:abstractNumId w:val="58"/>
  </w:num>
  <w:num w:numId="53" w16cid:durableId="76292792">
    <w:abstractNumId w:val="79"/>
  </w:num>
  <w:num w:numId="54" w16cid:durableId="1075278799">
    <w:abstractNumId w:val="37"/>
  </w:num>
  <w:num w:numId="55" w16cid:durableId="1835296275">
    <w:abstractNumId w:val="49"/>
  </w:num>
  <w:num w:numId="56" w16cid:durableId="869683346">
    <w:abstractNumId w:val="80"/>
  </w:num>
  <w:num w:numId="57" w16cid:durableId="874927353">
    <w:abstractNumId w:val="95"/>
  </w:num>
  <w:num w:numId="58" w16cid:durableId="822047154">
    <w:abstractNumId w:val="98"/>
  </w:num>
  <w:num w:numId="59" w16cid:durableId="234902263">
    <w:abstractNumId w:val="14"/>
  </w:num>
  <w:num w:numId="60" w16cid:durableId="1207837873">
    <w:abstractNumId w:val="81"/>
  </w:num>
  <w:num w:numId="61" w16cid:durableId="1211455538">
    <w:abstractNumId w:val="67"/>
  </w:num>
  <w:num w:numId="62" w16cid:durableId="732890536">
    <w:abstractNumId w:val="47"/>
  </w:num>
  <w:num w:numId="63" w16cid:durableId="923612683">
    <w:abstractNumId w:val="5"/>
  </w:num>
  <w:num w:numId="64" w16cid:durableId="886991852">
    <w:abstractNumId w:val="39"/>
  </w:num>
  <w:num w:numId="65" w16cid:durableId="90392889">
    <w:abstractNumId w:val="17"/>
  </w:num>
  <w:num w:numId="66" w16cid:durableId="2138524810">
    <w:abstractNumId w:val="57"/>
  </w:num>
  <w:num w:numId="67" w16cid:durableId="1385056495">
    <w:abstractNumId w:val="4"/>
  </w:num>
  <w:num w:numId="68" w16cid:durableId="1715889931">
    <w:abstractNumId w:val="52"/>
  </w:num>
  <w:num w:numId="69" w16cid:durableId="429547067">
    <w:abstractNumId w:val="76"/>
  </w:num>
  <w:num w:numId="70" w16cid:durableId="1302272150">
    <w:abstractNumId w:val="83"/>
  </w:num>
  <w:num w:numId="71" w16cid:durableId="614674367">
    <w:abstractNumId w:val="93"/>
  </w:num>
  <w:num w:numId="72" w16cid:durableId="912740966">
    <w:abstractNumId w:val="73"/>
  </w:num>
  <w:num w:numId="73" w16cid:durableId="945886581">
    <w:abstractNumId w:val="96"/>
  </w:num>
  <w:num w:numId="74" w16cid:durableId="1984003582">
    <w:abstractNumId w:val="106"/>
  </w:num>
  <w:num w:numId="75" w16cid:durableId="1165124695">
    <w:abstractNumId w:val="36"/>
  </w:num>
  <w:num w:numId="76" w16cid:durableId="641734228">
    <w:abstractNumId w:val="50"/>
  </w:num>
  <w:num w:numId="77" w16cid:durableId="907885602">
    <w:abstractNumId w:val="10"/>
  </w:num>
  <w:num w:numId="78" w16cid:durableId="2089114508">
    <w:abstractNumId w:val="26"/>
  </w:num>
  <w:num w:numId="79" w16cid:durableId="1360856379">
    <w:abstractNumId w:val="101"/>
  </w:num>
  <w:num w:numId="80" w16cid:durableId="493837939">
    <w:abstractNumId w:val="54"/>
  </w:num>
  <w:num w:numId="81" w16cid:durableId="1869950942">
    <w:abstractNumId w:val="19"/>
  </w:num>
  <w:num w:numId="82" w16cid:durableId="482888519">
    <w:abstractNumId w:val="41"/>
  </w:num>
  <w:num w:numId="83" w16cid:durableId="799415587">
    <w:abstractNumId w:val="55"/>
  </w:num>
  <w:num w:numId="84" w16cid:durableId="142235948">
    <w:abstractNumId w:val="46"/>
  </w:num>
  <w:num w:numId="85" w16cid:durableId="802161502">
    <w:abstractNumId w:val="27"/>
  </w:num>
  <w:num w:numId="86" w16cid:durableId="174074523">
    <w:abstractNumId w:val="66"/>
  </w:num>
  <w:num w:numId="87" w16cid:durableId="2045055910">
    <w:abstractNumId w:val="68"/>
  </w:num>
  <w:num w:numId="88" w16cid:durableId="1488588888">
    <w:abstractNumId w:val="1"/>
  </w:num>
  <w:num w:numId="89" w16cid:durableId="1068118236">
    <w:abstractNumId w:val="61"/>
  </w:num>
  <w:num w:numId="90" w16cid:durableId="1162546103">
    <w:abstractNumId w:val="16"/>
  </w:num>
  <w:num w:numId="91" w16cid:durableId="1160347447">
    <w:abstractNumId w:val="30"/>
  </w:num>
  <w:num w:numId="92" w16cid:durableId="1633946947">
    <w:abstractNumId w:val="87"/>
  </w:num>
  <w:num w:numId="93" w16cid:durableId="379524216">
    <w:abstractNumId w:val="63"/>
  </w:num>
  <w:num w:numId="94" w16cid:durableId="1716272946">
    <w:abstractNumId w:val="45"/>
  </w:num>
  <w:num w:numId="95" w16cid:durableId="1360819157">
    <w:abstractNumId w:val="6"/>
  </w:num>
  <w:num w:numId="96" w16cid:durableId="439182604">
    <w:abstractNumId w:val="7"/>
  </w:num>
  <w:num w:numId="97" w16cid:durableId="2004775569">
    <w:abstractNumId w:val="92"/>
  </w:num>
  <w:num w:numId="98" w16cid:durableId="1151213791">
    <w:abstractNumId w:val="8"/>
  </w:num>
  <w:num w:numId="99" w16cid:durableId="917403251">
    <w:abstractNumId w:val="3"/>
  </w:num>
  <w:num w:numId="100" w16cid:durableId="2134443351">
    <w:abstractNumId w:val="90"/>
  </w:num>
  <w:num w:numId="101" w16cid:durableId="338584354">
    <w:abstractNumId w:val="64"/>
  </w:num>
  <w:num w:numId="102" w16cid:durableId="1975793511">
    <w:abstractNumId w:val="78"/>
  </w:num>
  <w:num w:numId="103" w16cid:durableId="1653213229">
    <w:abstractNumId w:val="72"/>
  </w:num>
  <w:num w:numId="104" w16cid:durableId="1135560653">
    <w:abstractNumId w:val="48"/>
  </w:num>
  <w:num w:numId="105" w16cid:durableId="815604137">
    <w:abstractNumId w:val="12"/>
  </w:num>
  <w:num w:numId="106" w16cid:durableId="960961192">
    <w:abstractNumId w:val="85"/>
  </w:num>
  <w:num w:numId="107" w16cid:durableId="716701973">
    <w:abstractNumId w:val="51"/>
  </w:num>
  <w:num w:numId="108" w16cid:durableId="1916626368">
    <w:abstractNumId w:val="33"/>
  </w:num>
  <w:num w:numId="109" w16cid:durableId="966276812">
    <w:abstractNumId w:val="94"/>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30"/>
  <w:proofState w:spelling="clean"/>
  <w:revisionView w:inkAnnotation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1E6"/>
    <w:rsid w:val="00021197"/>
    <w:rsid w:val="00024435"/>
    <w:rsid w:val="000320B6"/>
    <w:rsid w:val="00040F35"/>
    <w:rsid w:val="00043C48"/>
    <w:rsid w:val="00043E75"/>
    <w:rsid w:val="000632CF"/>
    <w:rsid w:val="00064D8A"/>
    <w:rsid w:val="00066F08"/>
    <w:rsid w:val="00072A58"/>
    <w:rsid w:val="00073EFB"/>
    <w:rsid w:val="000B3779"/>
    <w:rsid w:val="000B5431"/>
    <w:rsid w:val="000D2D84"/>
    <w:rsid w:val="000E1358"/>
    <w:rsid w:val="000F3A55"/>
    <w:rsid w:val="000F4875"/>
    <w:rsid w:val="001377EE"/>
    <w:rsid w:val="0014245B"/>
    <w:rsid w:val="0016612F"/>
    <w:rsid w:val="001670BC"/>
    <w:rsid w:val="001675F2"/>
    <w:rsid w:val="0017421C"/>
    <w:rsid w:val="0019256C"/>
    <w:rsid w:val="001A1313"/>
    <w:rsid w:val="001A36E4"/>
    <w:rsid w:val="001B129E"/>
    <w:rsid w:val="001C33A4"/>
    <w:rsid w:val="001C3A92"/>
    <w:rsid w:val="001D734B"/>
    <w:rsid w:val="001E1C53"/>
    <w:rsid w:val="001E4F8D"/>
    <w:rsid w:val="00227962"/>
    <w:rsid w:val="00281A2C"/>
    <w:rsid w:val="002847FA"/>
    <w:rsid w:val="002872C0"/>
    <w:rsid w:val="00295E49"/>
    <w:rsid w:val="002A32AE"/>
    <w:rsid w:val="002B29D1"/>
    <w:rsid w:val="002E2A4E"/>
    <w:rsid w:val="002E746A"/>
    <w:rsid w:val="002F7400"/>
    <w:rsid w:val="00305533"/>
    <w:rsid w:val="00307DF5"/>
    <w:rsid w:val="003243ED"/>
    <w:rsid w:val="00324C4B"/>
    <w:rsid w:val="00355286"/>
    <w:rsid w:val="00360388"/>
    <w:rsid w:val="003651E6"/>
    <w:rsid w:val="0039167A"/>
    <w:rsid w:val="00392AF8"/>
    <w:rsid w:val="00393200"/>
    <w:rsid w:val="003933B2"/>
    <w:rsid w:val="003969BB"/>
    <w:rsid w:val="003A3E81"/>
    <w:rsid w:val="003E5E12"/>
    <w:rsid w:val="00422E3E"/>
    <w:rsid w:val="00424108"/>
    <w:rsid w:val="00432FA5"/>
    <w:rsid w:val="004336F4"/>
    <w:rsid w:val="00442A20"/>
    <w:rsid w:val="00442FC1"/>
    <w:rsid w:val="00450B0E"/>
    <w:rsid w:val="00482CF8"/>
    <w:rsid w:val="0048374B"/>
    <w:rsid w:val="00486329"/>
    <w:rsid w:val="004A2005"/>
    <w:rsid w:val="004B123D"/>
    <w:rsid w:val="004C0B87"/>
    <w:rsid w:val="004C5993"/>
    <w:rsid w:val="004D195D"/>
    <w:rsid w:val="00511679"/>
    <w:rsid w:val="00514008"/>
    <w:rsid w:val="00526623"/>
    <w:rsid w:val="00557FAE"/>
    <w:rsid w:val="00563178"/>
    <w:rsid w:val="00582661"/>
    <w:rsid w:val="005A38B5"/>
    <w:rsid w:val="005A6102"/>
    <w:rsid w:val="005B4709"/>
    <w:rsid w:val="005B56B8"/>
    <w:rsid w:val="005F1B02"/>
    <w:rsid w:val="00606382"/>
    <w:rsid w:val="00607793"/>
    <w:rsid w:val="00624084"/>
    <w:rsid w:val="00637EEB"/>
    <w:rsid w:val="006926FE"/>
    <w:rsid w:val="006A1FC8"/>
    <w:rsid w:val="006A769E"/>
    <w:rsid w:val="006B2488"/>
    <w:rsid w:val="006D733A"/>
    <w:rsid w:val="006D7635"/>
    <w:rsid w:val="006E28C2"/>
    <w:rsid w:val="006F22DF"/>
    <w:rsid w:val="006F7709"/>
    <w:rsid w:val="00700BE3"/>
    <w:rsid w:val="00710FBF"/>
    <w:rsid w:val="007277D1"/>
    <w:rsid w:val="007302F4"/>
    <w:rsid w:val="00743F2F"/>
    <w:rsid w:val="007966EE"/>
    <w:rsid w:val="007B2032"/>
    <w:rsid w:val="007E5AFE"/>
    <w:rsid w:val="007F1B0E"/>
    <w:rsid w:val="0080369B"/>
    <w:rsid w:val="00835BD1"/>
    <w:rsid w:val="00862E98"/>
    <w:rsid w:val="008764F0"/>
    <w:rsid w:val="008817AD"/>
    <w:rsid w:val="00887F84"/>
    <w:rsid w:val="00890834"/>
    <w:rsid w:val="0089280B"/>
    <w:rsid w:val="0089293C"/>
    <w:rsid w:val="00897A75"/>
    <w:rsid w:val="008A1AF3"/>
    <w:rsid w:val="008A557C"/>
    <w:rsid w:val="008C21EA"/>
    <w:rsid w:val="008D2D51"/>
    <w:rsid w:val="008E02AF"/>
    <w:rsid w:val="008E32AE"/>
    <w:rsid w:val="008F4C41"/>
    <w:rsid w:val="00943F2E"/>
    <w:rsid w:val="0096713E"/>
    <w:rsid w:val="00983EF1"/>
    <w:rsid w:val="00984C65"/>
    <w:rsid w:val="00991B79"/>
    <w:rsid w:val="009B7B65"/>
    <w:rsid w:val="009C28FB"/>
    <w:rsid w:val="009C2E41"/>
    <w:rsid w:val="009C4EF4"/>
    <w:rsid w:val="009D63A5"/>
    <w:rsid w:val="00A42764"/>
    <w:rsid w:val="00A45D6F"/>
    <w:rsid w:val="00A63DD9"/>
    <w:rsid w:val="00A657EA"/>
    <w:rsid w:val="00AA237E"/>
    <w:rsid w:val="00AB3C4D"/>
    <w:rsid w:val="00AC0BB3"/>
    <w:rsid w:val="00AC1815"/>
    <w:rsid w:val="00AC38C1"/>
    <w:rsid w:val="00AE57A3"/>
    <w:rsid w:val="00AF2E46"/>
    <w:rsid w:val="00AF499B"/>
    <w:rsid w:val="00B2557A"/>
    <w:rsid w:val="00B40D69"/>
    <w:rsid w:val="00B5707A"/>
    <w:rsid w:val="00B7351B"/>
    <w:rsid w:val="00B877A1"/>
    <w:rsid w:val="00BB0859"/>
    <w:rsid w:val="00BC4C9B"/>
    <w:rsid w:val="00BC7879"/>
    <w:rsid w:val="00BE2372"/>
    <w:rsid w:val="00BF5C8D"/>
    <w:rsid w:val="00C03B40"/>
    <w:rsid w:val="00C13C45"/>
    <w:rsid w:val="00C24685"/>
    <w:rsid w:val="00C33EDF"/>
    <w:rsid w:val="00C358F1"/>
    <w:rsid w:val="00C43897"/>
    <w:rsid w:val="00C63282"/>
    <w:rsid w:val="00C8619E"/>
    <w:rsid w:val="00C87038"/>
    <w:rsid w:val="00C87FCF"/>
    <w:rsid w:val="00C92492"/>
    <w:rsid w:val="00C9399C"/>
    <w:rsid w:val="00CC0628"/>
    <w:rsid w:val="00CD68C7"/>
    <w:rsid w:val="00CF3365"/>
    <w:rsid w:val="00D07138"/>
    <w:rsid w:val="00D109E1"/>
    <w:rsid w:val="00D17389"/>
    <w:rsid w:val="00D22350"/>
    <w:rsid w:val="00D66C12"/>
    <w:rsid w:val="00D73138"/>
    <w:rsid w:val="00DA3654"/>
    <w:rsid w:val="00E132C3"/>
    <w:rsid w:val="00E33F17"/>
    <w:rsid w:val="00E35937"/>
    <w:rsid w:val="00E5030F"/>
    <w:rsid w:val="00E53DB9"/>
    <w:rsid w:val="00E53EC1"/>
    <w:rsid w:val="00E73B85"/>
    <w:rsid w:val="00EB73A4"/>
    <w:rsid w:val="00EC1AB9"/>
    <w:rsid w:val="00EE3780"/>
    <w:rsid w:val="00EF1711"/>
    <w:rsid w:val="00F12EAD"/>
    <w:rsid w:val="00F16255"/>
    <w:rsid w:val="00F20563"/>
    <w:rsid w:val="00F767BC"/>
    <w:rsid w:val="00F96747"/>
    <w:rsid w:val="00FA5EE1"/>
    <w:rsid w:val="00FB0DCE"/>
    <w:rsid w:val="00FD56B4"/>
  </w:rsids>
  <m:mathPr>
    <m:mathFont m:val="Cambria Math"/>
    <m:brkBin m:val="before"/>
    <m:brkBinSub m:val="--"/>
    <m:smallFrac/>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81397A"/>
  <w15:docId w15:val="{8BBBA853-35F4-420A-98D2-74BC7F7F8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B0E"/>
    <w:rPr>
      <w:rFonts w:ascii="Calibri" w:eastAsia="Times New Roman" w:hAnsi="Calibri" w:cs="Times New Roman"/>
    </w:rPr>
  </w:style>
  <w:style w:type="paragraph" w:styleId="Heading1">
    <w:name w:val="heading 1"/>
    <w:basedOn w:val="Normal"/>
    <w:next w:val="Normal"/>
    <w:link w:val="Heading1Char"/>
    <w:qFormat/>
    <w:rsid w:val="003651E6"/>
    <w:pPr>
      <w:keepNext/>
      <w:spacing w:after="0" w:line="360" w:lineRule="auto"/>
      <w:jc w:val="both"/>
      <w:outlineLvl w:val="0"/>
    </w:pPr>
    <w:rPr>
      <w:rFonts w:ascii="Times New Roman" w:hAnsi="Times New Roman"/>
      <w:b/>
      <w:sz w:val="40"/>
      <w:szCs w:val="24"/>
    </w:rPr>
  </w:style>
  <w:style w:type="paragraph" w:styleId="Heading3">
    <w:name w:val="heading 3"/>
    <w:basedOn w:val="Normal"/>
    <w:next w:val="Normal"/>
    <w:link w:val="Heading3Char"/>
    <w:uiPriority w:val="9"/>
    <w:unhideWhenUsed/>
    <w:qFormat/>
    <w:rsid w:val="00324C4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B248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606382"/>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06382"/>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51E6"/>
    <w:rPr>
      <w:color w:val="0000FF" w:themeColor="hyperlink"/>
      <w:u w:val="single"/>
    </w:rPr>
  </w:style>
  <w:style w:type="character" w:customStyle="1" w:styleId="Heading1Char">
    <w:name w:val="Heading 1 Char"/>
    <w:basedOn w:val="DefaultParagraphFont"/>
    <w:link w:val="Heading1"/>
    <w:rsid w:val="003651E6"/>
    <w:rPr>
      <w:rFonts w:ascii="Times New Roman" w:eastAsia="Times New Roman" w:hAnsi="Times New Roman" w:cs="Times New Roman"/>
      <w:b/>
      <w:sz w:val="40"/>
      <w:szCs w:val="24"/>
    </w:rPr>
  </w:style>
  <w:style w:type="paragraph" w:styleId="NormalWeb">
    <w:name w:val="Normal (Web)"/>
    <w:basedOn w:val="Normal"/>
    <w:uiPriority w:val="99"/>
    <w:unhideWhenUsed/>
    <w:rsid w:val="003651E6"/>
    <w:pPr>
      <w:spacing w:before="100" w:beforeAutospacing="1" w:after="100" w:afterAutospacing="1" w:line="240" w:lineRule="auto"/>
    </w:pPr>
    <w:rPr>
      <w:rFonts w:ascii="Times New Roman" w:hAnsi="Times New Roman"/>
      <w:sz w:val="24"/>
      <w:szCs w:val="24"/>
    </w:rPr>
  </w:style>
  <w:style w:type="paragraph" w:styleId="BodyTextIndent">
    <w:name w:val="Body Text Indent"/>
    <w:basedOn w:val="Normal"/>
    <w:link w:val="BodyTextIndentChar"/>
    <w:rsid w:val="00486329"/>
    <w:pPr>
      <w:suppressAutoHyphens/>
      <w:spacing w:after="0" w:line="480" w:lineRule="auto"/>
      <w:ind w:left="720" w:firstLine="720"/>
    </w:pPr>
    <w:rPr>
      <w:rFonts w:ascii="Times New Roman" w:hAnsi="Times New Roman"/>
      <w:sz w:val="28"/>
      <w:szCs w:val="24"/>
      <w:lang w:eastAsia="zh-CN"/>
    </w:rPr>
  </w:style>
  <w:style w:type="character" w:customStyle="1" w:styleId="BodyTextIndentChar">
    <w:name w:val="Body Text Indent Char"/>
    <w:basedOn w:val="DefaultParagraphFont"/>
    <w:link w:val="BodyTextIndent"/>
    <w:rsid w:val="00486329"/>
    <w:rPr>
      <w:rFonts w:ascii="Times New Roman" w:eastAsia="Times New Roman" w:hAnsi="Times New Roman" w:cs="Times New Roman"/>
      <w:sz w:val="28"/>
      <w:szCs w:val="24"/>
      <w:lang w:eastAsia="zh-CN"/>
    </w:rPr>
  </w:style>
  <w:style w:type="paragraph" w:styleId="ListParagraph">
    <w:name w:val="List Paragraph"/>
    <w:basedOn w:val="Normal"/>
    <w:uiPriority w:val="34"/>
    <w:qFormat/>
    <w:rsid w:val="008E32AE"/>
    <w:pPr>
      <w:ind w:left="720"/>
      <w:contextualSpacing/>
    </w:pPr>
  </w:style>
  <w:style w:type="character" w:customStyle="1" w:styleId="Heading3Char">
    <w:name w:val="Heading 3 Char"/>
    <w:basedOn w:val="DefaultParagraphFont"/>
    <w:link w:val="Heading3"/>
    <w:uiPriority w:val="9"/>
    <w:rsid w:val="00324C4B"/>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324C4B"/>
    <w:rPr>
      <w:b/>
      <w:bCs/>
    </w:rPr>
  </w:style>
  <w:style w:type="character" w:customStyle="1" w:styleId="Heading4Char">
    <w:name w:val="Heading 4 Char"/>
    <w:basedOn w:val="DefaultParagraphFont"/>
    <w:link w:val="Heading4"/>
    <w:uiPriority w:val="9"/>
    <w:rsid w:val="006B2488"/>
    <w:rPr>
      <w:rFonts w:asciiTheme="majorHAnsi" w:eastAsiaTheme="majorEastAsia" w:hAnsiTheme="majorHAnsi" w:cstheme="majorBidi"/>
      <w:i/>
      <w:iCs/>
      <w:color w:val="365F91" w:themeColor="accent1" w:themeShade="BF"/>
    </w:rPr>
  </w:style>
  <w:style w:type="numbering" w:customStyle="1" w:styleId="CurrentList1">
    <w:name w:val="Current List1"/>
    <w:uiPriority w:val="99"/>
    <w:rsid w:val="00073EFB"/>
    <w:pPr>
      <w:numPr>
        <w:numId w:val="2"/>
      </w:numPr>
    </w:pPr>
  </w:style>
  <w:style w:type="numbering" w:customStyle="1" w:styleId="CurrentList2">
    <w:name w:val="Current List2"/>
    <w:uiPriority w:val="99"/>
    <w:rsid w:val="00073EFB"/>
    <w:pPr>
      <w:numPr>
        <w:numId w:val="3"/>
      </w:numPr>
    </w:pPr>
  </w:style>
  <w:style w:type="character" w:styleId="Emphasis">
    <w:name w:val="Emphasis"/>
    <w:basedOn w:val="DefaultParagraphFont"/>
    <w:uiPriority w:val="20"/>
    <w:qFormat/>
    <w:rsid w:val="00073EFB"/>
    <w:rPr>
      <w:i/>
      <w:iCs/>
    </w:rPr>
  </w:style>
  <w:style w:type="character" w:customStyle="1" w:styleId="line-clamp-1">
    <w:name w:val="line-clamp-1"/>
    <w:basedOn w:val="DefaultParagraphFont"/>
    <w:rsid w:val="00C358F1"/>
  </w:style>
  <w:style w:type="character" w:styleId="UnresolvedMention">
    <w:name w:val="Unresolved Mention"/>
    <w:basedOn w:val="DefaultParagraphFont"/>
    <w:uiPriority w:val="99"/>
    <w:semiHidden/>
    <w:unhideWhenUsed/>
    <w:rsid w:val="00C358F1"/>
    <w:rPr>
      <w:color w:val="605E5C"/>
      <w:shd w:val="clear" w:color="auto" w:fill="E1DFDD"/>
    </w:rPr>
  </w:style>
  <w:style w:type="paragraph" w:customStyle="1" w:styleId="msonormal0">
    <w:name w:val="msonormal"/>
    <w:basedOn w:val="Normal"/>
    <w:rsid w:val="002B29D1"/>
    <w:pPr>
      <w:spacing w:before="100" w:beforeAutospacing="1" w:after="100" w:afterAutospacing="1" w:line="240" w:lineRule="auto"/>
    </w:pPr>
    <w:rPr>
      <w:rFonts w:ascii="Times New Roman" w:hAnsi="Times New Roman"/>
      <w:sz w:val="24"/>
      <w:szCs w:val="24"/>
    </w:rPr>
  </w:style>
  <w:style w:type="paragraph" w:styleId="Header">
    <w:name w:val="header"/>
    <w:basedOn w:val="Normal"/>
    <w:link w:val="HeaderChar"/>
    <w:uiPriority w:val="99"/>
    <w:unhideWhenUsed/>
    <w:rsid w:val="000F48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875"/>
    <w:rPr>
      <w:rFonts w:ascii="Calibri" w:eastAsia="Times New Roman" w:hAnsi="Calibri" w:cs="Times New Roman"/>
    </w:rPr>
  </w:style>
  <w:style w:type="paragraph" w:styleId="Footer">
    <w:name w:val="footer"/>
    <w:basedOn w:val="Normal"/>
    <w:link w:val="FooterChar"/>
    <w:uiPriority w:val="99"/>
    <w:unhideWhenUsed/>
    <w:rsid w:val="000F48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875"/>
    <w:rPr>
      <w:rFonts w:ascii="Calibri" w:eastAsia="Times New Roman" w:hAnsi="Calibri" w:cs="Times New Roman"/>
    </w:rPr>
  </w:style>
  <w:style w:type="paragraph" w:styleId="Title">
    <w:name w:val="Title"/>
    <w:basedOn w:val="Normal"/>
    <w:next w:val="Normal"/>
    <w:link w:val="TitleChar"/>
    <w:uiPriority w:val="10"/>
    <w:qFormat/>
    <w:rsid w:val="006063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6382"/>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semiHidden/>
    <w:rsid w:val="00606382"/>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606382"/>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82294">
      <w:bodyDiv w:val="1"/>
      <w:marLeft w:val="0"/>
      <w:marRight w:val="0"/>
      <w:marTop w:val="0"/>
      <w:marBottom w:val="0"/>
      <w:divBdr>
        <w:top w:val="none" w:sz="0" w:space="0" w:color="auto"/>
        <w:left w:val="none" w:sz="0" w:space="0" w:color="auto"/>
        <w:bottom w:val="none" w:sz="0" w:space="0" w:color="auto"/>
        <w:right w:val="none" w:sz="0" w:space="0" w:color="auto"/>
      </w:divBdr>
    </w:div>
    <w:div w:id="20252468">
      <w:bodyDiv w:val="1"/>
      <w:marLeft w:val="0"/>
      <w:marRight w:val="0"/>
      <w:marTop w:val="0"/>
      <w:marBottom w:val="0"/>
      <w:divBdr>
        <w:top w:val="none" w:sz="0" w:space="0" w:color="auto"/>
        <w:left w:val="none" w:sz="0" w:space="0" w:color="auto"/>
        <w:bottom w:val="none" w:sz="0" w:space="0" w:color="auto"/>
        <w:right w:val="none" w:sz="0" w:space="0" w:color="auto"/>
      </w:divBdr>
    </w:div>
    <w:div w:id="31424463">
      <w:bodyDiv w:val="1"/>
      <w:marLeft w:val="0"/>
      <w:marRight w:val="0"/>
      <w:marTop w:val="0"/>
      <w:marBottom w:val="0"/>
      <w:divBdr>
        <w:top w:val="none" w:sz="0" w:space="0" w:color="auto"/>
        <w:left w:val="none" w:sz="0" w:space="0" w:color="auto"/>
        <w:bottom w:val="none" w:sz="0" w:space="0" w:color="auto"/>
        <w:right w:val="none" w:sz="0" w:space="0" w:color="auto"/>
      </w:divBdr>
    </w:div>
    <w:div w:id="40177878">
      <w:bodyDiv w:val="1"/>
      <w:marLeft w:val="0"/>
      <w:marRight w:val="0"/>
      <w:marTop w:val="0"/>
      <w:marBottom w:val="0"/>
      <w:divBdr>
        <w:top w:val="none" w:sz="0" w:space="0" w:color="auto"/>
        <w:left w:val="none" w:sz="0" w:space="0" w:color="auto"/>
        <w:bottom w:val="none" w:sz="0" w:space="0" w:color="auto"/>
        <w:right w:val="none" w:sz="0" w:space="0" w:color="auto"/>
      </w:divBdr>
    </w:div>
    <w:div w:id="42873655">
      <w:bodyDiv w:val="1"/>
      <w:marLeft w:val="0"/>
      <w:marRight w:val="0"/>
      <w:marTop w:val="0"/>
      <w:marBottom w:val="0"/>
      <w:divBdr>
        <w:top w:val="none" w:sz="0" w:space="0" w:color="auto"/>
        <w:left w:val="none" w:sz="0" w:space="0" w:color="auto"/>
        <w:bottom w:val="none" w:sz="0" w:space="0" w:color="auto"/>
        <w:right w:val="none" w:sz="0" w:space="0" w:color="auto"/>
      </w:divBdr>
    </w:div>
    <w:div w:id="50428627">
      <w:bodyDiv w:val="1"/>
      <w:marLeft w:val="0"/>
      <w:marRight w:val="0"/>
      <w:marTop w:val="0"/>
      <w:marBottom w:val="0"/>
      <w:divBdr>
        <w:top w:val="none" w:sz="0" w:space="0" w:color="auto"/>
        <w:left w:val="none" w:sz="0" w:space="0" w:color="auto"/>
        <w:bottom w:val="none" w:sz="0" w:space="0" w:color="auto"/>
        <w:right w:val="none" w:sz="0" w:space="0" w:color="auto"/>
      </w:divBdr>
    </w:div>
    <w:div w:id="79759656">
      <w:bodyDiv w:val="1"/>
      <w:marLeft w:val="0"/>
      <w:marRight w:val="0"/>
      <w:marTop w:val="0"/>
      <w:marBottom w:val="0"/>
      <w:divBdr>
        <w:top w:val="none" w:sz="0" w:space="0" w:color="auto"/>
        <w:left w:val="none" w:sz="0" w:space="0" w:color="auto"/>
        <w:bottom w:val="none" w:sz="0" w:space="0" w:color="auto"/>
        <w:right w:val="none" w:sz="0" w:space="0" w:color="auto"/>
      </w:divBdr>
    </w:div>
    <w:div w:id="85080314">
      <w:bodyDiv w:val="1"/>
      <w:marLeft w:val="0"/>
      <w:marRight w:val="0"/>
      <w:marTop w:val="0"/>
      <w:marBottom w:val="0"/>
      <w:divBdr>
        <w:top w:val="none" w:sz="0" w:space="0" w:color="auto"/>
        <w:left w:val="none" w:sz="0" w:space="0" w:color="auto"/>
        <w:bottom w:val="none" w:sz="0" w:space="0" w:color="auto"/>
        <w:right w:val="none" w:sz="0" w:space="0" w:color="auto"/>
      </w:divBdr>
    </w:div>
    <w:div w:id="89549330">
      <w:bodyDiv w:val="1"/>
      <w:marLeft w:val="0"/>
      <w:marRight w:val="0"/>
      <w:marTop w:val="0"/>
      <w:marBottom w:val="0"/>
      <w:divBdr>
        <w:top w:val="none" w:sz="0" w:space="0" w:color="auto"/>
        <w:left w:val="none" w:sz="0" w:space="0" w:color="auto"/>
        <w:bottom w:val="none" w:sz="0" w:space="0" w:color="auto"/>
        <w:right w:val="none" w:sz="0" w:space="0" w:color="auto"/>
      </w:divBdr>
    </w:div>
    <w:div w:id="90854062">
      <w:bodyDiv w:val="1"/>
      <w:marLeft w:val="0"/>
      <w:marRight w:val="0"/>
      <w:marTop w:val="0"/>
      <w:marBottom w:val="0"/>
      <w:divBdr>
        <w:top w:val="none" w:sz="0" w:space="0" w:color="auto"/>
        <w:left w:val="none" w:sz="0" w:space="0" w:color="auto"/>
        <w:bottom w:val="none" w:sz="0" w:space="0" w:color="auto"/>
        <w:right w:val="none" w:sz="0" w:space="0" w:color="auto"/>
      </w:divBdr>
    </w:div>
    <w:div w:id="107312460">
      <w:bodyDiv w:val="1"/>
      <w:marLeft w:val="0"/>
      <w:marRight w:val="0"/>
      <w:marTop w:val="0"/>
      <w:marBottom w:val="0"/>
      <w:divBdr>
        <w:top w:val="none" w:sz="0" w:space="0" w:color="auto"/>
        <w:left w:val="none" w:sz="0" w:space="0" w:color="auto"/>
        <w:bottom w:val="none" w:sz="0" w:space="0" w:color="auto"/>
        <w:right w:val="none" w:sz="0" w:space="0" w:color="auto"/>
      </w:divBdr>
    </w:div>
    <w:div w:id="117186105">
      <w:bodyDiv w:val="1"/>
      <w:marLeft w:val="0"/>
      <w:marRight w:val="0"/>
      <w:marTop w:val="0"/>
      <w:marBottom w:val="0"/>
      <w:divBdr>
        <w:top w:val="none" w:sz="0" w:space="0" w:color="auto"/>
        <w:left w:val="none" w:sz="0" w:space="0" w:color="auto"/>
        <w:bottom w:val="none" w:sz="0" w:space="0" w:color="auto"/>
        <w:right w:val="none" w:sz="0" w:space="0" w:color="auto"/>
      </w:divBdr>
    </w:div>
    <w:div w:id="125196701">
      <w:bodyDiv w:val="1"/>
      <w:marLeft w:val="0"/>
      <w:marRight w:val="0"/>
      <w:marTop w:val="0"/>
      <w:marBottom w:val="0"/>
      <w:divBdr>
        <w:top w:val="none" w:sz="0" w:space="0" w:color="auto"/>
        <w:left w:val="none" w:sz="0" w:space="0" w:color="auto"/>
        <w:bottom w:val="none" w:sz="0" w:space="0" w:color="auto"/>
        <w:right w:val="none" w:sz="0" w:space="0" w:color="auto"/>
      </w:divBdr>
    </w:div>
    <w:div w:id="135607006">
      <w:bodyDiv w:val="1"/>
      <w:marLeft w:val="0"/>
      <w:marRight w:val="0"/>
      <w:marTop w:val="0"/>
      <w:marBottom w:val="0"/>
      <w:divBdr>
        <w:top w:val="none" w:sz="0" w:space="0" w:color="auto"/>
        <w:left w:val="none" w:sz="0" w:space="0" w:color="auto"/>
        <w:bottom w:val="none" w:sz="0" w:space="0" w:color="auto"/>
        <w:right w:val="none" w:sz="0" w:space="0" w:color="auto"/>
      </w:divBdr>
    </w:div>
    <w:div w:id="166555193">
      <w:bodyDiv w:val="1"/>
      <w:marLeft w:val="0"/>
      <w:marRight w:val="0"/>
      <w:marTop w:val="0"/>
      <w:marBottom w:val="0"/>
      <w:divBdr>
        <w:top w:val="none" w:sz="0" w:space="0" w:color="auto"/>
        <w:left w:val="none" w:sz="0" w:space="0" w:color="auto"/>
        <w:bottom w:val="none" w:sz="0" w:space="0" w:color="auto"/>
        <w:right w:val="none" w:sz="0" w:space="0" w:color="auto"/>
      </w:divBdr>
    </w:div>
    <w:div w:id="171066267">
      <w:bodyDiv w:val="1"/>
      <w:marLeft w:val="0"/>
      <w:marRight w:val="0"/>
      <w:marTop w:val="0"/>
      <w:marBottom w:val="0"/>
      <w:divBdr>
        <w:top w:val="none" w:sz="0" w:space="0" w:color="auto"/>
        <w:left w:val="none" w:sz="0" w:space="0" w:color="auto"/>
        <w:bottom w:val="none" w:sz="0" w:space="0" w:color="auto"/>
        <w:right w:val="none" w:sz="0" w:space="0" w:color="auto"/>
      </w:divBdr>
    </w:div>
    <w:div w:id="173033023">
      <w:bodyDiv w:val="1"/>
      <w:marLeft w:val="0"/>
      <w:marRight w:val="0"/>
      <w:marTop w:val="0"/>
      <w:marBottom w:val="0"/>
      <w:divBdr>
        <w:top w:val="none" w:sz="0" w:space="0" w:color="auto"/>
        <w:left w:val="none" w:sz="0" w:space="0" w:color="auto"/>
        <w:bottom w:val="none" w:sz="0" w:space="0" w:color="auto"/>
        <w:right w:val="none" w:sz="0" w:space="0" w:color="auto"/>
      </w:divBdr>
    </w:div>
    <w:div w:id="178469013">
      <w:bodyDiv w:val="1"/>
      <w:marLeft w:val="0"/>
      <w:marRight w:val="0"/>
      <w:marTop w:val="0"/>
      <w:marBottom w:val="0"/>
      <w:divBdr>
        <w:top w:val="none" w:sz="0" w:space="0" w:color="auto"/>
        <w:left w:val="none" w:sz="0" w:space="0" w:color="auto"/>
        <w:bottom w:val="none" w:sz="0" w:space="0" w:color="auto"/>
        <w:right w:val="none" w:sz="0" w:space="0" w:color="auto"/>
      </w:divBdr>
    </w:div>
    <w:div w:id="184756222">
      <w:bodyDiv w:val="1"/>
      <w:marLeft w:val="0"/>
      <w:marRight w:val="0"/>
      <w:marTop w:val="0"/>
      <w:marBottom w:val="0"/>
      <w:divBdr>
        <w:top w:val="none" w:sz="0" w:space="0" w:color="auto"/>
        <w:left w:val="none" w:sz="0" w:space="0" w:color="auto"/>
        <w:bottom w:val="none" w:sz="0" w:space="0" w:color="auto"/>
        <w:right w:val="none" w:sz="0" w:space="0" w:color="auto"/>
      </w:divBdr>
    </w:div>
    <w:div w:id="185869494">
      <w:bodyDiv w:val="1"/>
      <w:marLeft w:val="0"/>
      <w:marRight w:val="0"/>
      <w:marTop w:val="0"/>
      <w:marBottom w:val="0"/>
      <w:divBdr>
        <w:top w:val="none" w:sz="0" w:space="0" w:color="auto"/>
        <w:left w:val="none" w:sz="0" w:space="0" w:color="auto"/>
        <w:bottom w:val="none" w:sz="0" w:space="0" w:color="auto"/>
        <w:right w:val="none" w:sz="0" w:space="0" w:color="auto"/>
      </w:divBdr>
    </w:div>
    <w:div w:id="200483297">
      <w:bodyDiv w:val="1"/>
      <w:marLeft w:val="0"/>
      <w:marRight w:val="0"/>
      <w:marTop w:val="0"/>
      <w:marBottom w:val="0"/>
      <w:divBdr>
        <w:top w:val="none" w:sz="0" w:space="0" w:color="auto"/>
        <w:left w:val="none" w:sz="0" w:space="0" w:color="auto"/>
        <w:bottom w:val="none" w:sz="0" w:space="0" w:color="auto"/>
        <w:right w:val="none" w:sz="0" w:space="0" w:color="auto"/>
      </w:divBdr>
    </w:div>
    <w:div w:id="211232393">
      <w:bodyDiv w:val="1"/>
      <w:marLeft w:val="0"/>
      <w:marRight w:val="0"/>
      <w:marTop w:val="0"/>
      <w:marBottom w:val="0"/>
      <w:divBdr>
        <w:top w:val="none" w:sz="0" w:space="0" w:color="auto"/>
        <w:left w:val="none" w:sz="0" w:space="0" w:color="auto"/>
        <w:bottom w:val="none" w:sz="0" w:space="0" w:color="auto"/>
        <w:right w:val="none" w:sz="0" w:space="0" w:color="auto"/>
      </w:divBdr>
    </w:div>
    <w:div w:id="241453247">
      <w:bodyDiv w:val="1"/>
      <w:marLeft w:val="0"/>
      <w:marRight w:val="0"/>
      <w:marTop w:val="0"/>
      <w:marBottom w:val="0"/>
      <w:divBdr>
        <w:top w:val="none" w:sz="0" w:space="0" w:color="auto"/>
        <w:left w:val="none" w:sz="0" w:space="0" w:color="auto"/>
        <w:bottom w:val="none" w:sz="0" w:space="0" w:color="auto"/>
        <w:right w:val="none" w:sz="0" w:space="0" w:color="auto"/>
      </w:divBdr>
    </w:div>
    <w:div w:id="258099992">
      <w:bodyDiv w:val="1"/>
      <w:marLeft w:val="0"/>
      <w:marRight w:val="0"/>
      <w:marTop w:val="0"/>
      <w:marBottom w:val="0"/>
      <w:divBdr>
        <w:top w:val="none" w:sz="0" w:space="0" w:color="auto"/>
        <w:left w:val="none" w:sz="0" w:space="0" w:color="auto"/>
        <w:bottom w:val="none" w:sz="0" w:space="0" w:color="auto"/>
        <w:right w:val="none" w:sz="0" w:space="0" w:color="auto"/>
      </w:divBdr>
    </w:div>
    <w:div w:id="267086166">
      <w:bodyDiv w:val="1"/>
      <w:marLeft w:val="0"/>
      <w:marRight w:val="0"/>
      <w:marTop w:val="0"/>
      <w:marBottom w:val="0"/>
      <w:divBdr>
        <w:top w:val="none" w:sz="0" w:space="0" w:color="auto"/>
        <w:left w:val="none" w:sz="0" w:space="0" w:color="auto"/>
        <w:bottom w:val="none" w:sz="0" w:space="0" w:color="auto"/>
        <w:right w:val="none" w:sz="0" w:space="0" w:color="auto"/>
      </w:divBdr>
      <w:divsChild>
        <w:div w:id="17775721">
          <w:marLeft w:val="0"/>
          <w:marRight w:val="0"/>
          <w:marTop w:val="0"/>
          <w:marBottom w:val="0"/>
          <w:divBdr>
            <w:top w:val="none" w:sz="0" w:space="0" w:color="auto"/>
            <w:left w:val="none" w:sz="0" w:space="0" w:color="auto"/>
            <w:bottom w:val="none" w:sz="0" w:space="0" w:color="auto"/>
            <w:right w:val="none" w:sz="0" w:space="0" w:color="auto"/>
          </w:divBdr>
          <w:divsChild>
            <w:div w:id="94330743">
              <w:marLeft w:val="0"/>
              <w:marRight w:val="0"/>
              <w:marTop w:val="0"/>
              <w:marBottom w:val="0"/>
              <w:divBdr>
                <w:top w:val="none" w:sz="0" w:space="0" w:color="auto"/>
                <w:left w:val="none" w:sz="0" w:space="0" w:color="auto"/>
                <w:bottom w:val="none" w:sz="0" w:space="0" w:color="auto"/>
                <w:right w:val="none" w:sz="0" w:space="0" w:color="auto"/>
              </w:divBdr>
              <w:divsChild>
                <w:div w:id="1300377787">
                  <w:marLeft w:val="0"/>
                  <w:marRight w:val="0"/>
                  <w:marTop w:val="0"/>
                  <w:marBottom w:val="0"/>
                  <w:divBdr>
                    <w:top w:val="none" w:sz="0" w:space="0" w:color="auto"/>
                    <w:left w:val="none" w:sz="0" w:space="0" w:color="auto"/>
                    <w:bottom w:val="none" w:sz="0" w:space="0" w:color="auto"/>
                    <w:right w:val="none" w:sz="0" w:space="0" w:color="auto"/>
                  </w:divBdr>
                  <w:divsChild>
                    <w:div w:id="191966256">
                      <w:marLeft w:val="0"/>
                      <w:marRight w:val="0"/>
                      <w:marTop w:val="0"/>
                      <w:marBottom w:val="0"/>
                      <w:divBdr>
                        <w:top w:val="none" w:sz="0" w:space="0" w:color="auto"/>
                        <w:left w:val="none" w:sz="0" w:space="0" w:color="auto"/>
                        <w:bottom w:val="none" w:sz="0" w:space="0" w:color="auto"/>
                        <w:right w:val="none" w:sz="0" w:space="0" w:color="auto"/>
                      </w:divBdr>
                      <w:divsChild>
                        <w:div w:id="395904431">
                          <w:marLeft w:val="0"/>
                          <w:marRight w:val="0"/>
                          <w:marTop w:val="0"/>
                          <w:marBottom w:val="0"/>
                          <w:divBdr>
                            <w:top w:val="none" w:sz="0" w:space="0" w:color="auto"/>
                            <w:left w:val="none" w:sz="0" w:space="0" w:color="auto"/>
                            <w:bottom w:val="none" w:sz="0" w:space="0" w:color="auto"/>
                            <w:right w:val="none" w:sz="0" w:space="0" w:color="auto"/>
                          </w:divBdr>
                          <w:divsChild>
                            <w:div w:id="1958020300">
                              <w:marLeft w:val="0"/>
                              <w:marRight w:val="0"/>
                              <w:marTop w:val="0"/>
                              <w:marBottom w:val="0"/>
                              <w:divBdr>
                                <w:top w:val="none" w:sz="0" w:space="0" w:color="auto"/>
                                <w:left w:val="none" w:sz="0" w:space="0" w:color="auto"/>
                                <w:bottom w:val="none" w:sz="0" w:space="0" w:color="auto"/>
                                <w:right w:val="none" w:sz="0" w:space="0" w:color="auto"/>
                              </w:divBdr>
                              <w:divsChild>
                                <w:div w:id="177745252">
                                  <w:marLeft w:val="0"/>
                                  <w:marRight w:val="0"/>
                                  <w:marTop w:val="0"/>
                                  <w:marBottom w:val="0"/>
                                  <w:divBdr>
                                    <w:top w:val="none" w:sz="0" w:space="0" w:color="auto"/>
                                    <w:left w:val="none" w:sz="0" w:space="0" w:color="auto"/>
                                    <w:bottom w:val="none" w:sz="0" w:space="0" w:color="auto"/>
                                    <w:right w:val="none" w:sz="0" w:space="0" w:color="auto"/>
                                  </w:divBdr>
                                  <w:divsChild>
                                    <w:div w:id="12138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361245">
                          <w:marLeft w:val="0"/>
                          <w:marRight w:val="0"/>
                          <w:marTop w:val="0"/>
                          <w:marBottom w:val="0"/>
                          <w:divBdr>
                            <w:top w:val="none" w:sz="0" w:space="0" w:color="auto"/>
                            <w:left w:val="none" w:sz="0" w:space="0" w:color="auto"/>
                            <w:bottom w:val="none" w:sz="0" w:space="0" w:color="auto"/>
                            <w:right w:val="none" w:sz="0" w:space="0" w:color="auto"/>
                          </w:divBdr>
                          <w:divsChild>
                            <w:div w:id="634868211">
                              <w:marLeft w:val="0"/>
                              <w:marRight w:val="0"/>
                              <w:marTop w:val="0"/>
                              <w:marBottom w:val="0"/>
                              <w:divBdr>
                                <w:top w:val="none" w:sz="0" w:space="0" w:color="auto"/>
                                <w:left w:val="none" w:sz="0" w:space="0" w:color="auto"/>
                                <w:bottom w:val="none" w:sz="0" w:space="0" w:color="auto"/>
                                <w:right w:val="none" w:sz="0" w:space="0" w:color="auto"/>
                              </w:divBdr>
                              <w:divsChild>
                                <w:div w:id="792989881">
                                  <w:marLeft w:val="0"/>
                                  <w:marRight w:val="0"/>
                                  <w:marTop w:val="0"/>
                                  <w:marBottom w:val="0"/>
                                  <w:divBdr>
                                    <w:top w:val="none" w:sz="0" w:space="0" w:color="auto"/>
                                    <w:left w:val="none" w:sz="0" w:space="0" w:color="auto"/>
                                    <w:bottom w:val="none" w:sz="0" w:space="0" w:color="auto"/>
                                    <w:right w:val="none" w:sz="0" w:space="0" w:color="auto"/>
                                  </w:divBdr>
                                  <w:divsChild>
                                    <w:div w:id="721900531">
                                      <w:marLeft w:val="0"/>
                                      <w:marRight w:val="0"/>
                                      <w:marTop w:val="0"/>
                                      <w:marBottom w:val="0"/>
                                      <w:divBdr>
                                        <w:top w:val="none" w:sz="0" w:space="0" w:color="auto"/>
                                        <w:left w:val="none" w:sz="0" w:space="0" w:color="auto"/>
                                        <w:bottom w:val="none" w:sz="0" w:space="0" w:color="auto"/>
                                        <w:right w:val="none" w:sz="0" w:space="0" w:color="auto"/>
                                      </w:divBdr>
                                      <w:divsChild>
                                        <w:div w:id="1365062126">
                                          <w:marLeft w:val="0"/>
                                          <w:marRight w:val="0"/>
                                          <w:marTop w:val="0"/>
                                          <w:marBottom w:val="0"/>
                                          <w:divBdr>
                                            <w:top w:val="none" w:sz="0" w:space="0" w:color="auto"/>
                                            <w:left w:val="none" w:sz="0" w:space="0" w:color="auto"/>
                                            <w:bottom w:val="none" w:sz="0" w:space="0" w:color="auto"/>
                                            <w:right w:val="none" w:sz="0" w:space="0" w:color="auto"/>
                                          </w:divBdr>
                                          <w:divsChild>
                                            <w:div w:id="1493137065">
                                              <w:marLeft w:val="0"/>
                                              <w:marRight w:val="0"/>
                                              <w:marTop w:val="0"/>
                                              <w:marBottom w:val="0"/>
                                              <w:divBdr>
                                                <w:top w:val="none" w:sz="0" w:space="0" w:color="auto"/>
                                                <w:left w:val="none" w:sz="0" w:space="0" w:color="auto"/>
                                                <w:bottom w:val="none" w:sz="0" w:space="0" w:color="auto"/>
                                                <w:right w:val="none" w:sz="0" w:space="0" w:color="auto"/>
                                              </w:divBdr>
                                            </w:div>
                                            <w:div w:id="1793163025">
                                              <w:marLeft w:val="0"/>
                                              <w:marRight w:val="0"/>
                                              <w:marTop w:val="0"/>
                                              <w:marBottom w:val="0"/>
                                              <w:divBdr>
                                                <w:top w:val="none" w:sz="0" w:space="0" w:color="auto"/>
                                                <w:left w:val="none" w:sz="0" w:space="0" w:color="auto"/>
                                                <w:bottom w:val="none" w:sz="0" w:space="0" w:color="auto"/>
                                                <w:right w:val="none" w:sz="0" w:space="0" w:color="auto"/>
                                              </w:divBdr>
                                            </w:div>
                                            <w:div w:id="1893073286">
                                              <w:marLeft w:val="0"/>
                                              <w:marRight w:val="0"/>
                                              <w:marTop w:val="0"/>
                                              <w:marBottom w:val="0"/>
                                              <w:divBdr>
                                                <w:top w:val="none" w:sz="0" w:space="0" w:color="auto"/>
                                                <w:left w:val="none" w:sz="0" w:space="0" w:color="auto"/>
                                                <w:bottom w:val="none" w:sz="0" w:space="0" w:color="auto"/>
                                                <w:right w:val="none" w:sz="0" w:space="0" w:color="auto"/>
                                              </w:divBdr>
                                              <w:divsChild>
                                                <w:div w:id="1121680682">
                                                  <w:marLeft w:val="0"/>
                                                  <w:marRight w:val="0"/>
                                                  <w:marTop w:val="0"/>
                                                  <w:marBottom w:val="0"/>
                                                  <w:divBdr>
                                                    <w:top w:val="none" w:sz="0" w:space="0" w:color="auto"/>
                                                    <w:left w:val="none" w:sz="0" w:space="0" w:color="auto"/>
                                                    <w:bottom w:val="none" w:sz="0" w:space="0" w:color="auto"/>
                                                    <w:right w:val="none" w:sz="0" w:space="0" w:color="auto"/>
                                                  </w:divBdr>
                                                  <w:divsChild>
                                                    <w:div w:id="14167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7560780">
                  <w:marLeft w:val="0"/>
                  <w:marRight w:val="0"/>
                  <w:marTop w:val="0"/>
                  <w:marBottom w:val="0"/>
                  <w:divBdr>
                    <w:top w:val="none" w:sz="0" w:space="0" w:color="auto"/>
                    <w:left w:val="none" w:sz="0" w:space="0" w:color="auto"/>
                    <w:bottom w:val="none" w:sz="0" w:space="0" w:color="auto"/>
                    <w:right w:val="none" w:sz="0" w:space="0" w:color="auto"/>
                  </w:divBdr>
                  <w:divsChild>
                    <w:div w:id="242959804">
                      <w:marLeft w:val="0"/>
                      <w:marRight w:val="0"/>
                      <w:marTop w:val="0"/>
                      <w:marBottom w:val="0"/>
                      <w:divBdr>
                        <w:top w:val="none" w:sz="0" w:space="0" w:color="auto"/>
                        <w:left w:val="none" w:sz="0" w:space="0" w:color="auto"/>
                        <w:bottom w:val="none" w:sz="0" w:space="0" w:color="auto"/>
                        <w:right w:val="none" w:sz="0" w:space="0" w:color="auto"/>
                      </w:divBdr>
                      <w:divsChild>
                        <w:div w:id="1456220130">
                          <w:marLeft w:val="0"/>
                          <w:marRight w:val="0"/>
                          <w:marTop w:val="0"/>
                          <w:marBottom w:val="0"/>
                          <w:divBdr>
                            <w:top w:val="none" w:sz="0" w:space="0" w:color="auto"/>
                            <w:left w:val="none" w:sz="0" w:space="0" w:color="auto"/>
                            <w:bottom w:val="none" w:sz="0" w:space="0" w:color="auto"/>
                            <w:right w:val="none" w:sz="0" w:space="0" w:color="auto"/>
                          </w:divBdr>
                          <w:divsChild>
                            <w:div w:id="842277135">
                              <w:marLeft w:val="0"/>
                              <w:marRight w:val="0"/>
                              <w:marTop w:val="0"/>
                              <w:marBottom w:val="0"/>
                              <w:divBdr>
                                <w:top w:val="none" w:sz="0" w:space="0" w:color="auto"/>
                                <w:left w:val="none" w:sz="0" w:space="0" w:color="auto"/>
                                <w:bottom w:val="none" w:sz="0" w:space="0" w:color="auto"/>
                                <w:right w:val="none" w:sz="0" w:space="0" w:color="auto"/>
                              </w:divBdr>
                              <w:divsChild>
                                <w:div w:id="120148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82903">
          <w:marLeft w:val="0"/>
          <w:marRight w:val="0"/>
          <w:marTop w:val="0"/>
          <w:marBottom w:val="0"/>
          <w:divBdr>
            <w:top w:val="none" w:sz="0" w:space="0" w:color="auto"/>
            <w:left w:val="none" w:sz="0" w:space="0" w:color="auto"/>
            <w:bottom w:val="none" w:sz="0" w:space="0" w:color="auto"/>
            <w:right w:val="none" w:sz="0" w:space="0" w:color="auto"/>
          </w:divBdr>
          <w:divsChild>
            <w:div w:id="1340615740">
              <w:marLeft w:val="0"/>
              <w:marRight w:val="0"/>
              <w:marTop w:val="0"/>
              <w:marBottom w:val="0"/>
              <w:divBdr>
                <w:top w:val="none" w:sz="0" w:space="0" w:color="auto"/>
                <w:left w:val="none" w:sz="0" w:space="0" w:color="auto"/>
                <w:bottom w:val="none" w:sz="0" w:space="0" w:color="auto"/>
                <w:right w:val="none" w:sz="0" w:space="0" w:color="auto"/>
              </w:divBdr>
              <w:divsChild>
                <w:div w:id="997463075">
                  <w:marLeft w:val="0"/>
                  <w:marRight w:val="0"/>
                  <w:marTop w:val="0"/>
                  <w:marBottom w:val="0"/>
                  <w:divBdr>
                    <w:top w:val="none" w:sz="0" w:space="0" w:color="auto"/>
                    <w:left w:val="none" w:sz="0" w:space="0" w:color="auto"/>
                    <w:bottom w:val="none" w:sz="0" w:space="0" w:color="auto"/>
                    <w:right w:val="none" w:sz="0" w:space="0" w:color="auto"/>
                  </w:divBdr>
                  <w:divsChild>
                    <w:div w:id="574896911">
                      <w:marLeft w:val="0"/>
                      <w:marRight w:val="0"/>
                      <w:marTop w:val="0"/>
                      <w:marBottom w:val="0"/>
                      <w:divBdr>
                        <w:top w:val="none" w:sz="0" w:space="0" w:color="auto"/>
                        <w:left w:val="none" w:sz="0" w:space="0" w:color="auto"/>
                        <w:bottom w:val="none" w:sz="0" w:space="0" w:color="auto"/>
                        <w:right w:val="none" w:sz="0" w:space="0" w:color="auto"/>
                      </w:divBdr>
                      <w:divsChild>
                        <w:div w:id="1160996495">
                          <w:marLeft w:val="0"/>
                          <w:marRight w:val="0"/>
                          <w:marTop w:val="0"/>
                          <w:marBottom w:val="0"/>
                          <w:divBdr>
                            <w:top w:val="none" w:sz="0" w:space="0" w:color="auto"/>
                            <w:left w:val="none" w:sz="0" w:space="0" w:color="auto"/>
                            <w:bottom w:val="none" w:sz="0" w:space="0" w:color="auto"/>
                            <w:right w:val="none" w:sz="0" w:space="0" w:color="auto"/>
                          </w:divBdr>
                          <w:divsChild>
                            <w:div w:id="1893148783">
                              <w:marLeft w:val="0"/>
                              <w:marRight w:val="0"/>
                              <w:marTop w:val="0"/>
                              <w:marBottom w:val="0"/>
                              <w:divBdr>
                                <w:top w:val="none" w:sz="0" w:space="0" w:color="auto"/>
                                <w:left w:val="none" w:sz="0" w:space="0" w:color="auto"/>
                                <w:bottom w:val="none" w:sz="0" w:space="0" w:color="auto"/>
                                <w:right w:val="none" w:sz="0" w:space="0" w:color="auto"/>
                              </w:divBdr>
                              <w:divsChild>
                                <w:div w:id="159228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498061">
                  <w:marLeft w:val="0"/>
                  <w:marRight w:val="0"/>
                  <w:marTop w:val="0"/>
                  <w:marBottom w:val="0"/>
                  <w:divBdr>
                    <w:top w:val="none" w:sz="0" w:space="0" w:color="auto"/>
                    <w:left w:val="none" w:sz="0" w:space="0" w:color="auto"/>
                    <w:bottom w:val="none" w:sz="0" w:space="0" w:color="auto"/>
                    <w:right w:val="none" w:sz="0" w:space="0" w:color="auto"/>
                  </w:divBdr>
                  <w:divsChild>
                    <w:div w:id="2110661400">
                      <w:marLeft w:val="0"/>
                      <w:marRight w:val="0"/>
                      <w:marTop w:val="0"/>
                      <w:marBottom w:val="0"/>
                      <w:divBdr>
                        <w:top w:val="none" w:sz="0" w:space="0" w:color="auto"/>
                        <w:left w:val="none" w:sz="0" w:space="0" w:color="auto"/>
                        <w:bottom w:val="none" w:sz="0" w:space="0" w:color="auto"/>
                        <w:right w:val="none" w:sz="0" w:space="0" w:color="auto"/>
                      </w:divBdr>
                      <w:divsChild>
                        <w:div w:id="764375301">
                          <w:marLeft w:val="0"/>
                          <w:marRight w:val="0"/>
                          <w:marTop w:val="0"/>
                          <w:marBottom w:val="0"/>
                          <w:divBdr>
                            <w:top w:val="none" w:sz="0" w:space="0" w:color="auto"/>
                            <w:left w:val="none" w:sz="0" w:space="0" w:color="auto"/>
                            <w:bottom w:val="none" w:sz="0" w:space="0" w:color="auto"/>
                            <w:right w:val="none" w:sz="0" w:space="0" w:color="auto"/>
                          </w:divBdr>
                          <w:divsChild>
                            <w:div w:id="1647931771">
                              <w:marLeft w:val="0"/>
                              <w:marRight w:val="0"/>
                              <w:marTop w:val="0"/>
                              <w:marBottom w:val="0"/>
                              <w:divBdr>
                                <w:top w:val="none" w:sz="0" w:space="0" w:color="auto"/>
                                <w:left w:val="none" w:sz="0" w:space="0" w:color="auto"/>
                                <w:bottom w:val="none" w:sz="0" w:space="0" w:color="auto"/>
                                <w:right w:val="none" w:sz="0" w:space="0" w:color="auto"/>
                              </w:divBdr>
                              <w:divsChild>
                                <w:div w:id="340594965">
                                  <w:marLeft w:val="0"/>
                                  <w:marRight w:val="0"/>
                                  <w:marTop w:val="0"/>
                                  <w:marBottom w:val="0"/>
                                  <w:divBdr>
                                    <w:top w:val="none" w:sz="0" w:space="0" w:color="auto"/>
                                    <w:left w:val="none" w:sz="0" w:space="0" w:color="auto"/>
                                    <w:bottom w:val="none" w:sz="0" w:space="0" w:color="auto"/>
                                    <w:right w:val="none" w:sz="0" w:space="0" w:color="auto"/>
                                  </w:divBdr>
                                  <w:divsChild>
                                    <w:div w:id="2940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64029">
                          <w:marLeft w:val="0"/>
                          <w:marRight w:val="0"/>
                          <w:marTop w:val="0"/>
                          <w:marBottom w:val="0"/>
                          <w:divBdr>
                            <w:top w:val="none" w:sz="0" w:space="0" w:color="auto"/>
                            <w:left w:val="none" w:sz="0" w:space="0" w:color="auto"/>
                            <w:bottom w:val="none" w:sz="0" w:space="0" w:color="auto"/>
                            <w:right w:val="none" w:sz="0" w:space="0" w:color="auto"/>
                          </w:divBdr>
                          <w:divsChild>
                            <w:div w:id="1705595101">
                              <w:marLeft w:val="0"/>
                              <w:marRight w:val="0"/>
                              <w:marTop w:val="0"/>
                              <w:marBottom w:val="0"/>
                              <w:divBdr>
                                <w:top w:val="none" w:sz="0" w:space="0" w:color="auto"/>
                                <w:left w:val="none" w:sz="0" w:space="0" w:color="auto"/>
                                <w:bottom w:val="none" w:sz="0" w:space="0" w:color="auto"/>
                                <w:right w:val="none" w:sz="0" w:space="0" w:color="auto"/>
                              </w:divBdr>
                              <w:divsChild>
                                <w:div w:id="1771046898">
                                  <w:marLeft w:val="0"/>
                                  <w:marRight w:val="0"/>
                                  <w:marTop w:val="0"/>
                                  <w:marBottom w:val="0"/>
                                  <w:divBdr>
                                    <w:top w:val="none" w:sz="0" w:space="0" w:color="auto"/>
                                    <w:left w:val="none" w:sz="0" w:space="0" w:color="auto"/>
                                    <w:bottom w:val="none" w:sz="0" w:space="0" w:color="auto"/>
                                    <w:right w:val="none" w:sz="0" w:space="0" w:color="auto"/>
                                  </w:divBdr>
                                  <w:divsChild>
                                    <w:div w:id="1422793169">
                                      <w:marLeft w:val="0"/>
                                      <w:marRight w:val="0"/>
                                      <w:marTop w:val="0"/>
                                      <w:marBottom w:val="0"/>
                                      <w:divBdr>
                                        <w:top w:val="none" w:sz="0" w:space="0" w:color="auto"/>
                                        <w:left w:val="none" w:sz="0" w:space="0" w:color="auto"/>
                                        <w:bottom w:val="none" w:sz="0" w:space="0" w:color="auto"/>
                                        <w:right w:val="none" w:sz="0" w:space="0" w:color="auto"/>
                                      </w:divBdr>
                                      <w:divsChild>
                                        <w:div w:id="531655217">
                                          <w:marLeft w:val="0"/>
                                          <w:marRight w:val="0"/>
                                          <w:marTop w:val="0"/>
                                          <w:marBottom w:val="0"/>
                                          <w:divBdr>
                                            <w:top w:val="none" w:sz="0" w:space="0" w:color="auto"/>
                                            <w:left w:val="none" w:sz="0" w:space="0" w:color="auto"/>
                                            <w:bottom w:val="none" w:sz="0" w:space="0" w:color="auto"/>
                                            <w:right w:val="none" w:sz="0" w:space="0" w:color="auto"/>
                                          </w:divBdr>
                                          <w:divsChild>
                                            <w:div w:id="199366229">
                                              <w:marLeft w:val="0"/>
                                              <w:marRight w:val="0"/>
                                              <w:marTop w:val="0"/>
                                              <w:marBottom w:val="0"/>
                                              <w:divBdr>
                                                <w:top w:val="none" w:sz="0" w:space="0" w:color="auto"/>
                                                <w:left w:val="none" w:sz="0" w:space="0" w:color="auto"/>
                                                <w:bottom w:val="none" w:sz="0" w:space="0" w:color="auto"/>
                                                <w:right w:val="none" w:sz="0" w:space="0" w:color="auto"/>
                                              </w:divBdr>
                                              <w:divsChild>
                                                <w:div w:id="1261378542">
                                                  <w:marLeft w:val="0"/>
                                                  <w:marRight w:val="0"/>
                                                  <w:marTop w:val="0"/>
                                                  <w:marBottom w:val="0"/>
                                                  <w:divBdr>
                                                    <w:top w:val="none" w:sz="0" w:space="0" w:color="auto"/>
                                                    <w:left w:val="none" w:sz="0" w:space="0" w:color="auto"/>
                                                    <w:bottom w:val="none" w:sz="0" w:space="0" w:color="auto"/>
                                                    <w:right w:val="none" w:sz="0" w:space="0" w:color="auto"/>
                                                  </w:divBdr>
                                                  <w:divsChild>
                                                    <w:div w:id="2401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3210">
                                              <w:marLeft w:val="0"/>
                                              <w:marRight w:val="0"/>
                                              <w:marTop w:val="0"/>
                                              <w:marBottom w:val="0"/>
                                              <w:divBdr>
                                                <w:top w:val="none" w:sz="0" w:space="0" w:color="auto"/>
                                                <w:left w:val="none" w:sz="0" w:space="0" w:color="auto"/>
                                                <w:bottom w:val="none" w:sz="0" w:space="0" w:color="auto"/>
                                                <w:right w:val="none" w:sz="0" w:space="0" w:color="auto"/>
                                              </w:divBdr>
                                            </w:div>
                                            <w:div w:id="1508330762">
                                              <w:marLeft w:val="0"/>
                                              <w:marRight w:val="0"/>
                                              <w:marTop w:val="0"/>
                                              <w:marBottom w:val="0"/>
                                              <w:divBdr>
                                                <w:top w:val="none" w:sz="0" w:space="0" w:color="auto"/>
                                                <w:left w:val="none" w:sz="0" w:space="0" w:color="auto"/>
                                                <w:bottom w:val="none" w:sz="0" w:space="0" w:color="auto"/>
                                                <w:right w:val="none" w:sz="0" w:space="0" w:color="auto"/>
                                              </w:divBdr>
                                            </w:div>
                                          </w:divsChild>
                                        </w:div>
                                        <w:div w:id="563681245">
                                          <w:marLeft w:val="0"/>
                                          <w:marRight w:val="0"/>
                                          <w:marTop w:val="0"/>
                                          <w:marBottom w:val="0"/>
                                          <w:divBdr>
                                            <w:top w:val="none" w:sz="0" w:space="0" w:color="auto"/>
                                            <w:left w:val="none" w:sz="0" w:space="0" w:color="auto"/>
                                            <w:bottom w:val="none" w:sz="0" w:space="0" w:color="auto"/>
                                            <w:right w:val="none" w:sz="0" w:space="0" w:color="auto"/>
                                          </w:divBdr>
                                          <w:divsChild>
                                            <w:div w:id="119930919">
                                              <w:marLeft w:val="0"/>
                                              <w:marRight w:val="0"/>
                                              <w:marTop w:val="0"/>
                                              <w:marBottom w:val="0"/>
                                              <w:divBdr>
                                                <w:top w:val="none" w:sz="0" w:space="0" w:color="auto"/>
                                                <w:left w:val="none" w:sz="0" w:space="0" w:color="auto"/>
                                                <w:bottom w:val="none" w:sz="0" w:space="0" w:color="auto"/>
                                                <w:right w:val="none" w:sz="0" w:space="0" w:color="auto"/>
                                              </w:divBdr>
                                              <w:divsChild>
                                                <w:div w:id="456728151">
                                                  <w:marLeft w:val="0"/>
                                                  <w:marRight w:val="0"/>
                                                  <w:marTop w:val="0"/>
                                                  <w:marBottom w:val="0"/>
                                                  <w:divBdr>
                                                    <w:top w:val="none" w:sz="0" w:space="0" w:color="auto"/>
                                                    <w:left w:val="none" w:sz="0" w:space="0" w:color="auto"/>
                                                    <w:bottom w:val="none" w:sz="0" w:space="0" w:color="auto"/>
                                                    <w:right w:val="none" w:sz="0" w:space="0" w:color="auto"/>
                                                  </w:divBdr>
                                                  <w:divsChild>
                                                    <w:div w:id="166547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4482">
                                              <w:marLeft w:val="0"/>
                                              <w:marRight w:val="0"/>
                                              <w:marTop w:val="0"/>
                                              <w:marBottom w:val="0"/>
                                              <w:divBdr>
                                                <w:top w:val="none" w:sz="0" w:space="0" w:color="auto"/>
                                                <w:left w:val="none" w:sz="0" w:space="0" w:color="auto"/>
                                                <w:bottom w:val="none" w:sz="0" w:space="0" w:color="auto"/>
                                                <w:right w:val="none" w:sz="0" w:space="0" w:color="auto"/>
                                              </w:divBdr>
                                            </w:div>
                                            <w:div w:id="1848447348">
                                              <w:marLeft w:val="0"/>
                                              <w:marRight w:val="0"/>
                                              <w:marTop w:val="0"/>
                                              <w:marBottom w:val="0"/>
                                              <w:divBdr>
                                                <w:top w:val="none" w:sz="0" w:space="0" w:color="auto"/>
                                                <w:left w:val="none" w:sz="0" w:space="0" w:color="auto"/>
                                                <w:bottom w:val="none" w:sz="0" w:space="0" w:color="auto"/>
                                                <w:right w:val="none" w:sz="0" w:space="0" w:color="auto"/>
                                              </w:divBdr>
                                            </w:div>
                                          </w:divsChild>
                                        </w:div>
                                        <w:div w:id="1367606144">
                                          <w:marLeft w:val="0"/>
                                          <w:marRight w:val="0"/>
                                          <w:marTop w:val="0"/>
                                          <w:marBottom w:val="0"/>
                                          <w:divBdr>
                                            <w:top w:val="none" w:sz="0" w:space="0" w:color="auto"/>
                                            <w:left w:val="none" w:sz="0" w:space="0" w:color="auto"/>
                                            <w:bottom w:val="none" w:sz="0" w:space="0" w:color="auto"/>
                                            <w:right w:val="none" w:sz="0" w:space="0" w:color="auto"/>
                                          </w:divBdr>
                                          <w:divsChild>
                                            <w:div w:id="223687906">
                                              <w:marLeft w:val="0"/>
                                              <w:marRight w:val="0"/>
                                              <w:marTop w:val="0"/>
                                              <w:marBottom w:val="0"/>
                                              <w:divBdr>
                                                <w:top w:val="none" w:sz="0" w:space="0" w:color="auto"/>
                                                <w:left w:val="none" w:sz="0" w:space="0" w:color="auto"/>
                                                <w:bottom w:val="none" w:sz="0" w:space="0" w:color="auto"/>
                                                <w:right w:val="none" w:sz="0" w:space="0" w:color="auto"/>
                                              </w:divBdr>
                                              <w:divsChild>
                                                <w:div w:id="1708525445">
                                                  <w:marLeft w:val="0"/>
                                                  <w:marRight w:val="0"/>
                                                  <w:marTop w:val="0"/>
                                                  <w:marBottom w:val="0"/>
                                                  <w:divBdr>
                                                    <w:top w:val="none" w:sz="0" w:space="0" w:color="auto"/>
                                                    <w:left w:val="none" w:sz="0" w:space="0" w:color="auto"/>
                                                    <w:bottom w:val="none" w:sz="0" w:space="0" w:color="auto"/>
                                                    <w:right w:val="none" w:sz="0" w:space="0" w:color="auto"/>
                                                  </w:divBdr>
                                                  <w:divsChild>
                                                    <w:div w:id="13573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0025">
                                              <w:marLeft w:val="0"/>
                                              <w:marRight w:val="0"/>
                                              <w:marTop w:val="0"/>
                                              <w:marBottom w:val="0"/>
                                              <w:divBdr>
                                                <w:top w:val="none" w:sz="0" w:space="0" w:color="auto"/>
                                                <w:left w:val="none" w:sz="0" w:space="0" w:color="auto"/>
                                                <w:bottom w:val="none" w:sz="0" w:space="0" w:color="auto"/>
                                                <w:right w:val="none" w:sz="0" w:space="0" w:color="auto"/>
                                              </w:divBdr>
                                            </w:div>
                                            <w:div w:id="141022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712707">
          <w:marLeft w:val="0"/>
          <w:marRight w:val="0"/>
          <w:marTop w:val="0"/>
          <w:marBottom w:val="0"/>
          <w:divBdr>
            <w:top w:val="none" w:sz="0" w:space="0" w:color="auto"/>
            <w:left w:val="none" w:sz="0" w:space="0" w:color="auto"/>
            <w:bottom w:val="none" w:sz="0" w:space="0" w:color="auto"/>
            <w:right w:val="none" w:sz="0" w:space="0" w:color="auto"/>
          </w:divBdr>
          <w:divsChild>
            <w:div w:id="1630093337">
              <w:marLeft w:val="0"/>
              <w:marRight w:val="0"/>
              <w:marTop w:val="0"/>
              <w:marBottom w:val="0"/>
              <w:divBdr>
                <w:top w:val="none" w:sz="0" w:space="0" w:color="auto"/>
                <w:left w:val="none" w:sz="0" w:space="0" w:color="auto"/>
                <w:bottom w:val="none" w:sz="0" w:space="0" w:color="auto"/>
                <w:right w:val="none" w:sz="0" w:space="0" w:color="auto"/>
              </w:divBdr>
              <w:divsChild>
                <w:div w:id="1390610660">
                  <w:marLeft w:val="0"/>
                  <w:marRight w:val="0"/>
                  <w:marTop w:val="0"/>
                  <w:marBottom w:val="0"/>
                  <w:divBdr>
                    <w:top w:val="none" w:sz="0" w:space="0" w:color="auto"/>
                    <w:left w:val="none" w:sz="0" w:space="0" w:color="auto"/>
                    <w:bottom w:val="none" w:sz="0" w:space="0" w:color="auto"/>
                    <w:right w:val="none" w:sz="0" w:space="0" w:color="auto"/>
                  </w:divBdr>
                  <w:divsChild>
                    <w:div w:id="1418289711">
                      <w:marLeft w:val="0"/>
                      <w:marRight w:val="0"/>
                      <w:marTop w:val="0"/>
                      <w:marBottom w:val="0"/>
                      <w:divBdr>
                        <w:top w:val="none" w:sz="0" w:space="0" w:color="auto"/>
                        <w:left w:val="none" w:sz="0" w:space="0" w:color="auto"/>
                        <w:bottom w:val="none" w:sz="0" w:space="0" w:color="auto"/>
                        <w:right w:val="none" w:sz="0" w:space="0" w:color="auto"/>
                      </w:divBdr>
                      <w:divsChild>
                        <w:div w:id="918250675">
                          <w:marLeft w:val="0"/>
                          <w:marRight w:val="0"/>
                          <w:marTop w:val="0"/>
                          <w:marBottom w:val="0"/>
                          <w:divBdr>
                            <w:top w:val="none" w:sz="0" w:space="0" w:color="auto"/>
                            <w:left w:val="none" w:sz="0" w:space="0" w:color="auto"/>
                            <w:bottom w:val="none" w:sz="0" w:space="0" w:color="auto"/>
                            <w:right w:val="none" w:sz="0" w:space="0" w:color="auto"/>
                          </w:divBdr>
                          <w:divsChild>
                            <w:div w:id="1285229750">
                              <w:marLeft w:val="0"/>
                              <w:marRight w:val="0"/>
                              <w:marTop w:val="0"/>
                              <w:marBottom w:val="0"/>
                              <w:divBdr>
                                <w:top w:val="none" w:sz="0" w:space="0" w:color="auto"/>
                                <w:left w:val="none" w:sz="0" w:space="0" w:color="auto"/>
                                <w:bottom w:val="none" w:sz="0" w:space="0" w:color="auto"/>
                                <w:right w:val="none" w:sz="0" w:space="0" w:color="auto"/>
                              </w:divBdr>
                              <w:divsChild>
                                <w:div w:id="12061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767565">
                  <w:marLeft w:val="0"/>
                  <w:marRight w:val="0"/>
                  <w:marTop w:val="0"/>
                  <w:marBottom w:val="0"/>
                  <w:divBdr>
                    <w:top w:val="none" w:sz="0" w:space="0" w:color="auto"/>
                    <w:left w:val="none" w:sz="0" w:space="0" w:color="auto"/>
                    <w:bottom w:val="none" w:sz="0" w:space="0" w:color="auto"/>
                    <w:right w:val="none" w:sz="0" w:space="0" w:color="auto"/>
                  </w:divBdr>
                  <w:divsChild>
                    <w:div w:id="1482233192">
                      <w:marLeft w:val="0"/>
                      <w:marRight w:val="0"/>
                      <w:marTop w:val="0"/>
                      <w:marBottom w:val="0"/>
                      <w:divBdr>
                        <w:top w:val="none" w:sz="0" w:space="0" w:color="auto"/>
                        <w:left w:val="none" w:sz="0" w:space="0" w:color="auto"/>
                        <w:bottom w:val="none" w:sz="0" w:space="0" w:color="auto"/>
                        <w:right w:val="none" w:sz="0" w:space="0" w:color="auto"/>
                      </w:divBdr>
                      <w:divsChild>
                        <w:div w:id="206067870">
                          <w:marLeft w:val="0"/>
                          <w:marRight w:val="0"/>
                          <w:marTop w:val="0"/>
                          <w:marBottom w:val="0"/>
                          <w:divBdr>
                            <w:top w:val="none" w:sz="0" w:space="0" w:color="auto"/>
                            <w:left w:val="none" w:sz="0" w:space="0" w:color="auto"/>
                            <w:bottom w:val="none" w:sz="0" w:space="0" w:color="auto"/>
                            <w:right w:val="none" w:sz="0" w:space="0" w:color="auto"/>
                          </w:divBdr>
                          <w:divsChild>
                            <w:div w:id="1793555819">
                              <w:marLeft w:val="0"/>
                              <w:marRight w:val="0"/>
                              <w:marTop w:val="0"/>
                              <w:marBottom w:val="0"/>
                              <w:divBdr>
                                <w:top w:val="none" w:sz="0" w:space="0" w:color="auto"/>
                                <w:left w:val="none" w:sz="0" w:space="0" w:color="auto"/>
                                <w:bottom w:val="none" w:sz="0" w:space="0" w:color="auto"/>
                                <w:right w:val="none" w:sz="0" w:space="0" w:color="auto"/>
                              </w:divBdr>
                              <w:divsChild>
                                <w:div w:id="251594245">
                                  <w:marLeft w:val="0"/>
                                  <w:marRight w:val="0"/>
                                  <w:marTop w:val="0"/>
                                  <w:marBottom w:val="0"/>
                                  <w:divBdr>
                                    <w:top w:val="none" w:sz="0" w:space="0" w:color="auto"/>
                                    <w:left w:val="none" w:sz="0" w:space="0" w:color="auto"/>
                                    <w:bottom w:val="none" w:sz="0" w:space="0" w:color="auto"/>
                                    <w:right w:val="none" w:sz="0" w:space="0" w:color="auto"/>
                                  </w:divBdr>
                                  <w:divsChild>
                                    <w:div w:id="176895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834923">
                          <w:marLeft w:val="0"/>
                          <w:marRight w:val="0"/>
                          <w:marTop w:val="0"/>
                          <w:marBottom w:val="0"/>
                          <w:divBdr>
                            <w:top w:val="none" w:sz="0" w:space="0" w:color="auto"/>
                            <w:left w:val="none" w:sz="0" w:space="0" w:color="auto"/>
                            <w:bottom w:val="none" w:sz="0" w:space="0" w:color="auto"/>
                            <w:right w:val="none" w:sz="0" w:space="0" w:color="auto"/>
                          </w:divBdr>
                          <w:divsChild>
                            <w:div w:id="1431659047">
                              <w:marLeft w:val="0"/>
                              <w:marRight w:val="0"/>
                              <w:marTop w:val="0"/>
                              <w:marBottom w:val="0"/>
                              <w:divBdr>
                                <w:top w:val="none" w:sz="0" w:space="0" w:color="auto"/>
                                <w:left w:val="none" w:sz="0" w:space="0" w:color="auto"/>
                                <w:bottom w:val="none" w:sz="0" w:space="0" w:color="auto"/>
                                <w:right w:val="none" w:sz="0" w:space="0" w:color="auto"/>
                              </w:divBdr>
                              <w:divsChild>
                                <w:div w:id="836653224">
                                  <w:marLeft w:val="0"/>
                                  <w:marRight w:val="0"/>
                                  <w:marTop w:val="0"/>
                                  <w:marBottom w:val="0"/>
                                  <w:divBdr>
                                    <w:top w:val="none" w:sz="0" w:space="0" w:color="auto"/>
                                    <w:left w:val="none" w:sz="0" w:space="0" w:color="auto"/>
                                    <w:bottom w:val="none" w:sz="0" w:space="0" w:color="auto"/>
                                    <w:right w:val="none" w:sz="0" w:space="0" w:color="auto"/>
                                  </w:divBdr>
                                  <w:divsChild>
                                    <w:div w:id="2120563204">
                                      <w:marLeft w:val="0"/>
                                      <w:marRight w:val="0"/>
                                      <w:marTop w:val="0"/>
                                      <w:marBottom w:val="0"/>
                                      <w:divBdr>
                                        <w:top w:val="none" w:sz="0" w:space="0" w:color="auto"/>
                                        <w:left w:val="none" w:sz="0" w:space="0" w:color="auto"/>
                                        <w:bottom w:val="none" w:sz="0" w:space="0" w:color="auto"/>
                                        <w:right w:val="none" w:sz="0" w:space="0" w:color="auto"/>
                                      </w:divBdr>
                                      <w:divsChild>
                                        <w:div w:id="1670526326">
                                          <w:marLeft w:val="0"/>
                                          <w:marRight w:val="0"/>
                                          <w:marTop w:val="0"/>
                                          <w:marBottom w:val="0"/>
                                          <w:divBdr>
                                            <w:top w:val="none" w:sz="0" w:space="0" w:color="auto"/>
                                            <w:left w:val="none" w:sz="0" w:space="0" w:color="auto"/>
                                            <w:bottom w:val="none" w:sz="0" w:space="0" w:color="auto"/>
                                            <w:right w:val="none" w:sz="0" w:space="0" w:color="auto"/>
                                          </w:divBdr>
                                          <w:divsChild>
                                            <w:div w:id="60837459">
                                              <w:marLeft w:val="0"/>
                                              <w:marRight w:val="0"/>
                                              <w:marTop w:val="0"/>
                                              <w:marBottom w:val="0"/>
                                              <w:divBdr>
                                                <w:top w:val="none" w:sz="0" w:space="0" w:color="auto"/>
                                                <w:left w:val="none" w:sz="0" w:space="0" w:color="auto"/>
                                                <w:bottom w:val="none" w:sz="0" w:space="0" w:color="auto"/>
                                                <w:right w:val="none" w:sz="0" w:space="0" w:color="auto"/>
                                              </w:divBdr>
                                            </w:div>
                                            <w:div w:id="618872546">
                                              <w:marLeft w:val="0"/>
                                              <w:marRight w:val="0"/>
                                              <w:marTop w:val="0"/>
                                              <w:marBottom w:val="0"/>
                                              <w:divBdr>
                                                <w:top w:val="none" w:sz="0" w:space="0" w:color="auto"/>
                                                <w:left w:val="none" w:sz="0" w:space="0" w:color="auto"/>
                                                <w:bottom w:val="none" w:sz="0" w:space="0" w:color="auto"/>
                                                <w:right w:val="none" w:sz="0" w:space="0" w:color="auto"/>
                                              </w:divBdr>
                                              <w:divsChild>
                                                <w:div w:id="252596481">
                                                  <w:marLeft w:val="0"/>
                                                  <w:marRight w:val="0"/>
                                                  <w:marTop w:val="0"/>
                                                  <w:marBottom w:val="0"/>
                                                  <w:divBdr>
                                                    <w:top w:val="none" w:sz="0" w:space="0" w:color="auto"/>
                                                    <w:left w:val="none" w:sz="0" w:space="0" w:color="auto"/>
                                                    <w:bottom w:val="none" w:sz="0" w:space="0" w:color="auto"/>
                                                    <w:right w:val="none" w:sz="0" w:space="0" w:color="auto"/>
                                                  </w:divBdr>
                                                  <w:divsChild>
                                                    <w:div w:id="2156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3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996782">
          <w:marLeft w:val="0"/>
          <w:marRight w:val="0"/>
          <w:marTop w:val="0"/>
          <w:marBottom w:val="0"/>
          <w:divBdr>
            <w:top w:val="none" w:sz="0" w:space="0" w:color="auto"/>
            <w:left w:val="none" w:sz="0" w:space="0" w:color="auto"/>
            <w:bottom w:val="none" w:sz="0" w:space="0" w:color="auto"/>
            <w:right w:val="none" w:sz="0" w:space="0" w:color="auto"/>
          </w:divBdr>
          <w:divsChild>
            <w:div w:id="1988821946">
              <w:marLeft w:val="0"/>
              <w:marRight w:val="0"/>
              <w:marTop w:val="0"/>
              <w:marBottom w:val="0"/>
              <w:divBdr>
                <w:top w:val="none" w:sz="0" w:space="0" w:color="auto"/>
                <w:left w:val="none" w:sz="0" w:space="0" w:color="auto"/>
                <w:bottom w:val="none" w:sz="0" w:space="0" w:color="auto"/>
                <w:right w:val="none" w:sz="0" w:space="0" w:color="auto"/>
              </w:divBdr>
              <w:divsChild>
                <w:div w:id="2062315828">
                  <w:marLeft w:val="0"/>
                  <w:marRight w:val="0"/>
                  <w:marTop w:val="0"/>
                  <w:marBottom w:val="0"/>
                  <w:divBdr>
                    <w:top w:val="none" w:sz="0" w:space="0" w:color="auto"/>
                    <w:left w:val="none" w:sz="0" w:space="0" w:color="auto"/>
                    <w:bottom w:val="none" w:sz="0" w:space="0" w:color="auto"/>
                    <w:right w:val="none" w:sz="0" w:space="0" w:color="auto"/>
                  </w:divBdr>
                  <w:divsChild>
                    <w:div w:id="2082822640">
                      <w:marLeft w:val="0"/>
                      <w:marRight w:val="0"/>
                      <w:marTop w:val="0"/>
                      <w:marBottom w:val="0"/>
                      <w:divBdr>
                        <w:top w:val="none" w:sz="0" w:space="0" w:color="auto"/>
                        <w:left w:val="none" w:sz="0" w:space="0" w:color="auto"/>
                        <w:bottom w:val="none" w:sz="0" w:space="0" w:color="auto"/>
                        <w:right w:val="none" w:sz="0" w:space="0" w:color="auto"/>
                      </w:divBdr>
                      <w:divsChild>
                        <w:div w:id="283004289">
                          <w:marLeft w:val="0"/>
                          <w:marRight w:val="0"/>
                          <w:marTop w:val="0"/>
                          <w:marBottom w:val="0"/>
                          <w:divBdr>
                            <w:top w:val="none" w:sz="0" w:space="0" w:color="auto"/>
                            <w:left w:val="none" w:sz="0" w:space="0" w:color="auto"/>
                            <w:bottom w:val="none" w:sz="0" w:space="0" w:color="auto"/>
                            <w:right w:val="none" w:sz="0" w:space="0" w:color="auto"/>
                          </w:divBdr>
                          <w:divsChild>
                            <w:div w:id="1096630947">
                              <w:marLeft w:val="0"/>
                              <w:marRight w:val="0"/>
                              <w:marTop w:val="0"/>
                              <w:marBottom w:val="0"/>
                              <w:divBdr>
                                <w:top w:val="none" w:sz="0" w:space="0" w:color="auto"/>
                                <w:left w:val="none" w:sz="0" w:space="0" w:color="auto"/>
                                <w:bottom w:val="none" w:sz="0" w:space="0" w:color="auto"/>
                                <w:right w:val="none" w:sz="0" w:space="0" w:color="auto"/>
                              </w:divBdr>
                              <w:divsChild>
                                <w:div w:id="1446385017">
                                  <w:marLeft w:val="0"/>
                                  <w:marRight w:val="0"/>
                                  <w:marTop w:val="0"/>
                                  <w:marBottom w:val="0"/>
                                  <w:divBdr>
                                    <w:top w:val="none" w:sz="0" w:space="0" w:color="auto"/>
                                    <w:left w:val="none" w:sz="0" w:space="0" w:color="auto"/>
                                    <w:bottom w:val="none" w:sz="0" w:space="0" w:color="auto"/>
                                    <w:right w:val="none" w:sz="0" w:space="0" w:color="auto"/>
                                  </w:divBdr>
                                  <w:divsChild>
                                    <w:div w:id="2135900737">
                                      <w:marLeft w:val="0"/>
                                      <w:marRight w:val="0"/>
                                      <w:marTop w:val="0"/>
                                      <w:marBottom w:val="0"/>
                                      <w:divBdr>
                                        <w:top w:val="none" w:sz="0" w:space="0" w:color="auto"/>
                                        <w:left w:val="none" w:sz="0" w:space="0" w:color="auto"/>
                                        <w:bottom w:val="none" w:sz="0" w:space="0" w:color="auto"/>
                                        <w:right w:val="none" w:sz="0" w:space="0" w:color="auto"/>
                                      </w:divBdr>
                                      <w:divsChild>
                                        <w:div w:id="194021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3356521">
          <w:marLeft w:val="0"/>
          <w:marRight w:val="0"/>
          <w:marTop w:val="0"/>
          <w:marBottom w:val="0"/>
          <w:divBdr>
            <w:top w:val="none" w:sz="0" w:space="0" w:color="auto"/>
            <w:left w:val="none" w:sz="0" w:space="0" w:color="auto"/>
            <w:bottom w:val="none" w:sz="0" w:space="0" w:color="auto"/>
            <w:right w:val="none" w:sz="0" w:space="0" w:color="auto"/>
          </w:divBdr>
          <w:divsChild>
            <w:div w:id="90517001">
              <w:marLeft w:val="0"/>
              <w:marRight w:val="0"/>
              <w:marTop w:val="0"/>
              <w:marBottom w:val="0"/>
              <w:divBdr>
                <w:top w:val="none" w:sz="0" w:space="0" w:color="auto"/>
                <w:left w:val="none" w:sz="0" w:space="0" w:color="auto"/>
                <w:bottom w:val="none" w:sz="0" w:space="0" w:color="auto"/>
                <w:right w:val="none" w:sz="0" w:space="0" w:color="auto"/>
              </w:divBdr>
              <w:divsChild>
                <w:div w:id="634681382">
                  <w:marLeft w:val="0"/>
                  <w:marRight w:val="0"/>
                  <w:marTop w:val="0"/>
                  <w:marBottom w:val="0"/>
                  <w:divBdr>
                    <w:top w:val="none" w:sz="0" w:space="0" w:color="auto"/>
                    <w:left w:val="none" w:sz="0" w:space="0" w:color="auto"/>
                    <w:bottom w:val="none" w:sz="0" w:space="0" w:color="auto"/>
                    <w:right w:val="none" w:sz="0" w:space="0" w:color="auto"/>
                  </w:divBdr>
                  <w:divsChild>
                    <w:div w:id="1778941845">
                      <w:marLeft w:val="0"/>
                      <w:marRight w:val="0"/>
                      <w:marTop w:val="0"/>
                      <w:marBottom w:val="0"/>
                      <w:divBdr>
                        <w:top w:val="none" w:sz="0" w:space="0" w:color="auto"/>
                        <w:left w:val="none" w:sz="0" w:space="0" w:color="auto"/>
                        <w:bottom w:val="none" w:sz="0" w:space="0" w:color="auto"/>
                        <w:right w:val="none" w:sz="0" w:space="0" w:color="auto"/>
                      </w:divBdr>
                      <w:divsChild>
                        <w:div w:id="493109808">
                          <w:marLeft w:val="0"/>
                          <w:marRight w:val="0"/>
                          <w:marTop w:val="0"/>
                          <w:marBottom w:val="0"/>
                          <w:divBdr>
                            <w:top w:val="none" w:sz="0" w:space="0" w:color="auto"/>
                            <w:left w:val="none" w:sz="0" w:space="0" w:color="auto"/>
                            <w:bottom w:val="none" w:sz="0" w:space="0" w:color="auto"/>
                            <w:right w:val="none" w:sz="0" w:space="0" w:color="auto"/>
                          </w:divBdr>
                          <w:divsChild>
                            <w:div w:id="1621374480">
                              <w:marLeft w:val="0"/>
                              <w:marRight w:val="0"/>
                              <w:marTop w:val="0"/>
                              <w:marBottom w:val="0"/>
                              <w:divBdr>
                                <w:top w:val="none" w:sz="0" w:space="0" w:color="auto"/>
                                <w:left w:val="none" w:sz="0" w:space="0" w:color="auto"/>
                                <w:bottom w:val="none" w:sz="0" w:space="0" w:color="auto"/>
                                <w:right w:val="none" w:sz="0" w:space="0" w:color="auto"/>
                              </w:divBdr>
                              <w:divsChild>
                                <w:div w:id="641886234">
                                  <w:marLeft w:val="0"/>
                                  <w:marRight w:val="0"/>
                                  <w:marTop w:val="0"/>
                                  <w:marBottom w:val="0"/>
                                  <w:divBdr>
                                    <w:top w:val="none" w:sz="0" w:space="0" w:color="auto"/>
                                    <w:left w:val="none" w:sz="0" w:space="0" w:color="auto"/>
                                    <w:bottom w:val="none" w:sz="0" w:space="0" w:color="auto"/>
                                    <w:right w:val="none" w:sz="0" w:space="0" w:color="auto"/>
                                  </w:divBdr>
                                  <w:divsChild>
                                    <w:div w:id="1504318316">
                                      <w:marLeft w:val="0"/>
                                      <w:marRight w:val="0"/>
                                      <w:marTop w:val="0"/>
                                      <w:marBottom w:val="0"/>
                                      <w:divBdr>
                                        <w:top w:val="none" w:sz="0" w:space="0" w:color="auto"/>
                                        <w:left w:val="none" w:sz="0" w:space="0" w:color="auto"/>
                                        <w:bottom w:val="none" w:sz="0" w:space="0" w:color="auto"/>
                                        <w:right w:val="none" w:sz="0" w:space="0" w:color="auto"/>
                                      </w:divBdr>
                                      <w:divsChild>
                                        <w:div w:id="995186233">
                                          <w:marLeft w:val="0"/>
                                          <w:marRight w:val="0"/>
                                          <w:marTop w:val="0"/>
                                          <w:marBottom w:val="0"/>
                                          <w:divBdr>
                                            <w:top w:val="none" w:sz="0" w:space="0" w:color="auto"/>
                                            <w:left w:val="none" w:sz="0" w:space="0" w:color="auto"/>
                                            <w:bottom w:val="none" w:sz="0" w:space="0" w:color="auto"/>
                                            <w:right w:val="none" w:sz="0" w:space="0" w:color="auto"/>
                                          </w:divBdr>
                                          <w:divsChild>
                                            <w:div w:id="780607490">
                                              <w:marLeft w:val="0"/>
                                              <w:marRight w:val="0"/>
                                              <w:marTop w:val="0"/>
                                              <w:marBottom w:val="0"/>
                                              <w:divBdr>
                                                <w:top w:val="none" w:sz="0" w:space="0" w:color="auto"/>
                                                <w:left w:val="none" w:sz="0" w:space="0" w:color="auto"/>
                                                <w:bottom w:val="none" w:sz="0" w:space="0" w:color="auto"/>
                                                <w:right w:val="none" w:sz="0" w:space="0" w:color="auto"/>
                                              </w:divBdr>
                                              <w:divsChild>
                                                <w:div w:id="2061397298">
                                                  <w:marLeft w:val="0"/>
                                                  <w:marRight w:val="0"/>
                                                  <w:marTop w:val="0"/>
                                                  <w:marBottom w:val="0"/>
                                                  <w:divBdr>
                                                    <w:top w:val="none" w:sz="0" w:space="0" w:color="auto"/>
                                                    <w:left w:val="none" w:sz="0" w:space="0" w:color="auto"/>
                                                    <w:bottom w:val="none" w:sz="0" w:space="0" w:color="auto"/>
                                                    <w:right w:val="none" w:sz="0" w:space="0" w:color="auto"/>
                                                  </w:divBdr>
                                                  <w:divsChild>
                                                    <w:div w:id="3536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3190">
                                              <w:marLeft w:val="0"/>
                                              <w:marRight w:val="0"/>
                                              <w:marTop w:val="0"/>
                                              <w:marBottom w:val="0"/>
                                              <w:divBdr>
                                                <w:top w:val="none" w:sz="0" w:space="0" w:color="auto"/>
                                                <w:left w:val="none" w:sz="0" w:space="0" w:color="auto"/>
                                                <w:bottom w:val="none" w:sz="0" w:space="0" w:color="auto"/>
                                                <w:right w:val="none" w:sz="0" w:space="0" w:color="auto"/>
                                              </w:divBdr>
                                            </w:div>
                                            <w:div w:id="19927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6415577">
                          <w:marLeft w:val="0"/>
                          <w:marRight w:val="0"/>
                          <w:marTop w:val="0"/>
                          <w:marBottom w:val="0"/>
                          <w:divBdr>
                            <w:top w:val="none" w:sz="0" w:space="0" w:color="auto"/>
                            <w:left w:val="none" w:sz="0" w:space="0" w:color="auto"/>
                            <w:bottom w:val="none" w:sz="0" w:space="0" w:color="auto"/>
                            <w:right w:val="none" w:sz="0" w:space="0" w:color="auto"/>
                          </w:divBdr>
                          <w:divsChild>
                            <w:div w:id="171648641">
                              <w:marLeft w:val="0"/>
                              <w:marRight w:val="0"/>
                              <w:marTop w:val="0"/>
                              <w:marBottom w:val="0"/>
                              <w:divBdr>
                                <w:top w:val="none" w:sz="0" w:space="0" w:color="auto"/>
                                <w:left w:val="none" w:sz="0" w:space="0" w:color="auto"/>
                                <w:bottom w:val="none" w:sz="0" w:space="0" w:color="auto"/>
                                <w:right w:val="none" w:sz="0" w:space="0" w:color="auto"/>
                              </w:divBdr>
                              <w:divsChild>
                                <w:div w:id="252712812">
                                  <w:marLeft w:val="0"/>
                                  <w:marRight w:val="0"/>
                                  <w:marTop w:val="0"/>
                                  <w:marBottom w:val="0"/>
                                  <w:divBdr>
                                    <w:top w:val="none" w:sz="0" w:space="0" w:color="auto"/>
                                    <w:left w:val="none" w:sz="0" w:space="0" w:color="auto"/>
                                    <w:bottom w:val="none" w:sz="0" w:space="0" w:color="auto"/>
                                    <w:right w:val="none" w:sz="0" w:space="0" w:color="auto"/>
                                  </w:divBdr>
                                  <w:divsChild>
                                    <w:div w:id="120960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2869182">
                  <w:marLeft w:val="0"/>
                  <w:marRight w:val="0"/>
                  <w:marTop w:val="0"/>
                  <w:marBottom w:val="0"/>
                  <w:divBdr>
                    <w:top w:val="none" w:sz="0" w:space="0" w:color="auto"/>
                    <w:left w:val="none" w:sz="0" w:space="0" w:color="auto"/>
                    <w:bottom w:val="none" w:sz="0" w:space="0" w:color="auto"/>
                    <w:right w:val="none" w:sz="0" w:space="0" w:color="auto"/>
                  </w:divBdr>
                  <w:divsChild>
                    <w:div w:id="1034774734">
                      <w:marLeft w:val="0"/>
                      <w:marRight w:val="0"/>
                      <w:marTop w:val="0"/>
                      <w:marBottom w:val="0"/>
                      <w:divBdr>
                        <w:top w:val="none" w:sz="0" w:space="0" w:color="auto"/>
                        <w:left w:val="none" w:sz="0" w:space="0" w:color="auto"/>
                        <w:bottom w:val="none" w:sz="0" w:space="0" w:color="auto"/>
                        <w:right w:val="none" w:sz="0" w:space="0" w:color="auto"/>
                      </w:divBdr>
                      <w:divsChild>
                        <w:div w:id="843788850">
                          <w:marLeft w:val="0"/>
                          <w:marRight w:val="0"/>
                          <w:marTop w:val="0"/>
                          <w:marBottom w:val="0"/>
                          <w:divBdr>
                            <w:top w:val="none" w:sz="0" w:space="0" w:color="auto"/>
                            <w:left w:val="none" w:sz="0" w:space="0" w:color="auto"/>
                            <w:bottom w:val="none" w:sz="0" w:space="0" w:color="auto"/>
                            <w:right w:val="none" w:sz="0" w:space="0" w:color="auto"/>
                          </w:divBdr>
                          <w:divsChild>
                            <w:div w:id="613632263">
                              <w:marLeft w:val="0"/>
                              <w:marRight w:val="0"/>
                              <w:marTop w:val="0"/>
                              <w:marBottom w:val="0"/>
                              <w:divBdr>
                                <w:top w:val="none" w:sz="0" w:space="0" w:color="auto"/>
                                <w:left w:val="none" w:sz="0" w:space="0" w:color="auto"/>
                                <w:bottom w:val="none" w:sz="0" w:space="0" w:color="auto"/>
                                <w:right w:val="none" w:sz="0" w:space="0" w:color="auto"/>
                              </w:divBdr>
                              <w:divsChild>
                                <w:div w:id="144757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1171861">
          <w:marLeft w:val="0"/>
          <w:marRight w:val="0"/>
          <w:marTop w:val="0"/>
          <w:marBottom w:val="0"/>
          <w:divBdr>
            <w:top w:val="none" w:sz="0" w:space="0" w:color="auto"/>
            <w:left w:val="none" w:sz="0" w:space="0" w:color="auto"/>
            <w:bottom w:val="none" w:sz="0" w:space="0" w:color="auto"/>
            <w:right w:val="none" w:sz="0" w:space="0" w:color="auto"/>
          </w:divBdr>
          <w:divsChild>
            <w:div w:id="2081244646">
              <w:marLeft w:val="0"/>
              <w:marRight w:val="0"/>
              <w:marTop w:val="0"/>
              <w:marBottom w:val="0"/>
              <w:divBdr>
                <w:top w:val="none" w:sz="0" w:space="0" w:color="auto"/>
                <w:left w:val="none" w:sz="0" w:space="0" w:color="auto"/>
                <w:bottom w:val="none" w:sz="0" w:space="0" w:color="auto"/>
                <w:right w:val="none" w:sz="0" w:space="0" w:color="auto"/>
              </w:divBdr>
              <w:divsChild>
                <w:div w:id="2057195342">
                  <w:marLeft w:val="0"/>
                  <w:marRight w:val="0"/>
                  <w:marTop w:val="0"/>
                  <w:marBottom w:val="0"/>
                  <w:divBdr>
                    <w:top w:val="none" w:sz="0" w:space="0" w:color="auto"/>
                    <w:left w:val="none" w:sz="0" w:space="0" w:color="auto"/>
                    <w:bottom w:val="none" w:sz="0" w:space="0" w:color="auto"/>
                    <w:right w:val="none" w:sz="0" w:space="0" w:color="auto"/>
                  </w:divBdr>
                  <w:divsChild>
                    <w:div w:id="1219122842">
                      <w:marLeft w:val="0"/>
                      <w:marRight w:val="0"/>
                      <w:marTop w:val="0"/>
                      <w:marBottom w:val="0"/>
                      <w:divBdr>
                        <w:top w:val="none" w:sz="0" w:space="0" w:color="auto"/>
                        <w:left w:val="none" w:sz="0" w:space="0" w:color="auto"/>
                        <w:bottom w:val="none" w:sz="0" w:space="0" w:color="auto"/>
                        <w:right w:val="none" w:sz="0" w:space="0" w:color="auto"/>
                      </w:divBdr>
                      <w:divsChild>
                        <w:div w:id="1863202625">
                          <w:marLeft w:val="0"/>
                          <w:marRight w:val="0"/>
                          <w:marTop w:val="0"/>
                          <w:marBottom w:val="0"/>
                          <w:divBdr>
                            <w:top w:val="none" w:sz="0" w:space="0" w:color="auto"/>
                            <w:left w:val="none" w:sz="0" w:space="0" w:color="auto"/>
                            <w:bottom w:val="none" w:sz="0" w:space="0" w:color="auto"/>
                            <w:right w:val="none" w:sz="0" w:space="0" w:color="auto"/>
                          </w:divBdr>
                          <w:divsChild>
                            <w:div w:id="1813330420">
                              <w:marLeft w:val="0"/>
                              <w:marRight w:val="0"/>
                              <w:marTop w:val="0"/>
                              <w:marBottom w:val="0"/>
                              <w:divBdr>
                                <w:top w:val="none" w:sz="0" w:space="0" w:color="auto"/>
                                <w:left w:val="none" w:sz="0" w:space="0" w:color="auto"/>
                                <w:bottom w:val="none" w:sz="0" w:space="0" w:color="auto"/>
                                <w:right w:val="none" w:sz="0" w:space="0" w:color="auto"/>
                              </w:divBdr>
                              <w:divsChild>
                                <w:div w:id="1203708299">
                                  <w:marLeft w:val="0"/>
                                  <w:marRight w:val="0"/>
                                  <w:marTop w:val="0"/>
                                  <w:marBottom w:val="0"/>
                                  <w:divBdr>
                                    <w:top w:val="none" w:sz="0" w:space="0" w:color="auto"/>
                                    <w:left w:val="none" w:sz="0" w:space="0" w:color="auto"/>
                                    <w:bottom w:val="none" w:sz="0" w:space="0" w:color="auto"/>
                                    <w:right w:val="none" w:sz="0" w:space="0" w:color="auto"/>
                                  </w:divBdr>
                                  <w:divsChild>
                                    <w:div w:id="638070055">
                                      <w:marLeft w:val="0"/>
                                      <w:marRight w:val="0"/>
                                      <w:marTop w:val="0"/>
                                      <w:marBottom w:val="0"/>
                                      <w:divBdr>
                                        <w:top w:val="none" w:sz="0" w:space="0" w:color="auto"/>
                                        <w:left w:val="none" w:sz="0" w:space="0" w:color="auto"/>
                                        <w:bottom w:val="none" w:sz="0" w:space="0" w:color="auto"/>
                                        <w:right w:val="none" w:sz="0" w:space="0" w:color="auto"/>
                                      </w:divBdr>
                                      <w:divsChild>
                                        <w:div w:id="16260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9729920">
          <w:marLeft w:val="0"/>
          <w:marRight w:val="0"/>
          <w:marTop w:val="0"/>
          <w:marBottom w:val="0"/>
          <w:divBdr>
            <w:top w:val="none" w:sz="0" w:space="0" w:color="auto"/>
            <w:left w:val="none" w:sz="0" w:space="0" w:color="auto"/>
            <w:bottom w:val="none" w:sz="0" w:space="0" w:color="auto"/>
            <w:right w:val="none" w:sz="0" w:space="0" w:color="auto"/>
          </w:divBdr>
          <w:divsChild>
            <w:div w:id="894240706">
              <w:marLeft w:val="0"/>
              <w:marRight w:val="0"/>
              <w:marTop w:val="0"/>
              <w:marBottom w:val="0"/>
              <w:divBdr>
                <w:top w:val="none" w:sz="0" w:space="0" w:color="auto"/>
                <w:left w:val="none" w:sz="0" w:space="0" w:color="auto"/>
                <w:bottom w:val="none" w:sz="0" w:space="0" w:color="auto"/>
                <w:right w:val="none" w:sz="0" w:space="0" w:color="auto"/>
              </w:divBdr>
              <w:divsChild>
                <w:div w:id="630600148">
                  <w:marLeft w:val="0"/>
                  <w:marRight w:val="0"/>
                  <w:marTop w:val="0"/>
                  <w:marBottom w:val="0"/>
                  <w:divBdr>
                    <w:top w:val="none" w:sz="0" w:space="0" w:color="auto"/>
                    <w:left w:val="none" w:sz="0" w:space="0" w:color="auto"/>
                    <w:bottom w:val="none" w:sz="0" w:space="0" w:color="auto"/>
                    <w:right w:val="none" w:sz="0" w:space="0" w:color="auto"/>
                  </w:divBdr>
                </w:div>
                <w:div w:id="1190144665">
                  <w:marLeft w:val="0"/>
                  <w:marRight w:val="0"/>
                  <w:marTop w:val="0"/>
                  <w:marBottom w:val="0"/>
                  <w:divBdr>
                    <w:top w:val="none" w:sz="0" w:space="0" w:color="auto"/>
                    <w:left w:val="none" w:sz="0" w:space="0" w:color="auto"/>
                    <w:bottom w:val="none" w:sz="0" w:space="0" w:color="auto"/>
                    <w:right w:val="none" w:sz="0" w:space="0" w:color="auto"/>
                  </w:divBdr>
                  <w:divsChild>
                    <w:div w:id="77289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18104">
          <w:marLeft w:val="0"/>
          <w:marRight w:val="0"/>
          <w:marTop w:val="0"/>
          <w:marBottom w:val="0"/>
          <w:divBdr>
            <w:top w:val="none" w:sz="0" w:space="0" w:color="auto"/>
            <w:left w:val="none" w:sz="0" w:space="0" w:color="auto"/>
            <w:bottom w:val="none" w:sz="0" w:space="0" w:color="auto"/>
            <w:right w:val="none" w:sz="0" w:space="0" w:color="auto"/>
          </w:divBdr>
          <w:divsChild>
            <w:div w:id="1452943684">
              <w:marLeft w:val="0"/>
              <w:marRight w:val="0"/>
              <w:marTop w:val="0"/>
              <w:marBottom w:val="0"/>
              <w:divBdr>
                <w:top w:val="none" w:sz="0" w:space="0" w:color="auto"/>
                <w:left w:val="none" w:sz="0" w:space="0" w:color="auto"/>
                <w:bottom w:val="none" w:sz="0" w:space="0" w:color="auto"/>
                <w:right w:val="none" w:sz="0" w:space="0" w:color="auto"/>
              </w:divBdr>
              <w:divsChild>
                <w:div w:id="127555919">
                  <w:marLeft w:val="0"/>
                  <w:marRight w:val="0"/>
                  <w:marTop w:val="0"/>
                  <w:marBottom w:val="0"/>
                  <w:divBdr>
                    <w:top w:val="none" w:sz="0" w:space="0" w:color="auto"/>
                    <w:left w:val="none" w:sz="0" w:space="0" w:color="auto"/>
                    <w:bottom w:val="none" w:sz="0" w:space="0" w:color="auto"/>
                    <w:right w:val="none" w:sz="0" w:space="0" w:color="auto"/>
                  </w:divBdr>
                  <w:divsChild>
                    <w:div w:id="430317567">
                      <w:marLeft w:val="0"/>
                      <w:marRight w:val="0"/>
                      <w:marTop w:val="0"/>
                      <w:marBottom w:val="0"/>
                      <w:divBdr>
                        <w:top w:val="none" w:sz="0" w:space="0" w:color="auto"/>
                        <w:left w:val="none" w:sz="0" w:space="0" w:color="auto"/>
                        <w:bottom w:val="none" w:sz="0" w:space="0" w:color="auto"/>
                        <w:right w:val="none" w:sz="0" w:space="0" w:color="auto"/>
                      </w:divBdr>
                      <w:divsChild>
                        <w:div w:id="976449474">
                          <w:marLeft w:val="0"/>
                          <w:marRight w:val="0"/>
                          <w:marTop w:val="0"/>
                          <w:marBottom w:val="0"/>
                          <w:divBdr>
                            <w:top w:val="none" w:sz="0" w:space="0" w:color="auto"/>
                            <w:left w:val="none" w:sz="0" w:space="0" w:color="auto"/>
                            <w:bottom w:val="none" w:sz="0" w:space="0" w:color="auto"/>
                            <w:right w:val="none" w:sz="0" w:space="0" w:color="auto"/>
                          </w:divBdr>
                          <w:divsChild>
                            <w:div w:id="1069154802">
                              <w:marLeft w:val="0"/>
                              <w:marRight w:val="0"/>
                              <w:marTop w:val="0"/>
                              <w:marBottom w:val="0"/>
                              <w:divBdr>
                                <w:top w:val="none" w:sz="0" w:space="0" w:color="auto"/>
                                <w:left w:val="none" w:sz="0" w:space="0" w:color="auto"/>
                                <w:bottom w:val="none" w:sz="0" w:space="0" w:color="auto"/>
                                <w:right w:val="none" w:sz="0" w:space="0" w:color="auto"/>
                              </w:divBdr>
                              <w:divsChild>
                                <w:div w:id="1500389493">
                                  <w:marLeft w:val="0"/>
                                  <w:marRight w:val="0"/>
                                  <w:marTop w:val="0"/>
                                  <w:marBottom w:val="0"/>
                                  <w:divBdr>
                                    <w:top w:val="none" w:sz="0" w:space="0" w:color="auto"/>
                                    <w:left w:val="none" w:sz="0" w:space="0" w:color="auto"/>
                                    <w:bottom w:val="none" w:sz="0" w:space="0" w:color="auto"/>
                                    <w:right w:val="none" w:sz="0" w:space="0" w:color="auto"/>
                                  </w:divBdr>
                                  <w:divsChild>
                                    <w:div w:id="1863738387">
                                      <w:marLeft w:val="0"/>
                                      <w:marRight w:val="0"/>
                                      <w:marTop w:val="0"/>
                                      <w:marBottom w:val="0"/>
                                      <w:divBdr>
                                        <w:top w:val="none" w:sz="0" w:space="0" w:color="auto"/>
                                        <w:left w:val="none" w:sz="0" w:space="0" w:color="auto"/>
                                        <w:bottom w:val="none" w:sz="0" w:space="0" w:color="auto"/>
                                        <w:right w:val="none" w:sz="0" w:space="0" w:color="auto"/>
                                      </w:divBdr>
                                      <w:divsChild>
                                        <w:div w:id="165972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1197402">
          <w:marLeft w:val="0"/>
          <w:marRight w:val="0"/>
          <w:marTop w:val="0"/>
          <w:marBottom w:val="0"/>
          <w:divBdr>
            <w:top w:val="none" w:sz="0" w:space="0" w:color="auto"/>
            <w:left w:val="none" w:sz="0" w:space="0" w:color="auto"/>
            <w:bottom w:val="none" w:sz="0" w:space="0" w:color="auto"/>
            <w:right w:val="none" w:sz="0" w:space="0" w:color="auto"/>
          </w:divBdr>
          <w:divsChild>
            <w:div w:id="1744646345">
              <w:marLeft w:val="0"/>
              <w:marRight w:val="0"/>
              <w:marTop w:val="0"/>
              <w:marBottom w:val="0"/>
              <w:divBdr>
                <w:top w:val="none" w:sz="0" w:space="0" w:color="auto"/>
                <w:left w:val="none" w:sz="0" w:space="0" w:color="auto"/>
                <w:bottom w:val="none" w:sz="0" w:space="0" w:color="auto"/>
                <w:right w:val="none" w:sz="0" w:space="0" w:color="auto"/>
              </w:divBdr>
              <w:divsChild>
                <w:div w:id="775439334">
                  <w:marLeft w:val="0"/>
                  <w:marRight w:val="0"/>
                  <w:marTop w:val="0"/>
                  <w:marBottom w:val="0"/>
                  <w:divBdr>
                    <w:top w:val="none" w:sz="0" w:space="0" w:color="auto"/>
                    <w:left w:val="none" w:sz="0" w:space="0" w:color="auto"/>
                    <w:bottom w:val="none" w:sz="0" w:space="0" w:color="auto"/>
                    <w:right w:val="none" w:sz="0" w:space="0" w:color="auto"/>
                  </w:divBdr>
                  <w:divsChild>
                    <w:div w:id="1390150861">
                      <w:marLeft w:val="0"/>
                      <w:marRight w:val="0"/>
                      <w:marTop w:val="0"/>
                      <w:marBottom w:val="0"/>
                      <w:divBdr>
                        <w:top w:val="none" w:sz="0" w:space="0" w:color="auto"/>
                        <w:left w:val="none" w:sz="0" w:space="0" w:color="auto"/>
                        <w:bottom w:val="none" w:sz="0" w:space="0" w:color="auto"/>
                        <w:right w:val="none" w:sz="0" w:space="0" w:color="auto"/>
                      </w:divBdr>
                      <w:divsChild>
                        <w:div w:id="700401855">
                          <w:marLeft w:val="0"/>
                          <w:marRight w:val="0"/>
                          <w:marTop w:val="0"/>
                          <w:marBottom w:val="0"/>
                          <w:divBdr>
                            <w:top w:val="none" w:sz="0" w:space="0" w:color="auto"/>
                            <w:left w:val="none" w:sz="0" w:space="0" w:color="auto"/>
                            <w:bottom w:val="none" w:sz="0" w:space="0" w:color="auto"/>
                            <w:right w:val="none" w:sz="0" w:space="0" w:color="auto"/>
                          </w:divBdr>
                          <w:divsChild>
                            <w:div w:id="2126188646">
                              <w:marLeft w:val="0"/>
                              <w:marRight w:val="0"/>
                              <w:marTop w:val="0"/>
                              <w:marBottom w:val="0"/>
                              <w:divBdr>
                                <w:top w:val="none" w:sz="0" w:space="0" w:color="auto"/>
                                <w:left w:val="none" w:sz="0" w:space="0" w:color="auto"/>
                                <w:bottom w:val="none" w:sz="0" w:space="0" w:color="auto"/>
                                <w:right w:val="none" w:sz="0" w:space="0" w:color="auto"/>
                              </w:divBdr>
                              <w:divsChild>
                                <w:div w:id="1258054139">
                                  <w:marLeft w:val="0"/>
                                  <w:marRight w:val="0"/>
                                  <w:marTop w:val="0"/>
                                  <w:marBottom w:val="0"/>
                                  <w:divBdr>
                                    <w:top w:val="none" w:sz="0" w:space="0" w:color="auto"/>
                                    <w:left w:val="none" w:sz="0" w:space="0" w:color="auto"/>
                                    <w:bottom w:val="none" w:sz="0" w:space="0" w:color="auto"/>
                                    <w:right w:val="none" w:sz="0" w:space="0" w:color="auto"/>
                                  </w:divBdr>
                                  <w:divsChild>
                                    <w:div w:id="162865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702283">
                          <w:marLeft w:val="0"/>
                          <w:marRight w:val="0"/>
                          <w:marTop w:val="0"/>
                          <w:marBottom w:val="0"/>
                          <w:divBdr>
                            <w:top w:val="none" w:sz="0" w:space="0" w:color="auto"/>
                            <w:left w:val="none" w:sz="0" w:space="0" w:color="auto"/>
                            <w:bottom w:val="none" w:sz="0" w:space="0" w:color="auto"/>
                            <w:right w:val="none" w:sz="0" w:space="0" w:color="auto"/>
                          </w:divBdr>
                          <w:divsChild>
                            <w:div w:id="1938781322">
                              <w:marLeft w:val="0"/>
                              <w:marRight w:val="0"/>
                              <w:marTop w:val="0"/>
                              <w:marBottom w:val="0"/>
                              <w:divBdr>
                                <w:top w:val="none" w:sz="0" w:space="0" w:color="auto"/>
                                <w:left w:val="none" w:sz="0" w:space="0" w:color="auto"/>
                                <w:bottom w:val="none" w:sz="0" w:space="0" w:color="auto"/>
                                <w:right w:val="none" w:sz="0" w:space="0" w:color="auto"/>
                              </w:divBdr>
                              <w:divsChild>
                                <w:div w:id="1527987734">
                                  <w:marLeft w:val="0"/>
                                  <w:marRight w:val="0"/>
                                  <w:marTop w:val="0"/>
                                  <w:marBottom w:val="0"/>
                                  <w:divBdr>
                                    <w:top w:val="none" w:sz="0" w:space="0" w:color="auto"/>
                                    <w:left w:val="none" w:sz="0" w:space="0" w:color="auto"/>
                                    <w:bottom w:val="none" w:sz="0" w:space="0" w:color="auto"/>
                                    <w:right w:val="none" w:sz="0" w:space="0" w:color="auto"/>
                                  </w:divBdr>
                                  <w:divsChild>
                                    <w:div w:id="1479690961">
                                      <w:marLeft w:val="0"/>
                                      <w:marRight w:val="0"/>
                                      <w:marTop w:val="0"/>
                                      <w:marBottom w:val="0"/>
                                      <w:divBdr>
                                        <w:top w:val="none" w:sz="0" w:space="0" w:color="auto"/>
                                        <w:left w:val="none" w:sz="0" w:space="0" w:color="auto"/>
                                        <w:bottom w:val="none" w:sz="0" w:space="0" w:color="auto"/>
                                        <w:right w:val="none" w:sz="0" w:space="0" w:color="auto"/>
                                      </w:divBdr>
                                      <w:divsChild>
                                        <w:div w:id="685130612">
                                          <w:marLeft w:val="0"/>
                                          <w:marRight w:val="0"/>
                                          <w:marTop w:val="0"/>
                                          <w:marBottom w:val="0"/>
                                          <w:divBdr>
                                            <w:top w:val="none" w:sz="0" w:space="0" w:color="auto"/>
                                            <w:left w:val="none" w:sz="0" w:space="0" w:color="auto"/>
                                            <w:bottom w:val="none" w:sz="0" w:space="0" w:color="auto"/>
                                            <w:right w:val="none" w:sz="0" w:space="0" w:color="auto"/>
                                          </w:divBdr>
                                          <w:divsChild>
                                            <w:div w:id="487939418">
                                              <w:marLeft w:val="0"/>
                                              <w:marRight w:val="0"/>
                                              <w:marTop w:val="0"/>
                                              <w:marBottom w:val="0"/>
                                              <w:divBdr>
                                                <w:top w:val="none" w:sz="0" w:space="0" w:color="auto"/>
                                                <w:left w:val="none" w:sz="0" w:space="0" w:color="auto"/>
                                                <w:bottom w:val="none" w:sz="0" w:space="0" w:color="auto"/>
                                                <w:right w:val="none" w:sz="0" w:space="0" w:color="auto"/>
                                              </w:divBdr>
                                              <w:divsChild>
                                                <w:div w:id="339817153">
                                                  <w:marLeft w:val="0"/>
                                                  <w:marRight w:val="0"/>
                                                  <w:marTop w:val="0"/>
                                                  <w:marBottom w:val="0"/>
                                                  <w:divBdr>
                                                    <w:top w:val="none" w:sz="0" w:space="0" w:color="auto"/>
                                                    <w:left w:val="none" w:sz="0" w:space="0" w:color="auto"/>
                                                    <w:bottom w:val="none" w:sz="0" w:space="0" w:color="auto"/>
                                                    <w:right w:val="none" w:sz="0" w:space="0" w:color="auto"/>
                                                  </w:divBdr>
                                                  <w:divsChild>
                                                    <w:div w:id="176136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6188">
                                              <w:marLeft w:val="0"/>
                                              <w:marRight w:val="0"/>
                                              <w:marTop w:val="0"/>
                                              <w:marBottom w:val="0"/>
                                              <w:divBdr>
                                                <w:top w:val="none" w:sz="0" w:space="0" w:color="auto"/>
                                                <w:left w:val="none" w:sz="0" w:space="0" w:color="auto"/>
                                                <w:bottom w:val="none" w:sz="0" w:space="0" w:color="auto"/>
                                                <w:right w:val="none" w:sz="0" w:space="0" w:color="auto"/>
                                              </w:divBdr>
                                            </w:div>
                                            <w:div w:id="174838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0061930">
                  <w:marLeft w:val="0"/>
                  <w:marRight w:val="0"/>
                  <w:marTop w:val="0"/>
                  <w:marBottom w:val="0"/>
                  <w:divBdr>
                    <w:top w:val="none" w:sz="0" w:space="0" w:color="auto"/>
                    <w:left w:val="none" w:sz="0" w:space="0" w:color="auto"/>
                    <w:bottom w:val="none" w:sz="0" w:space="0" w:color="auto"/>
                    <w:right w:val="none" w:sz="0" w:space="0" w:color="auto"/>
                  </w:divBdr>
                  <w:divsChild>
                    <w:div w:id="41105200">
                      <w:marLeft w:val="0"/>
                      <w:marRight w:val="0"/>
                      <w:marTop w:val="0"/>
                      <w:marBottom w:val="0"/>
                      <w:divBdr>
                        <w:top w:val="none" w:sz="0" w:space="0" w:color="auto"/>
                        <w:left w:val="none" w:sz="0" w:space="0" w:color="auto"/>
                        <w:bottom w:val="none" w:sz="0" w:space="0" w:color="auto"/>
                        <w:right w:val="none" w:sz="0" w:space="0" w:color="auto"/>
                      </w:divBdr>
                      <w:divsChild>
                        <w:div w:id="968586915">
                          <w:marLeft w:val="0"/>
                          <w:marRight w:val="0"/>
                          <w:marTop w:val="0"/>
                          <w:marBottom w:val="0"/>
                          <w:divBdr>
                            <w:top w:val="none" w:sz="0" w:space="0" w:color="auto"/>
                            <w:left w:val="none" w:sz="0" w:space="0" w:color="auto"/>
                            <w:bottom w:val="none" w:sz="0" w:space="0" w:color="auto"/>
                            <w:right w:val="none" w:sz="0" w:space="0" w:color="auto"/>
                          </w:divBdr>
                          <w:divsChild>
                            <w:div w:id="221332713">
                              <w:marLeft w:val="0"/>
                              <w:marRight w:val="0"/>
                              <w:marTop w:val="0"/>
                              <w:marBottom w:val="0"/>
                              <w:divBdr>
                                <w:top w:val="none" w:sz="0" w:space="0" w:color="auto"/>
                                <w:left w:val="none" w:sz="0" w:space="0" w:color="auto"/>
                                <w:bottom w:val="none" w:sz="0" w:space="0" w:color="auto"/>
                                <w:right w:val="none" w:sz="0" w:space="0" w:color="auto"/>
                              </w:divBdr>
                              <w:divsChild>
                                <w:div w:id="80997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1822758">
          <w:marLeft w:val="0"/>
          <w:marRight w:val="0"/>
          <w:marTop w:val="0"/>
          <w:marBottom w:val="0"/>
          <w:divBdr>
            <w:top w:val="none" w:sz="0" w:space="0" w:color="auto"/>
            <w:left w:val="none" w:sz="0" w:space="0" w:color="auto"/>
            <w:bottom w:val="none" w:sz="0" w:space="0" w:color="auto"/>
            <w:right w:val="none" w:sz="0" w:space="0" w:color="auto"/>
          </w:divBdr>
          <w:divsChild>
            <w:div w:id="1996911649">
              <w:marLeft w:val="0"/>
              <w:marRight w:val="0"/>
              <w:marTop w:val="0"/>
              <w:marBottom w:val="0"/>
              <w:divBdr>
                <w:top w:val="none" w:sz="0" w:space="0" w:color="auto"/>
                <w:left w:val="none" w:sz="0" w:space="0" w:color="auto"/>
                <w:bottom w:val="none" w:sz="0" w:space="0" w:color="auto"/>
                <w:right w:val="none" w:sz="0" w:space="0" w:color="auto"/>
              </w:divBdr>
              <w:divsChild>
                <w:div w:id="546066647">
                  <w:marLeft w:val="0"/>
                  <w:marRight w:val="0"/>
                  <w:marTop w:val="0"/>
                  <w:marBottom w:val="0"/>
                  <w:divBdr>
                    <w:top w:val="none" w:sz="0" w:space="0" w:color="auto"/>
                    <w:left w:val="none" w:sz="0" w:space="0" w:color="auto"/>
                    <w:bottom w:val="none" w:sz="0" w:space="0" w:color="auto"/>
                    <w:right w:val="none" w:sz="0" w:space="0" w:color="auto"/>
                  </w:divBdr>
                  <w:divsChild>
                    <w:div w:id="920721430">
                      <w:marLeft w:val="0"/>
                      <w:marRight w:val="0"/>
                      <w:marTop w:val="0"/>
                      <w:marBottom w:val="0"/>
                      <w:divBdr>
                        <w:top w:val="none" w:sz="0" w:space="0" w:color="auto"/>
                        <w:left w:val="none" w:sz="0" w:space="0" w:color="auto"/>
                        <w:bottom w:val="none" w:sz="0" w:space="0" w:color="auto"/>
                        <w:right w:val="none" w:sz="0" w:space="0" w:color="auto"/>
                      </w:divBdr>
                      <w:divsChild>
                        <w:div w:id="97452450">
                          <w:marLeft w:val="0"/>
                          <w:marRight w:val="0"/>
                          <w:marTop w:val="0"/>
                          <w:marBottom w:val="0"/>
                          <w:divBdr>
                            <w:top w:val="none" w:sz="0" w:space="0" w:color="auto"/>
                            <w:left w:val="none" w:sz="0" w:space="0" w:color="auto"/>
                            <w:bottom w:val="none" w:sz="0" w:space="0" w:color="auto"/>
                            <w:right w:val="none" w:sz="0" w:space="0" w:color="auto"/>
                          </w:divBdr>
                          <w:divsChild>
                            <w:div w:id="48651394">
                              <w:marLeft w:val="0"/>
                              <w:marRight w:val="0"/>
                              <w:marTop w:val="0"/>
                              <w:marBottom w:val="0"/>
                              <w:divBdr>
                                <w:top w:val="none" w:sz="0" w:space="0" w:color="auto"/>
                                <w:left w:val="none" w:sz="0" w:space="0" w:color="auto"/>
                                <w:bottom w:val="none" w:sz="0" w:space="0" w:color="auto"/>
                                <w:right w:val="none" w:sz="0" w:space="0" w:color="auto"/>
                              </w:divBdr>
                              <w:divsChild>
                                <w:div w:id="264047120">
                                  <w:marLeft w:val="0"/>
                                  <w:marRight w:val="0"/>
                                  <w:marTop w:val="0"/>
                                  <w:marBottom w:val="0"/>
                                  <w:divBdr>
                                    <w:top w:val="none" w:sz="0" w:space="0" w:color="auto"/>
                                    <w:left w:val="none" w:sz="0" w:space="0" w:color="auto"/>
                                    <w:bottom w:val="none" w:sz="0" w:space="0" w:color="auto"/>
                                    <w:right w:val="none" w:sz="0" w:space="0" w:color="auto"/>
                                  </w:divBdr>
                                  <w:divsChild>
                                    <w:div w:id="1717387676">
                                      <w:marLeft w:val="0"/>
                                      <w:marRight w:val="0"/>
                                      <w:marTop w:val="0"/>
                                      <w:marBottom w:val="0"/>
                                      <w:divBdr>
                                        <w:top w:val="none" w:sz="0" w:space="0" w:color="auto"/>
                                        <w:left w:val="none" w:sz="0" w:space="0" w:color="auto"/>
                                        <w:bottom w:val="none" w:sz="0" w:space="0" w:color="auto"/>
                                        <w:right w:val="none" w:sz="0" w:space="0" w:color="auto"/>
                                      </w:divBdr>
                                      <w:divsChild>
                                        <w:div w:id="170282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5968302">
          <w:marLeft w:val="0"/>
          <w:marRight w:val="0"/>
          <w:marTop w:val="0"/>
          <w:marBottom w:val="0"/>
          <w:divBdr>
            <w:top w:val="none" w:sz="0" w:space="0" w:color="auto"/>
            <w:left w:val="none" w:sz="0" w:space="0" w:color="auto"/>
            <w:bottom w:val="none" w:sz="0" w:space="0" w:color="auto"/>
            <w:right w:val="none" w:sz="0" w:space="0" w:color="auto"/>
          </w:divBdr>
          <w:divsChild>
            <w:div w:id="754597306">
              <w:marLeft w:val="0"/>
              <w:marRight w:val="0"/>
              <w:marTop w:val="0"/>
              <w:marBottom w:val="0"/>
              <w:divBdr>
                <w:top w:val="none" w:sz="0" w:space="0" w:color="auto"/>
                <w:left w:val="none" w:sz="0" w:space="0" w:color="auto"/>
                <w:bottom w:val="none" w:sz="0" w:space="0" w:color="auto"/>
                <w:right w:val="none" w:sz="0" w:space="0" w:color="auto"/>
              </w:divBdr>
              <w:divsChild>
                <w:div w:id="1439643256">
                  <w:marLeft w:val="0"/>
                  <w:marRight w:val="0"/>
                  <w:marTop w:val="0"/>
                  <w:marBottom w:val="0"/>
                  <w:divBdr>
                    <w:top w:val="none" w:sz="0" w:space="0" w:color="auto"/>
                    <w:left w:val="none" w:sz="0" w:space="0" w:color="auto"/>
                    <w:bottom w:val="none" w:sz="0" w:space="0" w:color="auto"/>
                    <w:right w:val="none" w:sz="0" w:space="0" w:color="auto"/>
                  </w:divBdr>
                  <w:divsChild>
                    <w:div w:id="1561555031">
                      <w:marLeft w:val="0"/>
                      <w:marRight w:val="0"/>
                      <w:marTop w:val="0"/>
                      <w:marBottom w:val="0"/>
                      <w:divBdr>
                        <w:top w:val="none" w:sz="0" w:space="0" w:color="auto"/>
                        <w:left w:val="none" w:sz="0" w:space="0" w:color="auto"/>
                        <w:bottom w:val="none" w:sz="0" w:space="0" w:color="auto"/>
                        <w:right w:val="none" w:sz="0" w:space="0" w:color="auto"/>
                      </w:divBdr>
                      <w:divsChild>
                        <w:div w:id="785318217">
                          <w:marLeft w:val="0"/>
                          <w:marRight w:val="0"/>
                          <w:marTop w:val="0"/>
                          <w:marBottom w:val="0"/>
                          <w:divBdr>
                            <w:top w:val="none" w:sz="0" w:space="0" w:color="auto"/>
                            <w:left w:val="none" w:sz="0" w:space="0" w:color="auto"/>
                            <w:bottom w:val="none" w:sz="0" w:space="0" w:color="auto"/>
                            <w:right w:val="none" w:sz="0" w:space="0" w:color="auto"/>
                          </w:divBdr>
                          <w:divsChild>
                            <w:div w:id="1174222086">
                              <w:marLeft w:val="0"/>
                              <w:marRight w:val="0"/>
                              <w:marTop w:val="0"/>
                              <w:marBottom w:val="0"/>
                              <w:divBdr>
                                <w:top w:val="none" w:sz="0" w:space="0" w:color="auto"/>
                                <w:left w:val="none" w:sz="0" w:space="0" w:color="auto"/>
                                <w:bottom w:val="none" w:sz="0" w:space="0" w:color="auto"/>
                                <w:right w:val="none" w:sz="0" w:space="0" w:color="auto"/>
                              </w:divBdr>
                              <w:divsChild>
                                <w:div w:id="864252377">
                                  <w:marLeft w:val="0"/>
                                  <w:marRight w:val="0"/>
                                  <w:marTop w:val="0"/>
                                  <w:marBottom w:val="0"/>
                                  <w:divBdr>
                                    <w:top w:val="none" w:sz="0" w:space="0" w:color="auto"/>
                                    <w:left w:val="none" w:sz="0" w:space="0" w:color="auto"/>
                                    <w:bottom w:val="none" w:sz="0" w:space="0" w:color="auto"/>
                                    <w:right w:val="none" w:sz="0" w:space="0" w:color="auto"/>
                                  </w:divBdr>
                                  <w:divsChild>
                                    <w:div w:id="18940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5829">
                          <w:marLeft w:val="0"/>
                          <w:marRight w:val="0"/>
                          <w:marTop w:val="0"/>
                          <w:marBottom w:val="0"/>
                          <w:divBdr>
                            <w:top w:val="none" w:sz="0" w:space="0" w:color="auto"/>
                            <w:left w:val="none" w:sz="0" w:space="0" w:color="auto"/>
                            <w:bottom w:val="none" w:sz="0" w:space="0" w:color="auto"/>
                            <w:right w:val="none" w:sz="0" w:space="0" w:color="auto"/>
                          </w:divBdr>
                          <w:divsChild>
                            <w:div w:id="1239024922">
                              <w:marLeft w:val="0"/>
                              <w:marRight w:val="0"/>
                              <w:marTop w:val="0"/>
                              <w:marBottom w:val="0"/>
                              <w:divBdr>
                                <w:top w:val="none" w:sz="0" w:space="0" w:color="auto"/>
                                <w:left w:val="none" w:sz="0" w:space="0" w:color="auto"/>
                                <w:bottom w:val="none" w:sz="0" w:space="0" w:color="auto"/>
                                <w:right w:val="none" w:sz="0" w:space="0" w:color="auto"/>
                              </w:divBdr>
                              <w:divsChild>
                                <w:div w:id="764305073">
                                  <w:marLeft w:val="0"/>
                                  <w:marRight w:val="0"/>
                                  <w:marTop w:val="0"/>
                                  <w:marBottom w:val="0"/>
                                  <w:divBdr>
                                    <w:top w:val="none" w:sz="0" w:space="0" w:color="auto"/>
                                    <w:left w:val="none" w:sz="0" w:space="0" w:color="auto"/>
                                    <w:bottom w:val="none" w:sz="0" w:space="0" w:color="auto"/>
                                    <w:right w:val="none" w:sz="0" w:space="0" w:color="auto"/>
                                  </w:divBdr>
                                  <w:divsChild>
                                    <w:div w:id="520356532">
                                      <w:marLeft w:val="0"/>
                                      <w:marRight w:val="0"/>
                                      <w:marTop w:val="0"/>
                                      <w:marBottom w:val="0"/>
                                      <w:divBdr>
                                        <w:top w:val="none" w:sz="0" w:space="0" w:color="auto"/>
                                        <w:left w:val="none" w:sz="0" w:space="0" w:color="auto"/>
                                        <w:bottom w:val="none" w:sz="0" w:space="0" w:color="auto"/>
                                        <w:right w:val="none" w:sz="0" w:space="0" w:color="auto"/>
                                      </w:divBdr>
                                      <w:divsChild>
                                        <w:div w:id="884027381">
                                          <w:marLeft w:val="0"/>
                                          <w:marRight w:val="0"/>
                                          <w:marTop w:val="0"/>
                                          <w:marBottom w:val="0"/>
                                          <w:divBdr>
                                            <w:top w:val="none" w:sz="0" w:space="0" w:color="auto"/>
                                            <w:left w:val="none" w:sz="0" w:space="0" w:color="auto"/>
                                            <w:bottom w:val="none" w:sz="0" w:space="0" w:color="auto"/>
                                            <w:right w:val="none" w:sz="0" w:space="0" w:color="auto"/>
                                          </w:divBdr>
                                          <w:divsChild>
                                            <w:div w:id="429738868">
                                              <w:marLeft w:val="0"/>
                                              <w:marRight w:val="0"/>
                                              <w:marTop w:val="0"/>
                                              <w:marBottom w:val="0"/>
                                              <w:divBdr>
                                                <w:top w:val="none" w:sz="0" w:space="0" w:color="auto"/>
                                                <w:left w:val="none" w:sz="0" w:space="0" w:color="auto"/>
                                                <w:bottom w:val="none" w:sz="0" w:space="0" w:color="auto"/>
                                                <w:right w:val="none" w:sz="0" w:space="0" w:color="auto"/>
                                              </w:divBdr>
                                            </w:div>
                                            <w:div w:id="434060166">
                                              <w:marLeft w:val="0"/>
                                              <w:marRight w:val="0"/>
                                              <w:marTop w:val="0"/>
                                              <w:marBottom w:val="0"/>
                                              <w:divBdr>
                                                <w:top w:val="none" w:sz="0" w:space="0" w:color="auto"/>
                                                <w:left w:val="none" w:sz="0" w:space="0" w:color="auto"/>
                                                <w:bottom w:val="none" w:sz="0" w:space="0" w:color="auto"/>
                                                <w:right w:val="none" w:sz="0" w:space="0" w:color="auto"/>
                                              </w:divBdr>
                                            </w:div>
                                            <w:div w:id="1883664633">
                                              <w:marLeft w:val="0"/>
                                              <w:marRight w:val="0"/>
                                              <w:marTop w:val="0"/>
                                              <w:marBottom w:val="0"/>
                                              <w:divBdr>
                                                <w:top w:val="none" w:sz="0" w:space="0" w:color="auto"/>
                                                <w:left w:val="none" w:sz="0" w:space="0" w:color="auto"/>
                                                <w:bottom w:val="none" w:sz="0" w:space="0" w:color="auto"/>
                                                <w:right w:val="none" w:sz="0" w:space="0" w:color="auto"/>
                                              </w:divBdr>
                                              <w:divsChild>
                                                <w:div w:id="1210338652">
                                                  <w:marLeft w:val="0"/>
                                                  <w:marRight w:val="0"/>
                                                  <w:marTop w:val="0"/>
                                                  <w:marBottom w:val="0"/>
                                                  <w:divBdr>
                                                    <w:top w:val="none" w:sz="0" w:space="0" w:color="auto"/>
                                                    <w:left w:val="none" w:sz="0" w:space="0" w:color="auto"/>
                                                    <w:bottom w:val="none" w:sz="0" w:space="0" w:color="auto"/>
                                                    <w:right w:val="none" w:sz="0" w:space="0" w:color="auto"/>
                                                  </w:divBdr>
                                                  <w:divsChild>
                                                    <w:div w:id="8040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4353130">
                  <w:marLeft w:val="0"/>
                  <w:marRight w:val="0"/>
                  <w:marTop w:val="0"/>
                  <w:marBottom w:val="0"/>
                  <w:divBdr>
                    <w:top w:val="none" w:sz="0" w:space="0" w:color="auto"/>
                    <w:left w:val="none" w:sz="0" w:space="0" w:color="auto"/>
                    <w:bottom w:val="none" w:sz="0" w:space="0" w:color="auto"/>
                    <w:right w:val="none" w:sz="0" w:space="0" w:color="auto"/>
                  </w:divBdr>
                  <w:divsChild>
                    <w:div w:id="1328049015">
                      <w:marLeft w:val="0"/>
                      <w:marRight w:val="0"/>
                      <w:marTop w:val="0"/>
                      <w:marBottom w:val="0"/>
                      <w:divBdr>
                        <w:top w:val="none" w:sz="0" w:space="0" w:color="auto"/>
                        <w:left w:val="none" w:sz="0" w:space="0" w:color="auto"/>
                        <w:bottom w:val="none" w:sz="0" w:space="0" w:color="auto"/>
                        <w:right w:val="none" w:sz="0" w:space="0" w:color="auto"/>
                      </w:divBdr>
                      <w:divsChild>
                        <w:div w:id="735474892">
                          <w:marLeft w:val="0"/>
                          <w:marRight w:val="0"/>
                          <w:marTop w:val="0"/>
                          <w:marBottom w:val="0"/>
                          <w:divBdr>
                            <w:top w:val="none" w:sz="0" w:space="0" w:color="auto"/>
                            <w:left w:val="none" w:sz="0" w:space="0" w:color="auto"/>
                            <w:bottom w:val="none" w:sz="0" w:space="0" w:color="auto"/>
                            <w:right w:val="none" w:sz="0" w:space="0" w:color="auto"/>
                          </w:divBdr>
                          <w:divsChild>
                            <w:div w:id="1192301290">
                              <w:marLeft w:val="0"/>
                              <w:marRight w:val="0"/>
                              <w:marTop w:val="0"/>
                              <w:marBottom w:val="0"/>
                              <w:divBdr>
                                <w:top w:val="none" w:sz="0" w:space="0" w:color="auto"/>
                                <w:left w:val="none" w:sz="0" w:space="0" w:color="auto"/>
                                <w:bottom w:val="none" w:sz="0" w:space="0" w:color="auto"/>
                                <w:right w:val="none" w:sz="0" w:space="0" w:color="auto"/>
                              </w:divBdr>
                              <w:divsChild>
                                <w:div w:id="201556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9938268">
          <w:marLeft w:val="0"/>
          <w:marRight w:val="0"/>
          <w:marTop w:val="0"/>
          <w:marBottom w:val="0"/>
          <w:divBdr>
            <w:top w:val="none" w:sz="0" w:space="0" w:color="auto"/>
            <w:left w:val="none" w:sz="0" w:space="0" w:color="auto"/>
            <w:bottom w:val="none" w:sz="0" w:space="0" w:color="auto"/>
            <w:right w:val="none" w:sz="0" w:space="0" w:color="auto"/>
          </w:divBdr>
          <w:divsChild>
            <w:div w:id="1516729363">
              <w:marLeft w:val="0"/>
              <w:marRight w:val="0"/>
              <w:marTop w:val="0"/>
              <w:marBottom w:val="0"/>
              <w:divBdr>
                <w:top w:val="none" w:sz="0" w:space="0" w:color="auto"/>
                <w:left w:val="none" w:sz="0" w:space="0" w:color="auto"/>
                <w:bottom w:val="none" w:sz="0" w:space="0" w:color="auto"/>
                <w:right w:val="none" w:sz="0" w:space="0" w:color="auto"/>
              </w:divBdr>
              <w:divsChild>
                <w:div w:id="1367368046">
                  <w:marLeft w:val="0"/>
                  <w:marRight w:val="0"/>
                  <w:marTop w:val="0"/>
                  <w:marBottom w:val="0"/>
                  <w:divBdr>
                    <w:top w:val="none" w:sz="0" w:space="0" w:color="auto"/>
                    <w:left w:val="none" w:sz="0" w:space="0" w:color="auto"/>
                    <w:bottom w:val="none" w:sz="0" w:space="0" w:color="auto"/>
                    <w:right w:val="none" w:sz="0" w:space="0" w:color="auto"/>
                  </w:divBdr>
                  <w:divsChild>
                    <w:div w:id="37248022">
                      <w:marLeft w:val="0"/>
                      <w:marRight w:val="0"/>
                      <w:marTop w:val="0"/>
                      <w:marBottom w:val="0"/>
                      <w:divBdr>
                        <w:top w:val="none" w:sz="0" w:space="0" w:color="auto"/>
                        <w:left w:val="none" w:sz="0" w:space="0" w:color="auto"/>
                        <w:bottom w:val="none" w:sz="0" w:space="0" w:color="auto"/>
                        <w:right w:val="none" w:sz="0" w:space="0" w:color="auto"/>
                      </w:divBdr>
                      <w:divsChild>
                        <w:div w:id="1676767126">
                          <w:marLeft w:val="0"/>
                          <w:marRight w:val="0"/>
                          <w:marTop w:val="0"/>
                          <w:marBottom w:val="0"/>
                          <w:divBdr>
                            <w:top w:val="none" w:sz="0" w:space="0" w:color="auto"/>
                            <w:left w:val="none" w:sz="0" w:space="0" w:color="auto"/>
                            <w:bottom w:val="none" w:sz="0" w:space="0" w:color="auto"/>
                            <w:right w:val="none" w:sz="0" w:space="0" w:color="auto"/>
                          </w:divBdr>
                          <w:divsChild>
                            <w:div w:id="560872191">
                              <w:marLeft w:val="0"/>
                              <w:marRight w:val="0"/>
                              <w:marTop w:val="0"/>
                              <w:marBottom w:val="0"/>
                              <w:divBdr>
                                <w:top w:val="none" w:sz="0" w:space="0" w:color="auto"/>
                                <w:left w:val="none" w:sz="0" w:space="0" w:color="auto"/>
                                <w:bottom w:val="none" w:sz="0" w:space="0" w:color="auto"/>
                                <w:right w:val="none" w:sz="0" w:space="0" w:color="auto"/>
                              </w:divBdr>
                              <w:divsChild>
                                <w:div w:id="406616153">
                                  <w:marLeft w:val="0"/>
                                  <w:marRight w:val="0"/>
                                  <w:marTop w:val="0"/>
                                  <w:marBottom w:val="0"/>
                                  <w:divBdr>
                                    <w:top w:val="none" w:sz="0" w:space="0" w:color="auto"/>
                                    <w:left w:val="none" w:sz="0" w:space="0" w:color="auto"/>
                                    <w:bottom w:val="none" w:sz="0" w:space="0" w:color="auto"/>
                                    <w:right w:val="none" w:sz="0" w:space="0" w:color="auto"/>
                                  </w:divBdr>
                                  <w:divsChild>
                                    <w:div w:id="63577521">
                                      <w:marLeft w:val="0"/>
                                      <w:marRight w:val="0"/>
                                      <w:marTop w:val="0"/>
                                      <w:marBottom w:val="0"/>
                                      <w:divBdr>
                                        <w:top w:val="none" w:sz="0" w:space="0" w:color="auto"/>
                                        <w:left w:val="none" w:sz="0" w:space="0" w:color="auto"/>
                                        <w:bottom w:val="none" w:sz="0" w:space="0" w:color="auto"/>
                                        <w:right w:val="none" w:sz="0" w:space="0" w:color="auto"/>
                                      </w:divBdr>
                                      <w:divsChild>
                                        <w:div w:id="85009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0527260">
          <w:marLeft w:val="0"/>
          <w:marRight w:val="0"/>
          <w:marTop w:val="0"/>
          <w:marBottom w:val="0"/>
          <w:divBdr>
            <w:top w:val="none" w:sz="0" w:space="0" w:color="auto"/>
            <w:left w:val="none" w:sz="0" w:space="0" w:color="auto"/>
            <w:bottom w:val="none" w:sz="0" w:space="0" w:color="auto"/>
            <w:right w:val="none" w:sz="0" w:space="0" w:color="auto"/>
          </w:divBdr>
          <w:divsChild>
            <w:div w:id="187571043">
              <w:marLeft w:val="0"/>
              <w:marRight w:val="0"/>
              <w:marTop w:val="0"/>
              <w:marBottom w:val="0"/>
              <w:divBdr>
                <w:top w:val="none" w:sz="0" w:space="0" w:color="auto"/>
                <w:left w:val="none" w:sz="0" w:space="0" w:color="auto"/>
                <w:bottom w:val="none" w:sz="0" w:space="0" w:color="auto"/>
                <w:right w:val="none" w:sz="0" w:space="0" w:color="auto"/>
              </w:divBdr>
              <w:divsChild>
                <w:div w:id="301232862">
                  <w:marLeft w:val="0"/>
                  <w:marRight w:val="0"/>
                  <w:marTop w:val="0"/>
                  <w:marBottom w:val="0"/>
                  <w:divBdr>
                    <w:top w:val="none" w:sz="0" w:space="0" w:color="auto"/>
                    <w:left w:val="none" w:sz="0" w:space="0" w:color="auto"/>
                    <w:bottom w:val="none" w:sz="0" w:space="0" w:color="auto"/>
                    <w:right w:val="none" w:sz="0" w:space="0" w:color="auto"/>
                  </w:divBdr>
                  <w:divsChild>
                    <w:div w:id="736126283">
                      <w:marLeft w:val="0"/>
                      <w:marRight w:val="0"/>
                      <w:marTop w:val="0"/>
                      <w:marBottom w:val="0"/>
                      <w:divBdr>
                        <w:top w:val="none" w:sz="0" w:space="0" w:color="auto"/>
                        <w:left w:val="none" w:sz="0" w:space="0" w:color="auto"/>
                        <w:bottom w:val="none" w:sz="0" w:space="0" w:color="auto"/>
                        <w:right w:val="none" w:sz="0" w:space="0" w:color="auto"/>
                      </w:divBdr>
                      <w:divsChild>
                        <w:div w:id="853765986">
                          <w:marLeft w:val="0"/>
                          <w:marRight w:val="0"/>
                          <w:marTop w:val="0"/>
                          <w:marBottom w:val="0"/>
                          <w:divBdr>
                            <w:top w:val="none" w:sz="0" w:space="0" w:color="auto"/>
                            <w:left w:val="none" w:sz="0" w:space="0" w:color="auto"/>
                            <w:bottom w:val="none" w:sz="0" w:space="0" w:color="auto"/>
                            <w:right w:val="none" w:sz="0" w:space="0" w:color="auto"/>
                          </w:divBdr>
                          <w:divsChild>
                            <w:div w:id="6759147">
                              <w:marLeft w:val="0"/>
                              <w:marRight w:val="0"/>
                              <w:marTop w:val="0"/>
                              <w:marBottom w:val="0"/>
                              <w:divBdr>
                                <w:top w:val="none" w:sz="0" w:space="0" w:color="auto"/>
                                <w:left w:val="none" w:sz="0" w:space="0" w:color="auto"/>
                                <w:bottom w:val="none" w:sz="0" w:space="0" w:color="auto"/>
                                <w:right w:val="none" w:sz="0" w:space="0" w:color="auto"/>
                              </w:divBdr>
                              <w:divsChild>
                                <w:div w:id="2671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074748">
                  <w:marLeft w:val="0"/>
                  <w:marRight w:val="0"/>
                  <w:marTop w:val="0"/>
                  <w:marBottom w:val="0"/>
                  <w:divBdr>
                    <w:top w:val="none" w:sz="0" w:space="0" w:color="auto"/>
                    <w:left w:val="none" w:sz="0" w:space="0" w:color="auto"/>
                    <w:bottom w:val="none" w:sz="0" w:space="0" w:color="auto"/>
                    <w:right w:val="none" w:sz="0" w:space="0" w:color="auto"/>
                  </w:divBdr>
                  <w:divsChild>
                    <w:div w:id="1519928386">
                      <w:marLeft w:val="0"/>
                      <w:marRight w:val="0"/>
                      <w:marTop w:val="0"/>
                      <w:marBottom w:val="0"/>
                      <w:divBdr>
                        <w:top w:val="none" w:sz="0" w:space="0" w:color="auto"/>
                        <w:left w:val="none" w:sz="0" w:space="0" w:color="auto"/>
                        <w:bottom w:val="none" w:sz="0" w:space="0" w:color="auto"/>
                        <w:right w:val="none" w:sz="0" w:space="0" w:color="auto"/>
                      </w:divBdr>
                      <w:divsChild>
                        <w:div w:id="1359962254">
                          <w:marLeft w:val="0"/>
                          <w:marRight w:val="0"/>
                          <w:marTop w:val="0"/>
                          <w:marBottom w:val="0"/>
                          <w:divBdr>
                            <w:top w:val="none" w:sz="0" w:space="0" w:color="auto"/>
                            <w:left w:val="none" w:sz="0" w:space="0" w:color="auto"/>
                            <w:bottom w:val="none" w:sz="0" w:space="0" w:color="auto"/>
                            <w:right w:val="none" w:sz="0" w:space="0" w:color="auto"/>
                          </w:divBdr>
                          <w:divsChild>
                            <w:div w:id="1746613214">
                              <w:marLeft w:val="0"/>
                              <w:marRight w:val="0"/>
                              <w:marTop w:val="0"/>
                              <w:marBottom w:val="0"/>
                              <w:divBdr>
                                <w:top w:val="none" w:sz="0" w:space="0" w:color="auto"/>
                                <w:left w:val="none" w:sz="0" w:space="0" w:color="auto"/>
                                <w:bottom w:val="none" w:sz="0" w:space="0" w:color="auto"/>
                                <w:right w:val="none" w:sz="0" w:space="0" w:color="auto"/>
                              </w:divBdr>
                              <w:divsChild>
                                <w:div w:id="1586723237">
                                  <w:marLeft w:val="0"/>
                                  <w:marRight w:val="0"/>
                                  <w:marTop w:val="0"/>
                                  <w:marBottom w:val="0"/>
                                  <w:divBdr>
                                    <w:top w:val="none" w:sz="0" w:space="0" w:color="auto"/>
                                    <w:left w:val="none" w:sz="0" w:space="0" w:color="auto"/>
                                    <w:bottom w:val="none" w:sz="0" w:space="0" w:color="auto"/>
                                    <w:right w:val="none" w:sz="0" w:space="0" w:color="auto"/>
                                  </w:divBdr>
                                  <w:divsChild>
                                    <w:div w:id="1324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796814">
          <w:marLeft w:val="0"/>
          <w:marRight w:val="0"/>
          <w:marTop w:val="0"/>
          <w:marBottom w:val="0"/>
          <w:divBdr>
            <w:top w:val="none" w:sz="0" w:space="0" w:color="auto"/>
            <w:left w:val="none" w:sz="0" w:space="0" w:color="auto"/>
            <w:bottom w:val="none" w:sz="0" w:space="0" w:color="auto"/>
            <w:right w:val="none" w:sz="0" w:space="0" w:color="auto"/>
          </w:divBdr>
          <w:divsChild>
            <w:div w:id="878513979">
              <w:marLeft w:val="0"/>
              <w:marRight w:val="0"/>
              <w:marTop w:val="0"/>
              <w:marBottom w:val="0"/>
              <w:divBdr>
                <w:top w:val="none" w:sz="0" w:space="0" w:color="auto"/>
                <w:left w:val="none" w:sz="0" w:space="0" w:color="auto"/>
                <w:bottom w:val="none" w:sz="0" w:space="0" w:color="auto"/>
                <w:right w:val="none" w:sz="0" w:space="0" w:color="auto"/>
              </w:divBdr>
              <w:divsChild>
                <w:div w:id="159204338">
                  <w:marLeft w:val="0"/>
                  <w:marRight w:val="0"/>
                  <w:marTop w:val="0"/>
                  <w:marBottom w:val="0"/>
                  <w:divBdr>
                    <w:top w:val="none" w:sz="0" w:space="0" w:color="auto"/>
                    <w:left w:val="none" w:sz="0" w:space="0" w:color="auto"/>
                    <w:bottom w:val="none" w:sz="0" w:space="0" w:color="auto"/>
                    <w:right w:val="none" w:sz="0" w:space="0" w:color="auto"/>
                  </w:divBdr>
                  <w:divsChild>
                    <w:div w:id="1745643978">
                      <w:marLeft w:val="0"/>
                      <w:marRight w:val="0"/>
                      <w:marTop w:val="0"/>
                      <w:marBottom w:val="0"/>
                      <w:divBdr>
                        <w:top w:val="none" w:sz="0" w:space="0" w:color="auto"/>
                        <w:left w:val="none" w:sz="0" w:space="0" w:color="auto"/>
                        <w:bottom w:val="none" w:sz="0" w:space="0" w:color="auto"/>
                        <w:right w:val="none" w:sz="0" w:space="0" w:color="auto"/>
                      </w:divBdr>
                      <w:divsChild>
                        <w:div w:id="1204249199">
                          <w:marLeft w:val="0"/>
                          <w:marRight w:val="0"/>
                          <w:marTop w:val="0"/>
                          <w:marBottom w:val="0"/>
                          <w:divBdr>
                            <w:top w:val="none" w:sz="0" w:space="0" w:color="auto"/>
                            <w:left w:val="none" w:sz="0" w:space="0" w:color="auto"/>
                            <w:bottom w:val="none" w:sz="0" w:space="0" w:color="auto"/>
                            <w:right w:val="none" w:sz="0" w:space="0" w:color="auto"/>
                          </w:divBdr>
                          <w:divsChild>
                            <w:div w:id="1757701462">
                              <w:marLeft w:val="0"/>
                              <w:marRight w:val="0"/>
                              <w:marTop w:val="0"/>
                              <w:marBottom w:val="0"/>
                              <w:divBdr>
                                <w:top w:val="none" w:sz="0" w:space="0" w:color="auto"/>
                                <w:left w:val="none" w:sz="0" w:space="0" w:color="auto"/>
                                <w:bottom w:val="none" w:sz="0" w:space="0" w:color="auto"/>
                                <w:right w:val="none" w:sz="0" w:space="0" w:color="auto"/>
                              </w:divBdr>
                              <w:divsChild>
                                <w:div w:id="1633243234">
                                  <w:marLeft w:val="0"/>
                                  <w:marRight w:val="0"/>
                                  <w:marTop w:val="0"/>
                                  <w:marBottom w:val="0"/>
                                  <w:divBdr>
                                    <w:top w:val="none" w:sz="0" w:space="0" w:color="auto"/>
                                    <w:left w:val="none" w:sz="0" w:space="0" w:color="auto"/>
                                    <w:bottom w:val="none" w:sz="0" w:space="0" w:color="auto"/>
                                    <w:right w:val="none" w:sz="0" w:space="0" w:color="auto"/>
                                  </w:divBdr>
                                  <w:divsChild>
                                    <w:div w:id="1136945088">
                                      <w:marLeft w:val="0"/>
                                      <w:marRight w:val="0"/>
                                      <w:marTop w:val="0"/>
                                      <w:marBottom w:val="0"/>
                                      <w:divBdr>
                                        <w:top w:val="none" w:sz="0" w:space="0" w:color="auto"/>
                                        <w:left w:val="none" w:sz="0" w:space="0" w:color="auto"/>
                                        <w:bottom w:val="none" w:sz="0" w:space="0" w:color="auto"/>
                                        <w:right w:val="none" w:sz="0" w:space="0" w:color="auto"/>
                                      </w:divBdr>
                                      <w:divsChild>
                                        <w:div w:id="77289132">
                                          <w:marLeft w:val="0"/>
                                          <w:marRight w:val="0"/>
                                          <w:marTop w:val="0"/>
                                          <w:marBottom w:val="0"/>
                                          <w:divBdr>
                                            <w:top w:val="none" w:sz="0" w:space="0" w:color="auto"/>
                                            <w:left w:val="none" w:sz="0" w:space="0" w:color="auto"/>
                                            <w:bottom w:val="none" w:sz="0" w:space="0" w:color="auto"/>
                                            <w:right w:val="none" w:sz="0" w:space="0" w:color="auto"/>
                                          </w:divBdr>
                                          <w:divsChild>
                                            <w:div w:id="193277874">
                                              <w:marLeft w:val="0"/>
                                              <w:marRight w:val="0"/>
                                              <w:marTop w:val="0"/>
                                              <w:marBottom w:val="0"/>
                                              <w:divBdr>
                                                <w:top w:val="none" w:sz="0" w:space="0" w:color="auto"/>
                                                <w:left w:val="none" w:sz="0" w:space="0" w:color="auto"/>
                                                <w:bottom w:val="none" w:sz="0" w:space="0" w:color="auto"/>
                                                <w:right w:val="none" w:sz="0" w:space="0" w:color="auto"/>
                                              </w:divBdr>
                                              <w:divsChild>
                                                <w:div w:id="1931549451">
                                                  <w:marLeft w:val="0"/>
                                                  <w:marRight w:val="0"/>
                                                  <w:marTop w:val="0"/>
                                                  <w:marBottom w:val="0"/>
                                                  <w:divBdr>
                                                    <w:top w:val="none" w:sz="0" w:space="0" w:color="auto"/>
                                                    <w:left w:val="none" w:sz="0" w:space="0" w:color="auto"/>
                                                    <w:bottom w:val="none" w:sz="0" w:space="0" w:color="auto"/>
                                                    <w:right w:val="none" w:sz="0" w:space="0" w:color="auto"/>
                                                  </w:divBdr>
                                                  <w:divsChild>
                                                    <w:div w:id="20286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7008">
                                              <w:marLeft w:val="0"/>
                                              <w:marRight w:val="0"/>
                                              <w:marTop w:val="0"/>
                                              <w:marBottom w:val="0"/>
                                              <w:divBdr>
                                                <w:top w:val="none" w:sz="0" w:space="0" w:color="auto"/>
                                                <w:left w:val="none" w:sz="0" w:space="0" w:color="auto"/>
                                                <w:bottom w:val="none" w:sz="0" w:space="0" w:color="auto"/>
                                                <w:right w:val="none" w:sz="0" w:space="0" w:color="auto"/>
                                              </w:divBdr>
                                            </w:div>
                                            <w:div w:id="137522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420190">
                          <w:marLeft w:val="0"/>
                          <w:marRight w:val="0"/>
                          <w:marTop w:val="0"/>
                          <w:marBottom w:val="0"/>
                          <w:divBdr>
                            <w:top w:val="none" w:sz="0" w:space="0" w:color="auto"/>
                            <w:left w:val="none" w:sz="0" w:space="0" w:color="auto"/>
                            <w:bottom w:val="none" w:sz="0" w:space="0" w:color="auto"/>
                            <w:right w:val="none" w:sz="0" w:space="0" w:color="auto"/>
                          </w:divBdr>
                          <w:divsChild>
                            <w:div w:id="1261455337">
                              <w:marLeft w:val="0"/>
                              <w:marRight w:val="0"/>
                              <w:marTop w:val="0"/>
                              <w:marBottom w:val="0"/>
                              <w:divBdr>
                                <w:top w:val="none" w:sz="0" w:space="0" w:color="auto"/>
                                <w:left w:val="none" w:sz="0" w:space="0" w:color="auto"/>
                                <w:bottom w:val="none" w:sz="0" w:space="0" w:color="auto"/>
                                <w:right w:val="none" w:sz="0" w:space="0" w:color="auto"/>
                              </w:divBdr>
                              <w:divsChild>
                                <w:div w:id="367024079">
                                  <w:marLeft w:val="0"/>
                                  <w:marRight w:val="0"/>
                                  <w:marTop w:val="0"/>
                                  <w:marBottom w:val="0"/>
                                  <w:divBdr>
                                    <w:top w:val="none" w:sz="0" w:space="0" w:color="auto"/>
                                    <w:left w:val="none" w:sz="0" w:space="0" w:color="auto"/>
                                    <w:bottom w:val="none" w:sz="0" w:space="0" w:color="auto"/>
                                    <w:right w:val="none" w:sz="0" w:space="0" w:color="auto"/>
                                  </w:divBdr>
                                  <w:divsChild>
                                    <w:div w:id="182335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427149">
                  <w:marLeft w:val="0"/>
                  <w:marRight w:val="0"/>
                  <w:marTop w:val="0"/>
                  <w:marBottom w:val="0"/>
                  <w:divBdr>
                    <w:top w:val="none" w:sz="0" w:space="0" w:color="auto"/>
                    <w:left w:val="none" w:sz="0" w:space="0" w:color="auto"/>
                    <w:bottom w:val="none" w:sz="0" w:space="0" w:color="auto"/>
                    <w:right w:val="none" w:sz="0" w:space="0" w:color="auto"/>
                  </w:divBdr>
                  <w:divsChild>
                    <w:div w:id="275215315">
                      <w:marLeft w:val="0"/>
                      <w:marRight w:val="0"/>
                      <w:marTop w:val="0"/>
                      <w:marBottom w:val="0"/>
                      <w:divBdr>
                        <w:top w:val="none" w:sz="0" w:space="0" w:color="auto"/>
                        <w:left w:val="none" w:sz="0" w:space="0" w:color="auto"/>
                        <w:bottom w:val="none" w:sz="0" w:space="0" w:color="auto"/>
                        <w:right w:val="none" w:sz="0" w:space="0" w:color="auto"/>
                      </w:divBdr>
                      <w:divsChild>
                        <w:div w:id="1180701271">
                          <w:marLeft w:val="0"/>
                          <w:marRight w:val="0"/>
                          <w:marTop w:val="0"/>
                          <w:marBottom w:val="0"/>
                          <w:divBdr>
                            <w:top w:val="none" w:sz="0" w:space="0" w:color="auto"/>
                            <w:left w:val="none" w:sz="0" w:space="0" w:color="auto"/>
                            <w:bottom w:val="none" w:sz="0" w:space="0" w:color="auto"/>
                            <w:right w:val="none" w:sz="0" w:space="0" w:color="auto"/>
                          </w:divBdr>
                          <w:divsChild>
                            <w:div w:id="1354184239">
                              <w:marLeft w:val="0"/>
                              <w:marRight w:val="0"/>
                              <w:marTop w:val="0"/>
                              <w:marBottom w:val="0"/>
                              <w:divBdr>
                                <w:top w:val="none" w:sz="0" w:space="0" w:color="auto"/>
                                <w:left w:val="none" w:sz="0" w:space="0" w:color="auto"/>
                                <w:bottom w:val="none" w:sz="0" w:space="0" w:color="auto"/>
                                <w:right w:val="none" w:sz="0" w:space="0" w:color="auto"/>
                              </w:divBdr>
                              <w:divsChild>
                                <w:div w:id="19827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007468">
          <w:marLeft w:val="0"/>
          <w:marRight w:val="0"/>
          <w:marTop w:val="0"/>
          <w:marBottom w:val="0"/>
          <w:divBdr>
            <w:top w:val="none" w:sz="0" w:space="0" w:color="auto"/>
            <w:left w:val="none" w:sz="0" w:space="0" w:color="auto"/>
            <w:bottom w:val="none" w:sz="0" w:space="0" w:color="auto"/>
            <w:right w:val="none" w:sz="0" w:space="0" w:color="auto"/>
          </w:divBdr>
          <w:divsChild>
            <w:div w:id="2075154580">
              <w:marLeft w:val="0"/>
              <w:marRight w:val="0"/>
              <w:marTop w:val="0"/>
              <w:marBottom w:val="0"/>
              <w:divBdr>
                <w:top w:val="none" w:sz="0" w:space="0" w:color="auto"/>
                <w:left w:val="none" w:sz="0" w:space="0" w:color="auto"/>
                <w:bottom w:val="none" w:sz="0" w:space="0" w:color="auto"/>
                <w:right w:val="none" w:sz="0" w:space="0" w:color="auto"/>
              </w:divBdr>
              <w:divsChild>
                <w:div w:id="1427964791">
                  <w:marLeft w:val="0"/>
                  <w:marRight w:val="0"/>
                  <w:marTop w:val="0"/>
                  <w:marBottom w:val="0"/>
                  <w:divBdr>
                    <w:top w:val="none" w:sz="0" w:space="0" w:color="auto"/>
                    <w:left w:val="none" w:sz="0" w:space="0" w:color="auto"/>
                    <w:bottom w:val="none" w:sz="0" w:space="0" w:color="auto"/>
                    <w:right w:val="none" w:sz="0" w:space="0" w:color="auto"/>
                  </w:divBdr>
                  <w:divsChild>
                    <w:div w:id="1233391299">
                      <w:marLeft w:val="0"/>
                      <w:marRight w:val="0"/>
                      <w:marTop w:val="0"/>
                      <w:marBottom w:val="0"/>
                      <w:divBdr>
                        <w:top w:val="none" w:sz="0" w:space="0" w:color="auto"/>
                        <w:left w:val="none" w:sz="0" w:space="0" w:color="auto"/>
                        <w:bottom w:val="none" w:sz="0" w:space="0" w:color="auto"/>
                        <w:right w:val="none" w:sz="0" w:space="0" w:color="auto"/>
                      </w:divBdr>
                      <w:divsChild>
                        <w:div w:id="355279613">
                          <w:marLeft w:val="0"/>
                          <w:marRight w:val="0"/>
                          <w:marTop w:val="0"/>
                          <w:marBottom w:val="0"/>
                          <w:divBdr>
                            <w:top w:val="none" w:sz="0" w:space="0" w:color="auto"/>
                            <w:left w:val="none" w:sz="0" w:space="0" w:color="auto"/>
                            <w:bottom w:val="none" w:sz="0" w:space="0" w:color="auto"/>
                            <w:right w:val="none" w:sz="0" w:space="0" w:color="auto"/>
                          </w:divBdr>
                          <w:divsChild>
                            <w:div w:id="943612919">
                              <w:marLeft w:val="0"/>
                              <w:marRight w:val="0"/>
                              <w:marTop w:val="0"/>
                              <w:marBottom w:val="0"/>
                              <w:divBdr>
                                <w:top w:val="none" w:sz="0" w:space="0" w:color="auto"/>
                                <w:left w:val="none" w:sz="0" w:space="0" w:color="auto"/>
                                <w:bottom w:val="none" w:sz="0" w:space="0" w:color="auto"/>
                                <w:right w:val="none" w:sz="0" w:space="0" w:color="auto"/>
                              </w:divBdr>
                              <w:divsChild>
                                <w:div w:id="1638874818">
                                  <w:marLeft w:val="0"/>
                                  <w:marRight w:val="0"/>
                                  <w:marTop w:val="0"/>
                                  <w:marBottom w:val="0"/>
                                  <w:divBdr>
                                    <w:top w:val="none" w:sz="0" w:space="0" w:color="auto"/>
                                    <w:left w:val="none" w:sz="0" w:space="0" w:color="auto"/>
                                    <w:bottom w:val="none" w:sz="0" w:space="0" w:color="auto"/>
                                    <w:right w:val="none" w:sz="0" w:space="0" w:color="auto"/>
                                  </w:divBdr>
                                  <w:divsChild>
                                    <w:div w:id="1100837575">
                                      <w:marLeft w:val="0"/>
                                      <w:marRight w:val="0"/>
                                      <w:marTop w:val="0"/>
                                      <w:marBottom w:val="0"/>
                                      <w:divBdr>
                                        <w:top w:val="none" w:sz="0" w:space="0" w:color="auto"/>
                                        <w:left w:val="none" w:sz="0" w:space="0" w:color="auto"/>
                                        <w:bottom w:val="none" w:sz="0" w:space="0" w:color="auto"/>
                                        <w:right w:val="none" w:sz="0" w:space="0" w:color="auto"/>
                                      </w:divBdr>
                                      <w:divsChild>
                                        <w:div w:id="33542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1922249">
          <w:marLeft w:val="0"/>
          <w:marRight w:val="0"/>
          <w:marTop w:val="0"/>
          <w:marBottom w:val="0"/>
          <w:divBdr>
            <w:top w:val="none" w:sz="0" w:space="0" w:color="auto"/>
            <w:left w:val="none" w:sz="0" w:space="0" w:color="auto"/>
            <w:bottom w:val="none" w:sz="0" w:space="0" w:color="auto"/>
            <w:right w:val="none" w:sz="0" w:space="0" w:color="auto"/>
          </w:divBdr>
          <w:divsChild>
            <w:div w:id="248079419">
              <w:marLeft w:val="0"/>
              <w:marRight w:val="0"/>
              <w:marTop w:val="0"/>
              <w:marBottom w:val="0"/>
              <w:divBdr>
                <w:top w:val="none" w:sz="0" w:space="0" w:color="auto"/>
                <w:left w:val="none" w:sz="0" w:space="0" w:color="auto"/>
                <w:bottom w:val="none" w:sz="0" w:space="0" w:color="auto"/>
                <w:right w:val="none" w:sz="0" w:space="0" w:color="auto"/>
              </w:divBdr>
              <w:divsChild>
                <w:div w:id="254023619">
                  <w:marLeft w:val="0"/>
                  <w:marRight w:val="0"/>
                  <w:marTop w:val="0"/>
                  <w:marBottom w:val="0"/>
                  <w:divBdr>
                    <w:top w:val="none" w:sz="0" w:space="0" w:color="auto"/>
                    <w:left w:val="none" w:sz="0" w:space="0" w:color="auto"/>
                    <w:bottom w:val="none" w:sz="0" w:space="0" w:color="auto"/>
                    <w:right w:val="none" w:sz="0" w:space="0" w:color="auto"/>
                  </w:divBdr>
                  <w:divsChild>
                    <w:div w:id="1256549307">
                      <w:marLeft w:val="0"/>
                      <w:marRight w:val="0"/>
                      <w:marTop w:val="0"/>
                      <w:marBottom w:val="0"/>
                      <w:divBdr>
                        <w:top w:val="none" w:sz="0" w:space="0" w:color="auto"/>
                        <w:left w:val="none" w:sz="0" w:space="0" w:color="auto"/>
                        <w:bottom w:val="none" w:sz="0" w:space="0" w:color="auto"/>
                        <w:right w:val="none" w:sz="0" w:space="0" w:color="auto"/>
                      </w:divBdr>
                      <w:divsChild>
                        <w:div w:id="137770136">
                          <w:marLeft w:val="0"/>
                          <w:marRight w:val="0"/>
                          <w:marTop w:val="0"/>
                          <w:marBottom w:val="0"/>
                          <w:divBdr>
                            <w:top w:val="none" w:sz="0" w:space="0" w:color="auto"/>
                            <w:left w:val="none" w:sz="0" w:space="0" w:color="auto"/>
                            <w:bottom w:val="none" w:sz="0" w:space="0" w:color="auto"/>
                            <w:right w:val="none" w:sz="0" w:space="0" w:color="auto"/>
                          </w:divBdr>
                          <w:divsChild>
                            <w:div w:id="239599990">
                              <w:marLeft w:val="0"/>
                              <w:marRight w:val="0"/>
                              <w:marTop w:val="0"/>
                              <w:marBottom w:val="0"/>
                              <w:divBdr>
                                <w:top w:val="none" w:sz="0" w:space="0" w:color="auto"/>
                                <w:left w:val="none" w:sz="0" w:space="0" w:color="auto"/>
                                <w:bottom w:val="none" w:sz="0" w:space="0" w:color="auto"/>
                                <w:right w:val="none" w:sz="0" w:space="0" w:color="auto"/>
                              </w:divBdr>
                              <w:divsChild>
                                <w:div w:id="171792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698663">
                  <w:marLeft w:val="0"/>
                  <w:marRight w:val="0"/>
                  <w:marTop w:val="0"/>
                  <w:marBottom w:val="0"/>
                  <w:divBdr>
                    <w:top w:val="none" w:sz="0" w:space="0" w:color="auto"/>
                    <w:left w:val="none" w:sz="0" w:space="0" w:color="auto"/>
                    <w:bottom w:val="none" w:sz="0" w:space="0" w:color="auto"/>
                    <w:right w:val="none" w:sz="0" w:space="0" w:color="auto"/>
                  </w:divBdr>
                  <w:divsChild>
                    <w:div w:id="2051487669">
                      <w:marLeft w:val="0"/>
                      <w:marRight w:val="0"/>
                      <w:marTop w:val="0"/>
                      <w:marBottom w:val="0"/>
                      <w:divBdr>
                        <w:top w:val="none" w:sz="0" w:space="0" w:color="auto"/>
                        <w:left w:val="none" w:sz="0" w:space="0" w:color="auto"/>
                        <w:bottom w:val="none" w:sz="0" w:space="0" w:color="auto"/>
                        <w:right w:val="none" w:sz="0" w:space="0" w:color="auto"/>
                      </w:divBdr>
                      <w:divsChild>
                        <w:div w:id="653686015">
                          <w:marLeft w:val="0"/>
                          <w:marRight w:val="0"/>
                          <w:marTop w:val="0"/>
                          <w:marBottom w:val="0"/>
                          <w:divBdr>
                            <w:top w:val="none" w:sz="0" w:space="0" w:color="auto"/>
                            <w:left w:val="none" w:sz="0" w:space="0" w:color="auto"/>
                            <w:bottom w:val="none" w:sz="0" w:space="0" w:color="auto"/>
                            <w:right w:val="none" w:sz="0" w:space="0" w:color="auto"/>
                          </w:divBdr>
                          <w:divsChild>
                            <w:div w:id="476453060">
                              <w:marLeft w:val="0"/>
                              <w:marRight w:val="0"/>
                              <w:marTop w:val="0"/>
                              <w:marBottom w:val="0"/>
                              <w:divBdr>
                                <w:top w:val="none" w:sz="0" w:space="0" w:color="auto"/>
                                <w:left w:val="none" w:sz="0" w:space="0" w:color="auto"/>
                                <w:bottom w:val="none" w:sz="0" w:space="0" w:color="auto"/>
                                <w:right w:val="none" w:sz="0" w:space="0" w:color="auto"/>
                              </w:divBdr>
                              <w:divsChild>
                                <w:div w:id="2118137043">
                                  <w:marLeft w:val="0"/>
                                  <w:marRight w:val="0"/>
                                  <w:marTop w:val="0"/>
                                  <w:marBottom w:val="0"/>
                                  <w:divBdr>
                                    <w:top w:val="none" w:sz="0" w:space="0" w:color="auto"/>
                                    <w:left w:val="none" w:sz="0" w:space="0" w:color="auto"/>
                                    <w:bottom w:val="none" w:sz="0" w:space="0" w:color="auto"/>
                                    <w:right w:val="none" w:sz="0" w:space="0" w:color="auto"/>
                                  </w:divBdr>
                                  <w:divsChild>
                                    <w:div w:id="108634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862520">
                          <w:marLeft w:val="0"/>
                          <w:marRight w:val="0"/>
                          <w:marTop w:val="0"/>
                          <w:marBottom w:val="0"/>
                          <w:divBdr>
                            <w:top w:val="none" w:sz="0" w:space="0" w:color="auto"/>
                            <w:left w:val="none" w:sz="0" w:space="0" w:color="auto"/>
                            <w:bottom w:val="none" w:sz="0" w:space="0" w:color="auto"/>
                            <w:right w:val="none" w:sz="0" w:space="0" w:color="auto"/>
                          </w:divBdr>
                          <w:divsChild>
                            <w:div w:id="1992100319">
                              <w:marLeft w:val="0"/>
                              <w:marRight w:val="0"/>
                              <w:marTop w:val="0"/>
                              <w:marBottom w:val="0"/>
                              <w:divBdr>
                                <w:top w:val="none" w:sz="0" w:space="0" w:color="auto"/>
                                <w:left w:val="none" w:sz="0" w:space="0" w:color="auto"/>
                                <w:bottom w:val="none" w:sz="0" w:space="0" w:color="auto"/>
                                <w:right w:val="none" w:sz="0" w:space="0" w:color="auto"/>
                              </w:divBdr>
                              <w:divsChild>
                                <w:div w:id="347946652">
                                  <w:marLeft w:val="0"/>
                                  <w:marRight w:val="0"/>
                                  <w:marTop w:val="0"/>
                                  <w:marBottom w:val="0"/>
                                  <w:divBdr>
                                    <w:top w:val="none" w:sz="0" w:space="0" w:color="auto"/>
                                    <w:left w:val="none" w:sz="0" w:space="0" w:color="auto"/>
                                    <w:bottom w:val="none" w:sz="0" w:space="0" w:color="auto"/>
                                    <w:right w:val="none" w:sz="0" w:space="0" w:color="auto"/>
                                  </w:divBdr>
                                  <w:divsChild>
                                    <w:div w:id="1486125765">
                                      <w:marLeft w:val="0"/>
                                      <w:marRight w:val="0"/>
                                      <w:marTop w:val="0"/>
                                      <w:marBottom w:val="0"/>
                                      <w:divBdr>
                                        <w:top w:val="none" w:sz="0" w:space="0" w:color="auto"/>
                                        <w:left w:val="none" w:sz="0" w:space="0" w:color="auto"/>
                                        <w:bottom w:val="none" w:sz="0" w:space="0" w:color="auto"/>
                                        <w:right w:val="none" w:sz="0" w:space="0" w:color="auto"/>
                                      </w:divBdr>
                                      <w:divsChild>
                                        <w:div w:id="973490081">
                                          <w:marLeft w:val="0"/>
                                          <w:marRight w:val="0"/>
                                          <w:marTop w:val="0"/>
                                          <w:marBottom w:val="0"/>
                                          <w:divBdr>
                                            <w:top w:val="none" w:sz="0" w:space="0" w:color="auto"/>
                                            <w:left w:val="none" w:sz="0" w:space="0" w:color="auto"/>
                                            <w:bottom w:val="none" w:sz="0" w:space="0" w:color="auto"/>
                                            <w:right w:val="none" w:sz="0" w:space="0" w:color="auto"/>
                                          </w:divBdr>
                                          <w:divsChild>
                                            <w:div w:id="703990991">
                                              <w:marLeft w:val="0"/>
                                              <w:marRight w:val="0"/>
                                              <w:marTop w:val="0"/>
                                              <w:marBottom w:val="0"/>
                                              <w:divBdr>
                                                <w:top w:val="none" w:sz="0" w:space="0" w:color="auto"/>
                                                <w:left w:val="none" w:sz="0" w:space="0" w:color="auto"/>
                                                <w:bottom w:val="none" w:sz="0" w:space="0" w:color="auto"/>
                                                <w:right w:val="none" w:sz="0" w:space="0" w:color="auto"/>
                                              </w:divBdr>
                                              <w:divsChild>
                                                <w:div w:id="750197826">
                                                  <w:marLeft w:val="0"/>
                                                  <w:marRight w:val="0"/>
                                                  <w:marTop w:val="0"/>
                                                  <w:marBottom w:val="0"/>
                                                  <w:divBdr>
                                                    <w:top w:val="none" w:sz="0" w:space="0" w:color="auto"/>
                                                    <w:left w:val="none" w:sz="0" w:space="0" w:color="auto"/>
                                                    <w:bottom w:val="none" w:sz="0" w:space="0" w:color="auto"/>
                                                    <w:right w:val="none" w:sz="0" w:space="0" w:color="auto"/>
                                                  </w:divBdr>
                                                  <w:divsChild>
                                                    <w:div w:id="44060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99712">
                                              <w:marLeft w:val="0"/>
                                              <w:marRight w:val="0"/>
                                              <w:marTop w:val="0"/>
                                              <w:marBottom w:val="0"/>
                                              <w:divBdr>
                                                <w:top w:val="none" w:sz="0" w:space="0" w:color="auto"/>
                                                <w:left w:val="none" w:sz="0" w:space="0" w:color="auto"/>
                                                <w:bottom w:val="none" w:sz="0" w:space="0" w:color="auto"/>
                                                <w:right w:val="none" w:sz="0" w:space="0" w:color="auto"/>
                                              </w:divBdr>
                                            </w:div>
                                            <w:div w:id="2037777773">
                                              <w:marLeft w:val="0"/>
                                              <w:marRight w:val="0"/>
                                              <w:marTop w:val="0"/>
                                              <w:marBottom w:val="0"/>
                                              <w:divBdr>
                                                <w:top w:val="none" w:sz="0" w:space="0" w:color="auto"/>
                                                <w:left w:val="none" w:sz="0" w:space="0" w:color="auto"/>
                                                <w:bottom w:val="none" w:sz="0" w:space="0" w:color="auto"/>
                                                <w:right w:val="none" w:sz="0" w:space="0" w:color="auto"/>
                                              </w:divBdr>
                                            </w:div>
                                          </w:divsChild>
                                        </w:div>
                                        <w:div w:id="1601066234">
                                          <w:marLeft w:val="0"/>
                                          <w:marRight w:val="0"/>
                                          <w:marTop w:val="0"/>
                                          <w:marBottom w:val="0"/>
                                          <w:divBdr>
                                            <w:top w:val="none" w:sz="0" w:space="0" w:color="auto"/>
                                            <w:left w:val="none" w:sz="0" w:space="0" w:color="auto"/>
                                            <w:bottom w:val="none" w:sz="0" w:space="0" w:color="auto"/>
                                            <w:right w:val="none" w:sz="0" w:space="0" w:color="auto"/>
                                          </w:divBdr>
                                          <w:divsChild>
                                            <w:div w:id="1331568189">
                                              <w:marLeft w:val="0"/>
                                              <w:marRight w:val="0"/>
                                              <w:marTop w:val="0"/>
                                              <w:marBottom w:val="0"/>
                                              <w:divBdr>
                                                <w:top w:val="none" w:sz="0" w:space="0" w:color="auto"/>
                                                <w:left w:val="none" w:sz="0" w:space="0" w:color="auto"/>
                                                <w:bottom w:val="none" w:sz="0" w:space="0" w:color="auto"/>
                                                <w:right w:val="none" w:sz="0" w:space="0" w:color="auto"/>
                                              </w:divBdr>
                                            </w:div>
                                            <w:div w:id="1454638616">
                                              <w:marLeft w:val="0"/>
                                              <w:marRight w:val="0"/>
                                              <w:marTop w:val="0"/>
                                              <w:marBottom w:val="0"/>
                                              <w:divBdr>
                                                <w:top w:val="none" w:sz="0" w:space="0" w:color="auto"/>
                                                <w:left w:val="none" w:sz="0" w:space="0" w:color="auto"/>
                                                <w:bottom w:val="none" w:sz="0" w:space="0" w:color="auto"/>
                                                <w:right w:val="none" w:sz="0" w:space="0" w:color="auto"/>
                                              </w:divBdr>
                                              <w:divsChild>
                                                <w:div w:id="1899317392">
                                                  <w:marLeft w:val="0"/>
                                                  <w:marRight w:val="0"/>
                                                  <w:marTop w:val="0"/>
                                                  <w:marBottom w:val="0"/>
                                                  <w:divBdr>
                                                    <w:top w:val="none" w:sz="0" w:space="0" w:color="auto"/>
                                                    <w:left w:val="none" w:sz="0" w:space="0" w:color="auto"/>
                                                    <w:bottom w:val="none" w:sz="0" w:space="0" w:color="auto"/>
                                                    <w:right w:val="none" w:sz="0" w:space="0" w:color="auto"/>
                                                  </w:divBdr>
                                                  <w:divsChild>
                                                    <w:div w:id="42696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3904906">
          <w:marLeft w:val="0"/>
          <w:marRight w:val="0"/>
          <w:marTop w:val="0"/>
          <w:marBottom w:val="0"/>
          <w:divBdr>
            <w:top w:val="none" w:sz="0" w:space="0" w:color="auto"/>
            <w:left w:val="none" w:sz="0" w:space="0" w:color="auto"/>
            <w:bottom w:val="none" w:sz="0" w:space="0" w:color="auto"/>
            <w:right w:val="none" w:sz="0" w:space="0" w:color="auto"/>
          </w:divBdr>
          <w:divsChild>
            <w:div w:id="214513427">
              <w:marLeft w:val="0"/>
              <w:marRight w:val="0"/>
              <w:marTop w:val="0"/>
              <w:marBottom w:val="0"/>
              <w:divBdr>
                <w:top w:val="none" w:sz="0" w:space="0" w:color="auto"/>
                <w:left w:val="none" w:sz="0" w:space="0" w:color="auto"/>
                <w:bottom w:val="none" w:sz="0" w:space="0" w:color="auto"/>
                <w:right w:val="none" w:sz="0" w:space="0" w:color="auto"/>
              </w:divBdr>
              <w:divsChild>
                <w:div w:id="711270329">
                  <w:marLeft w:val="0"/>
                  <w:marRight w:val="0"/>
                  <w:marTop w:val="0"/>
                  <w:marBottom w:val="0"/>
                  <w:divBdr>
                    <w:top w:val="none" w:sz="0" w:space="0" w:color="auto"/>
                    <w:left w:val="none" w:sz="0" w:space="0" w:color="auto"/>
                    <w:bottom w:val="none" w:sz="0" w:space="0" w:color="auto"/>
                    <w:right w:val="none" w:sz="0" w:space="0" w:color="auto"/>
                  </w:divBdr>
                  <w:divsChild>
                    <w:div w:id="754279035">
                      <w:marLeft w:val="0"/>
                      <w:marRight w:val="0"/>
                      <w:marTop w:val="0"/>
                      <w:marBottom w:val="0"/>
                      <w:divBdr>
                        <w:top w:val="none" w:sz="0" w:space="0" w:color="auto"/>
                        <w:left w:val="none" w:sz="0" w:space="0" w:color="auto"/>
                        <w:bottom w:val="none" w:sz="0" w:space="0" w:color="auto"/>
                        <w:right w:val="none" w:sz="0" w:space="0" w:color="auto"/>
                      </w:divBdr>
                      <w:divsChild>
                        <w:div w:id="73286708">
                          <w:marLeft w:val="0"/>
                          <w:marRight w:val="0"/>
                          <w:marTop w:val="0"/>
                          <w:marBottom w:val="0"/>
                          <w:divBdr>
                            <w:top w:val="none" w:sz="0" w:space="0" w:color="auto"/>
                            <w:left w:val="none" w:sz="0" w:space="0" w:color="auto"/>
                            <w:bottom w:val="none" w:sz="0" w:space="0" w:color="auto"/>
                            <w:right w:val="none" w:sz="0" w:space="0" w:color="auto"/>
                          </w:divBdr>
                          <w:divsChild>
                            <w:div w:id="747072783">
                              <w:marLeft w:val="0"/>
                              <w:marRight w:val="0"/>
                              <w:marTop w:val="0"/>
                              <w:marBottom w:val="0"/>
                              <w:divBdr>
                                <w:top w:val="none" w:sz="0" w:space="0" w:color="auto"/>
                                <w:left w:val="none" w:sz="0" w:space="0" w:color="auto"/>
                                <w:bottom w:val="none" w:sz="0" w:space="0" w:color="auto"/>
                                <w:right w:val="none" w:sz="0" w:space="0" w:color="auto"/>
                              </w:divBdr>
                              <w:divsChild>
                                <w:div w:id="361787371">
                                  <w:marLeft w:val="0"/>
                                  <w:marRight w:val="0"/>
                                  <w:marTop w:val="0"/>
                                  <w:marBottom w:val="0"/>
                                  <w:divBdr>
                                    <w:top w:val="none" w:sz="0" w:space="0" w:color="auto"/>
                                    <w:left w:val="none" w:sz="0" w:space="0" w:color="auto"/>
                                    <w:bottom w:val="none" w:sz="0" w:space="0" w:color="auto"/>
                                    <w:right w:val="none" w:sz="0" w:space="0" w:color="auto"/>
                                  </w:divBdr>
                                  <w:divsChild>
                                    <w:div w:id="58288459">
                                      <w:marLeft w:val="0"/>
                                      <w:marRight w:val="0"/>
                                      <w:marTop w:val="0"/>
                                      <w:marBottom w:val="0"/>
                                      <w:divBdr>
                                        <w:top w:val="none" w:sz="0" w:space="0" w:color="auto"/>
                                        <w:left w:val="none" w:sz="0" w:space="0" w:color="auto"/>
                                        <w:bottom w:val="none" w:sz="0" w:space="0" w:color="auto"/>
                                        <w:right w:val="none" w:sz="0" w:space="0" w:color="auto"/>
                                      </w:divBdr>
                                      <w:divsChild>
                                        <w:div w:id="65276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142573">
          <w:marLeft w:val="0"/>
          <w:marRight w:val="0"/>
          <w:marTop w:val="0"/>
          <w:marBottom w:val="0"/>
          <w:divBdr>
            <w:top w:val="none" w:sz="0" w:space="0" w:color="auto"/>
            <w:left w:val="none" w:sz="0" w:space="0" w:color="auto"/>
            <w:bottom w:val="none" w:sz="0" w:space="0" w:color="auto"/>
            <w:right w:val="none" w:sz="0" w:space="0" w:color="auto"/>
          </w:divBdr>
          <w:divsChild>
            <w:div w:id="879853463">
              <w:marLeft w:val="0"/>
              <w:marRight w:val="0"/>
              <w:marTop w:val="0"/>
              <w:marBottom w:val="0"/>
              <w:divBdr>
                <w:top w:val="none" w:sz="0" w:space="0" w:color="auto"/>
                <w:left w:val="none" w:sz="0" w:space="0" w:color="auto"/>
                <w:bottom w:val="none" w:sz="0" w:space="0" w:color="auto"/>
                <w:right w:val="none" w:sz="0" w:space="0" w:color="auto"/>
              </w:divBdr>
              <w:divsChild>
                <w:div w:id="1575360198">
                  <w:marLeft w:val="0"/>
                  <w:marRight w:val="0"/>
                  <w:marTop w:val="0"/>
                  <w:marBottom w:val="0"/>
                  <w:divBdr>
                    <w:top w:val="none" w:sz="0" w:space="0" w:color="auto"/>
                    <w:left w:val="none" w:sz="0" w:space="0" w:color="auto"/>
                    <w:bottom w:val="none" w:sz="0" w:space="0" w:color="auto"/>
                    <w:right w:val="none" w:sz="0" w:space="0" w:color="auto"/>
                  </w:divBdr>
                  <w:divsChild>
                    <w:div w:id="153570071">
                      <w:marLeft w:val="0"/>
                      <w:marRight w:val="0"/>
                      <w:marTop w:val="0"/>
                      <w:marBottom w:val="0"/>
                      <w:divBdr>
                        <w:top w:val="none" w:sz="0" w:space="0" w:color="auto"/>
                        <w:left w:val="none" w:sz="0" w:space="0" w:color="auto"/>
                        <w:bottom w:val="none" w:sz="0" w:space="0" w:color="auto"/>
                        <w:right w:val="none" w:sz="0" w:space="0" w:color="auto"/>
                      </w:divBdr>
                      <w:divsChild>
                        <w:div w:id="422993263">
                          <w:marLeft w:val="0"/>
                          <w:marRight w:val="0"/>
                          <w:marTop w:val="0"/>
                          <w:marBottom w:val="0"/>
                          <w:divBdr>
                            <w:top w:val="none" w:sz="0" w:space="0" w:color="auto"/>
                            <w:left w:val="none" w:sz="0" w:space="0" w:color="auto"/>
                            <w:bottom w:val="none" w:sz="0" w:space="0" w:color="auto"/>
                            <w:right w:val="none" w:sz="0" w:space="0" w:color="auto"/>
                          </w:divBdr>
                          <w:divsChild>
                            <w:div w:id="1602179372">
                              <w:marLeft w:val="0"/>
                              <w:marRight w:val="0"/>
                              <w:marTop w:val="0"/>
                              <w:marBottom w:val="0"/>
                              <w:divBdr>
                                <w:top w:val="none" w:sz="0" w:space="0" w:color="auto"/>
                                <w:left w:val="none" w:sz="0" w:space="0" w:color="auto"/>
                                <w:bottom w:val="none" w:sz="0" w:space="0" w:color="auto"/>
                                <w:right w:val="none" w:sz="0" w:space="0" w:color="auto"/>
                              </w:divBdr>
                              <w:divsChild>
                                <w:div w:id="848524499">
                                  <w:marLeft w:val="0"/>
                                  <w:marRight w:val="0"/>
                                  <w:marTop w:val="0"/>
                                  <w:marBottom w:val="0"/>
                                  <w:divBdr>
                                    <w:top w:val="none" w:sz="0" w:space="0" w:color="auto"/>
                                    <w:left w:val="none" w:sz="0" w:space="0" w:color="auto"/>
                                    <w:bottom w:val="none" w:sz="0" w:space="0" w:color="auto"/>
                                    <w:right w:val="none" w:sz="0" w:space="0" w:color="auto"/>
                                  </w:divBdr>
                                  <w:divsChild>
                                    <w:div w:id="109711776">
                                      <w:marLeft w:val="0"/>
                                      <w:marRight w:val="0"/>
                                      <w:marTop w:val="0"/>
                                      <w:marBottom w:val="0"/>
                                      <w:divBdr>
                                        <w:top w:val="none" w:sz="0" w:space="0" w:color="auto"/>
                                        <w:left w:val="none" w:sz="0" w:space="0" w:color="auto"/>
                                        <w:bottom w:val="none" w:sz="0" w:space="0" w:color="auto"/>
                                        <w:right w:val="none" w:sz="0" w:space="0" w:color="auto"/>
                                      </w:divBdr>
                                      <w:divsChild>
                                        <w:div w:id="46590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0157997">
          <w:marLeft w:val="0"/>
          <w:marRight w:val="0"/>
          <w:marTop w:val="0"/>
          <w:marBottom w:val="0"/>
          <w:divBdr>
            <w:top w:val="none" w:sz="0" w:space="0" w:color="auto"/>
            <w:left w:val="none" w:sz="0" w:space="0" w:color="auto"/>
            <w:bottom w:val="none" w:sz="0" w:space="0" w:color="auto"/>
            <w:right w:val="none" w:sz="0" w:space="0" w:color="auto"/>
          </w:divBdr>
          <w:divsChild>
            <w:div w:id="800073343">
              <w:marLeft w:val="0"/>
              <w:marRight w:val="0"/>
              <w:marTop w:val="0"/>
              <w:marBottom w:val="0"/>
              <w:divBdr>
                <w:top w:val="none" w:sz="0" w:space="0" w:color="auto"/>
                <w:left w:val="none" w:sz="0" w:space="0" w:color="auto"/>
                <w:bottom w:val="none" w:sz="0" w:space="0" w:color="auto"/>
                <w:right w:val="none" w:sz="0" w:space="0" w:color="auto"/>
              </w:divBdr>
              <w:divsChild>
                <w:div w:id="818349268">
                  <w:marLeft w:val="0"/>
                  <w:marRight w:val="0"/>
                  <w:marTop w:val="0"/>
                  <w:marBottom w:val="0"/>
                  <w:divBdr>
                    <w:top w:val="none" w:sz="0" w:space="0" w:color="auto"/>
                    <w:left w:val="none" w:sz="0" w:space="0" w:color="auto"/>
                    <w:bottom w:val="none" w:sz="0" w:space="0" w:color="auto"/>
                    <w:right w:val="none" w:sz="0" w:space="0" w:color="auto"/>
                  </w:divBdr>
                  <w:divsChild>
                    <w:div w:id="304623881">
                      <w:marLeft w:val="0"/>
                      <w:marRight w:val="0"/>
                      <w:marTop w:val="0"/>
                      <w:marBottom w:val="0"/>
                      <w:divBdr>
                        <w:top w:val="none" w:sz="0" w:space="0" w:color="auto"/>
                        <w:left w:val="none" w:sz="0" w:space="0" w:color="auto"/>
                        <w:bottom w:val="none" w:sz="0" w:space="0" w:color="auto"/>
                        <w:right w:val="none" w:sz="0" w:space="0" w:color="auto"/>
                      </w:divBdr>
                      <w:divsChild>
                        <w:div w:id="238251676">
                          <w:marLeft w:val="0"/>
                          <w:marRight w:val="0"/>
                          <w:marTop w:val="0"/>
                          <w:marBottom w:val="0"/>
                          <w:divBdr>
                            <w:top w:val="none" w:sz="0" w:space="0" w:color="auto"/>
                            <w:left w:val="none" w:sz="0" w:space="0" w:color="auto"/>
                            <w:bottom w:val="none" w:sz="0" w:space="0" w:color="auto"/>
                            <w:right w:val="none" w:sz="0" w:space="0" w:color="auto"/>
                          </w:divBdr>
                          <w:divsChild>
                            <w:div w:id="1740514674">
                              <w:marLeft w:val="0"/>
                              <w:marRight w:val="0"/>
                              <w:marTop w:val="0"/>
                              <w:marBottom w:val="0"/>
                              <w:divBdr>
                                <w:top w:val="none" w:sz="0" w:space="0" w:color="auto"/>
                                <w:left w:val="none" w:sz="0" w:space="0" w:color="auto"/>
                                <w:bottom w:val="none" w:sz="0" w:space="0" w:color="auto"/>
                                <w:right w:val="none" w:sz="0" w:space="0" w:color="auto"/>
                              </w:divBdr>
                              <w:divsChild>
                                <w:div w:id="61762103">
                                  <w:marLeft w:val="0"/>
                                  <w:marRight w:val="0"/>
                                  <w:marTop w:val="0"/>
                                  <w:marBottom w:val="0"/>
                                  <w:divBdr>
                                    <w:top w:val="none" w:sz="0" w:space="0" w:color="auto"/>
                                    <w:left w:val="none" w:sz="0" w:space="0" w:color="auto"/>
                                    <w:bottom w:val="none" w:sz="0" w:space="0" w:color="auto"/>
                                    <w:right w:val="none" w:sz="0" w:space="0" w:color="auto"/>
                                  </w:divBdr>
                                  <w:divsChild>
                                    <w:div w:id="602615307">
                                      <w:marLeft w:val="0"/>
                                      <w:marRight w:val="0"/>
                                      <w:marTop w:val="0"/>
                                      <w:marBottom w:val="0"/>
                                      <w:divBdr>
                                        <w:top w:val="none" w:sz="0" w:space="0" w:color="auto"/>
                                        <w:left w:val="none" w:sz="0" w:space="0" w:color="auto"/>
                                        <w:bottom w:val="none" w:sz="0" w:space="0" w:color="auto"/>
                                        <w:right w:val="none" w:sz="0" w:space="0" w:color="auto"/>
                                      </w:divBdr>
                                      <w:divsChild>
                                        <w:div w:id="19683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0528920">
          <w:marLeft w:val="0"/>
          <w:marRight w:val="0"/>
          <w:marTop w:val="0"/>
          <w:marBottom w:val="0"/>
          <w:divBdr>
            <w:top w:val="none" w:sz="0" w:space="0" w:color="auto"/>
            <w:left w:val="none" w:sz="0" w:space="0" w:color="auto"/>
            <w:bottom w:val="none" w:sz="0" w:space="0" w:color="auto"/>
            <w:right w:val="none" w:sz="0" w:space="0" w:color="auto"/>
          </w:divBdr>
          <w:divsChild>
            <w:div w:id="680280222">
              <w:marLeft w:val="0"/>
              <w:marRight w:val="0"/>
              <w:marTop w:val="0"/>
              <w:marBottom w:val="0"/>
              <w:divBdr>
                <w:top w:val="none" w:sz="0" w:space="0" w:color="auto"/>
                <w:left w:val="none" w:sz="0" w:space="0" w:color="auto"/>
                <w:bottom w:val="none" w:sz="0" w:space="0" w:color="auto"/>
                <w:right w:val="none" w:sz="0" w:space="0" w:color="auto"/>
              </w:divBdr>
              <w:divsChild>
                <w:div w:id="296571726">
                  <w:marLeft w:val="0"/>
                  <w:marRight w:val="0"/>
                  <w:marTop w:val="0"/>
                  <w:marBottom w:val="0"/>
                  <w:divBdr>
                    <w:top w:val="none" w:sz="0" w:space="0" w:color="auto"/>
                    <w:left w:val="none" w:sz="0" w:space="0" w:color="auto"/>
                    <w:bottom w:val="none" w:sz="0" w:space="0" w:color="auto"/>
                    <w:right w:val="none" w:sz="0" w:space="0" w:color="auto"/>
                  </w:divBdr>
                  <w:divsChild>
                    <w:div w:id="1821339843">
                      <w:marLeft w:val="0"/>
                      <w:marRight w:val="0"/>
                      <w:marTop w:val="0"/>
                      <w:marBottom w:val="0"/>
                      <w:divBdr>
                        <w:top w:val="none" w:sz="0" w:space="0" w:color="auto"/>
                        <w:left w:val="none" w:sz="0" w:space="0" w:color="auto"/>
                        <w:bottom w:val="none" w:sz="0" w:space="0" w:color="auto"/>
                        <w:right w:val="none" w:sz="0" w:space="0" w:color="auto"/>
                      </w:divBdr>
                      <w:divsChild>
                        <w:div w:id="1072894263">
                          <w:marLeft w:val="0"/>
                          <w:marRight w:val="0"/>
                          <w:marTop w:val="0"/>
                          <w:marBottom w:val="0"/>
                          <w:divBdr>
                            <w:top w:val="none" w:sz="0" w:space="0" w:color="auto"/>
                            <w:left w:val="none" w:sz="0" w:space="0" w:color="auto"/>
                            <w:bottom w:val="none" w:sz="0" w:space="0" w:color="auto"/>
                            <w:right w:val="none" w:sz="0" w:space="0" w:color="auto"/>
                          </w:divBdr>
                          <w:divsChild>
                            <w:div w:id="81873086">
                              <w:marLeft w:val="0"/>
                              <w:marRight w:val="0"/>
                              <w:marTop w:val="0"/>
                              <w:marBottom w:val="0"/>
                              <w:divBdr>
                                <w:top w:val="none" w:sz="0" w:space="0" w:color="auto"/>
                                <w:left w:val="none" w:sz="0" w:space="0" w:color="auto"/>
                                <w:bottom w:val="none" w:sz="0" w:space="0" w:color="auto"/>
                                <w:right w:val="none" w:sz="0" w:space="0" w:color="auto"/>
                              </w:divBdr>
                              <w:divsChild>
                                <w:div w:id="209597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429889">
                  <w:marLeft w:val="0"/>
                  <w:marRight w:val="0"/>
                  <w:marTop w:val="0"/>
                  <w:marBottom w:val="0"/>
                  <w:divBdr>
                    <w:top w:val="none" w:sz="0" w:space="0" w:color="auto"/>
                    <w:left w:val="none" w:sz="0" w:space="0" w:color="auto"/>
                    <w:bottom w:val="none" w:sz="0" w:space="0" w:color="auto"/>
                    <w:right w:val="none" w:sz="0" w:space="0" w:color="auto"/>
                  </w:divBdr>
                  <w:divsChild>
                    <w:div w:id="540823407">
                      <w:marLeft w:val="0"/>
                      <w:marRight w:val="0"/>
                      <w:marTop w:val="0"/>
                      <w:marBottom w:val="0"/>
                      <w:divBdr>
                        <w:top w:val="none" w:sz="0" w:space="0" w:color="auto"/>
                        <w:left w:val="none" w:sz="0" w:space="0" w:color="auto"/>
                        <w:bottom w:val="none" w:sz="0" w:space="0" w:color="auto"/>
                        <w:right w:val="none" w:sz="0" w:space="0" w:color="auto"/>
                      </w:divBdr>
                      <w:divsChild>
                        <w:div w:id="381295415">
                          <w:marLeft w:val="0"/>
                          <w:marRight w:val="0"/>
                          <w:marTop w:val="0"/>
                          <w:marBottom w:val="0"/>
                          <w:divBdr>
                            <w:top w:val="none" w:sz="0" w:space="0" w:color="auto"/>
                            <w:left w:val="none" w:sz="0" w:space="0" w:color="auto"/>
                            <w:bottom w:val="none" w:sz="0" w:space="0" w:color="auto"/>
                            <w:right w:val="none" w:sz="0" w:space="0" w:color="auto"/>
                          </w:divBdr>
                          <w:divsChild>
                            <w:div w:id="1098794426">
                              <w:marLeft w:val="0"/>
                              <w:marRight w:val="0"/>
                              <w:marTop w:val="0"/>
                              <w:marBottom w:val="0"/>
                              <w:divBdr>
                                <w:top w:val="none" w:sz="0" w:space="0" w:color="auto"/>
                                <w:left w:val="none" w:sz="0" w:space="0" w:color="auto"/>
                                <w:bottom w:val="none" w:sz="0" w:space="0" w:color="auto"/>
                                <w:right w:val="none" w:sz="0" w:space="0" w:color="auto"/>
                              </w:divBdr>
                              <w:divsChild>
                                <w:div w:id="1528443359">
                                  <w:marLeft w:val="0"/>
                                  <w:marRight w:val="0"/>
                                  <w:marTop w:val="0"/>
                                  <w:marBottom w:val="0"/>
                                  <w:divBdr>
                                    <w:top w:val="none" w:sz="0" w:space="0" w:color="auto"/>
                                    <w:left w:val="none" w:sz="0" w:space="0" w:color="auto"/>
                                    <w:bottom w:val="none" w:sz="0" w:space="0" w:color="auto"/>
                                    <w:right w:val="none" w:sz="0" w:space="0" w:color="auto"/>
                                  </w:divBdr>
                                  <w:divsChild>
                                    <w:div w:id="26832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286507">
                          <w:marLeft w:val="0"/>
                          <w:marRight w:val="0"/>
                          <w:marTop w:val="0"/>
                          <w:marBottom w:val="0"/>
                          <w:divBdr>
                            <w:top w:val="none" w:sz="0" w:space="0" w:color="auto"/>
                            <w:left w:val="none" w:sz="0" w:space="0" w:color="auto"/>
                            <w:bottom w:val="none" w:sz="0" w:space="0" w:color="auto"/>
                            <w:right w:val="none" w:sz="0" w:space="0" w:color="auto"/>
                          </w:divBdr>
                          <w:divsChild>
                            <w:div w:id="824005246">
                              <w:marLeft w:val="0"/>
                              <w:marRight w:val="0"/>
                              <w:marTop w:val="0"/>
                              <w:marBottom w:val="0"/>
                              <w:divBdr>
                                <w:top w:val="none" w:sz="0" w:space="0" w:color="auto"/>
                                <w:left w:val="none" w:sz="0" w:space="0" w:color="auto"/>
                                <w:bottom w:val="none" w:sz="0" w:space="0" w:color="auto"/>
                                <w:right w:val="none" w:sz="0" w:space="0" w:color="auto"/>
                              </w:divBdr>
                              <w:divsChild>
                                <w:div w:id="55325164">
                                  <w:marLeft w:val="0"/>
                                  <w:marRight w:val="0"/>
                                  <w:marTop w:val="0"/>
                                  <w:marBottom w:val="0"/>
                                  <w:divBdr>
                                    <w:top w:val="none" w:sz="0" w:space="0" w:color="auto"/>
                                    <w:left w:val="none" w:sz="0" w:space="0" w:color="auto"/>
                                    <w:bottom w:val="none" w:sz="0" w:space="0" w:color="auto"/>
                                    <w:right w:val="none" w:sz="0" w:space="0" w:color="auto"/>
                                  </w:divBdr>
                                  <w:divsChild>
                                    <w:div w:id="62450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4233683">
          <w:marLeft w:val="0"/>
          <w:marRight w:val="0"/>
          <w:marTop w:val="0"/>
          <w:marBottom w:val="0"/>
          <w:divBdr>
            <w:top w:val="none" w:sz="0" w:space="0" w:color="auto"/>
            <w:left w:val="none" w:sz="0" w:space="0" w:color="auto"/>
            <w:bottom w:val="none" w:sz="0" w:space="0" w:color="auto"/>
            <w:right w:val="none" w:sz="0" w:space="0" w:color="auto"/>
          </w:divBdr>
          <w:divsChild>
            <w:div w:id="2104841245">
              <w:marLeft w:val="0"/>
              <w:marRight w:val="0"/>
              <w:marTop w:val="0"/>
              <w:marBottom w:val="0"/>
              <w:divBdr>
                <w:top w:val="none" w:sz="0" w:space="0" w:color="auto"/>
                <w:left w:val="none" w:sz="0" w:space="0" w:color="auto"/>
                <w:bottom w:val="none" w:sz="0" w:space="0" w:color="auto"/>
                <w:right w:val="none" w:sz="0" w:space="0" w:color="auto"/>
              </w:divBdr>
              <w:divsChild>
                <w:div w:id="271934894">
                  <w:marLeft w:val="0"/>
                  <w:marRight w:val="0"/>
                  <w:marTop w:val="0"/>
                  <w:marBottom w:val="0"/>
                  <w:divBdr>
                    <w:top w:val="none" w:sz="0" w:space="0" w:color="auto"/>
                    <w:left w:val="none" w:sz="0" w:space="0" w:color="auto"/>
                    <w:bottom w:val="none" w:sz="0" w:space="0" w:color="auto"/>
                    <w:right w:val="none" w:sz="0" w:space="0" w:color="auto"/>
                  </w:divBdr>
                  <w:divsChild>
                    <w:div w:id="791554985">
                      <w:marLeft w:val="0"/>
                      <w:marRight w:val="0"/>
                      <w:marTop w:val="0"/>
                      <w:marBottom w:val="0"/>
                      <w:divBdr>
                        <w:top w:val="none" w:sz="0" w:space="0" w:color="auto"/>
                        <w:left w:val="none" w:sz="0" w:space="0" w:color="auto"/>
                        <w:bottom w:val="none" w:sz="0" w:space="0" w:color="auto"/>
                        <w:right w:val="none" w:sz="0" w:space="0" w:color="auto"/>
                      </w:divBdr>
                      <w:divsChild>
                        <w:div w:id="1091122995">
                          <w:marLeft w:val="0"/>
                          <w:marRight w:val="0"/>
                          <w:marTop w:val="0"/>
                          <w:marBottom w:val="0"/>
                          <w:divBdr>
                            <w:top w:val="none" w:sz="0" w:space="0" w:color="auto"/>
                            <w:left w:val="none" w:sz="0" w:space="0" w:color="auto"/>
                            <w:bottom w:val="none" w:sz="0" w:space="0" w:color="auto"/>
                            <w:right w:val="none" w:sz="0" w:space="0" w:color="auto"/>
                          </w:divBdr>
                          <w:divsChild>
                            <w:div w:id="2076733453">
                              <w:marLeft w:val="0"/>
                              <w:marRight w:val="0"/>
                              <w:marTop w:val="0"/>
                              <w:marBottom w:val="0"/>
                              <w:divBdr>
                                <w:top w:val="none" w:sz="0" w:space="0" w:color="auto"/>
                                <w:left w:val="none" w:sz="0" w:space="0" w:color="auto"/>
                                <w:bottom w:val="none" w:sz="0" w:space="0" w:color="auto"/>
                                <w:right w:val="none" w:sz="0" w:space="0" w:color="auto"/>
                              </w:divBdr>
                              <w:divsChild>
                                <w:div w:id="871763762">
                                  <w:marLeft w:val="0"/>
                                  <w:marRight w:val="0"/>
                                  <w:marTop w:val="0"/>
                                  <w:marBottom w:val="0"/>
                                  <w:divBdr>
                                    <w:top w:val="none" w:sz="0" w:space="0" w:color="auto"/>
                                    <w:left w:val="none" w:sz="0" w:space="0" w:color="auto"/>
                                    <w:bottom w:val="none" w:sz="0" w:space="0" w:color="auto"/>
                                    <w:right w:val="none" w:sz="0" w:space="0" w:color="auto"/>
                                  </w:divBdr>
                                  <w:divsChild>
                                    <w:div w:id="1082721305">
                                      <w:marLeft w:val="0"/>
                                      <w:marRight w:val="0"/>
                                      <w:marTop w:val="0"/>
                                      <w:marBottom w:val="0"/>
                                      <w:divBdr>
                                        <w:top w:val="none" w:sz="0" w:space="0" w:color="auto"/>
                                        <w:left w:val="none" w:sz="0" w:space="0" w:color="auto"/>
                                        <w:bottom w:val="none" w:sz="0" w:space="0" w:color="auto"/>
                                        <w:right w:val="none" w:sz="0" w:space="0" w:color="auto"/>
                                      </w:divBdr>
                                      <w:divsChild>
                                        <w:div w:id="16123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7054419">
      <w:bodyDiv w:val="1"/>
      <w:marLeft w:val="0"/>
      <w:marRight w:val="0"/>
      <w:marTop w:val="0"/>
      <w:marBottom w:val="0"/>
      <w:divBdr>
        <w:top w:val="none" w:sz="0" w:space="0" w:color="auto"/>
        <w:left w:val="none" w:sz="0" w:space="0" w:color="auto"/>
        <w:bottom w:val="none" w:sz="0" w:space="0" w:color="auto"/>
        <w:right w:val="none" w:sz="0" w:space="0" w:color="auto"/>
      </w:divBdr>
    </w:div>
    <w:div w:id="293408847">
      <w:bodyDiv w:val="1"/>
      <w:marLeft w:val="0"/>
      <w:marRight w:val="0"/>
      <w:marTop w:val="0"/>
      <w:marBottom w:val="0"/>
      <w:divBdr>
        <w:top w:val="none" w:sz="0" w:space="0" w:color="auto"/>
        <w:left w:val="none" w:sz="0" w:space="0" w:color="auto"/>
        <w:bottom w:val="none" w:sz="0" w:space="0" w:color="auto"/>
        <w:right w:val="none" w:sz="0" w:space="0" w:color="auto"/>
      </w:divBdr>
    </w:div>
    <w:div w:id="300040287">
      <w:bodyDiv w:val="1"/>
      <w:marLeft w:val="0"/>
      <w:marRight w:val="0"/>
      <w:marTop w:val="0"/>
      <w:marBottom w:val="0"/>
      <w:divBdr>
        <w:top w:val="none" w:sz="0" w:space="0" w:color="auto"/>
        <w:left w:val="none" w:sz="0" w:space="0" w:color="auto"/>
        <w:bottom w:val="none" w:sz="0" w:space="0" w:color="auto"/>
        <w:right w:val="none" w:sz="0" w:space="0" w:color="auto"/>
      </w:divBdr>
    </w:div>
    <w:div w:id="325010654">
      <w:bodyDiv w:val="1"/>
      <w:marLeft w:val="0"/>
      <w:marRight w:val="0"/>
      <w:marTop w:val="0"/>
      <w:marBottom w:val="0"/>
      <w:divBdr>
        <w:top w:val="none" w:sz="0" w:space="0" w:color="auto"/>
        <w:left w:val="none" w:sz="0" w:space="0" w:color="auto"/>
        <w:bottom w:val="none" w:sz="0" w:space="0" w:color="auto"/>
        <w:right w:val="none" w:sz="0" w:space="0" w:color="auto"/>
      </w:divBdr>
    </w:div>
    <w:div w:id="341860810">
      <w:bodyDiv w:val="1"/>
      <w:marLeft w:val="0"/>
      <w:marRight w:val="0"/>
      <w:marTop w:val="0"/>
      <w:marBottom w:val="0"/>
      <w:divBdr>
        <w:top w:val="none" w:sz="0" w:space="0" w:color="auto"/>
        <w:left w:val="none" w:sz="0" w:space="0" w:color="auto"/>
        <w:bottom w:val="none" w:sz="0" w:space="0" w:color="auto"/>
        <w:right w:val="none" w:sz="0" w:space="0" w:color="auto"/>
      </w:divBdr>
    </w:div>
    <w:div w:id="343827643">
      <w:bodyDiv w:val="1"/>
      <w:marLeft w:val="0"/>
      <w:marRight w:val="0"/>
      <w:marTop w:val="0"/>
      <w:marBottom w:val="0"/>
      <w:divBdr>
        <w:top w:val="none" w:sz="0" w:space="0" w:color="auto"/>
        <w:left w:val="none" w:sz="0" w:space="0" w:color="auto"/>
        <w:bottom w:val="none" w:sz="0" w:space="0" w:color="auto"/>
        <w:right w:val="none" w:sz="0" w:space="0" w:color="auto"/>
      </w:divBdr>
    </w:div>
    <w:div w:id="348723195">
      <w:bodyDiv w:val="1"/>
      <w:marLeft w:val="0"/>
      <w:marRight w:val="0"/>
      <w:marTop w:val="0"/>
      <w:marBottom w:val="0"/>
      <w:divBdr>
        <w:top w:val="none" w:sz="0" w:space="0" w:color="auto"/>
        <w:left w:val="none" w:sz="0" w:space="0" w:color="auto"/>
        <w:bottom w:val="none" w:sz="0" w:space="0" w:color="auto"/>
        <w:right w:val="none" w:sz="0" w:space="0" w:color="auto"/>
      </w:divBdr>
    </w:div>
    <w:div w:id="348869050">
      <w:bodyDiv w:val="1"/>
      <w:marLeft w:val="0"/>
      <w:marRight w:val="0"/>
      <w:marTop w:val="0"/>
      <w:marBottom w:val="0"/>
      <w:divBdr>
        <w:top w:val="none" w:sz="0" w:space="0" w:color="auto"/>
        <w:left w:val="none" w:sz="0" w:space="0" w:color="auto"/>
        <w:bottom w:val="none" w:sz="0" w:space="0" w:color="auto"/>
        <w:right w:val="none" w:sz="0" w:space="0" w:color="auto"/>
      </w:divBdr>
    </w:div>
    <w:div w:id="359404875">
      <w:bodyDiv w:val="1"/>
      <w:marLeft w:val="0"/>
      <w:marRight w:val="0"/>
      <w:marTop w:val="0"/>
      <w:marBottom w:val="0"/>
      <w:divBdr>
        <w:top w:val="none" w:sz="0" w:space="0" w:color="auto"/>
        <w:left w:val="none" w:sz="0" w:space="0" w:color="auto"/>
        <w:bottom w:val="none" w:sz="0" w:space="0" w:color="auto"/>
        <w:right w:val="none" w:sz="0" w:space="0" w:color="auto"/>
      </w:divBdr>
    </w:div>
    <w:div w:id="360665193">
      <w:bodyDiv w:val="1"/>
      <w:marLeft w:val="0"/>
      <w:marRight w:val="0"/>
      <w:marTop w:val="0"/>
      <w:marBottom w:val="0"/>
      <w:divBdr>
        <w:top w:val="none" w:sz="0" w:space="0" w:color="auto"/>
        <w:left w:val="none" w:sz="0" w:space="0" w:color="auto"/>
        <w:bottom w:val="none" w:sz="0" w:space="0" w:color="auto"/>
        <w:right w:val="none" w:sz="0" w:space="0" w:color="auto"/>
      </w:divBdr>
    </w:div>
    <w:div w:id="379597399">
      <w:bodyDiv w:val="1"/>
      <w:marLeft w:val="0"/>
      <w:marRight w:val="0"/>
      <w:marTop w:val="0"/>
      <w:marBottom w:val="0"/>
      <w:divBdr>
        <w:top w:val="none" w:sz="0" w:space="0" w:color="auto"/>
        <w:left w:val="none" w:sz="0" w:space="0" w:color="auto"/>
        <w:bottom w:val="none" w:sz="0" w:space="0" w:color="auto"/>
        <w:right w:val="none" w:sz="0" w:space="0" w:color="auto"/>
      </w:divBdr>
    </w:div>
    <w:div w:id="381289271">
      <w:bodyDiv w:val="1"/>
      <w:marLeft w:val="0"/>
      <w:marRight w:val="0"/>
      <w:marTop w:val="0"/>
      <w:marBottom w:val="0"/>
      <w:divBdr>
        <w:top w:val="none" w:sz="0" w:space="0" w:color="auto"/>
        <w:left w:val="none" w:sz="0" w:space="0" w:color="auto"/>
        <w:bottom w:val="none" w:sz="0" w:space="0" w:color="auto"/>
        <w:right w:val="none" w:sz="0" w:space="0" w:color="auto"/>
      </w:divBdr>
    </w:div>
    <w:div w:id="382945919">
      <w:bodyDiv w:val="1"/>
      <w:marLeft w:val="0"/>
      <w:marRight w:val="0"/>
      <w:marTop w:val="0"/>
      <w:marBottom w:val="0"/>
      <w:divBdr>
        <w:top w:val="none" w:sz="0" w:space="0" w:color="auto"/>
        <w:left w:val="none" w:sz="0" w:space="0" w:color="auto"/>
        <w:bottom w:val="none" w:sz="0" w:space="0" w:color="auto"/>
        <w:right w:val="none" w:sz="0" w:space="0" w:color="auto"/>
      </w:divBdr>
    </w:div>
    <w:div w:id="384716474">
      <w:bodyDiv w:val="1"/>
      <w:marLeft w:val="0"/>
      <w:marRight w:val="0"/>
      <w:marTop w:val="0"/>
      <w:marBottom w:val="0"/>
      <w:divBdr>
        <w:top w:val="none" w:sz="0" w:space="0" w:color="auto"/>
        <w:left w:val="none" w:sz="0" w:space="0" w:color="auto"/>
        <w:bottom w:val="none" w:sz="0" w:space="0" w:color="auto"/>
        <w:right w:val="none" w:sz="0" w:space="0" w:color="auto"/>
      </w:divBdr>
    </w:div>
    <w:div w:id="396322405">
      <w:bodyDiv w:val="1"/>
      <w:marLeft w:val="0"/>
      <w:marRight w:val="0"/>
      <w:marTop w:val="0"/>
      <w:marBottom w:val="0"/>
      <w:divBdr>
        <w:top w:val="none" w:sz="0" w:space="0" w:color="auto"/>
        <w:left w:val="none" w:sz="0" w:space="0" w:color="auto"/>
        <w:bottom w:val="none" w:sz="0" w:space="0" w:color="auto"/>
        <w:right w:val="none" w:sz="0" w:space="0" w:color="auto"/>
      </w:divBdr>
    </w:div>
    <w:div w:id="405616074">
      <w:bodyDiv w:val="1"/>
      <w:marLeft w:val="0"/>
      <w:marRight w:val="0"/>
      <w:marTop w:val="0"/>
      <w:marBottom w:val="0"/>
      <w:divBdr>
        <w:top w:val="none" w:sz="0" w:space="0" w:color="auto"/>
        <w:left w:val="none" w:sz="0" w:space="0" w:color="auto"/>
        <w:bottom w:val="none" w:sz="0" w:space="0" w:color="auto"/>
        <w:right w:val="none" w:sz="0" w:space="0" w:color="auto"/>
      </w:divBdr>
    </w:div>
    <w:div w:id="417750985">
      <w:bodyDiv w:val="1"/>
      <w:marLeft w:val="0"/>
      <w:marRight w:val="0"/>
      <w:marTop w:val="0"/>
      <w:marBottom w:val="0"/>
      <w:divBdr>
        <w:top w:val="none" w:sz="0" w:space="0" w:color="auto"/>
        <w:left w:val="none" w:sz="0" w:space="0" w:color="auto"/>
        <w:bottom w:val="none" w:sz="0" w:space="0" w:color="auto"/>
        <w:right w:val="none" w:sz="0" w:space="0" w:color="auto"/>
      </w:divBdr>
    </w:div>
    <w:div w:id="436097599">
      <w:bodyDiv w:val="1"/>
      <w:marLeft w:val="0"/>
      <w:marRight w:val="0"/>
      <w:marTop w:val="0"/>
      <w:marBottom w:val="0"/>
      <w:divBdr>
        <w:top w:val="none" w:sz="0" w:space="0" w:color="auto"/>
        <w:left w:val="none" w:sz="0" w:space="0" w:color="auto"/>
        <w:bottom w:val="none" w:sz="0" w:space="0" w:color="auto"/>
        <w:right w:val="none" w:sz="0" w:space="0" w:color="auto"/>
      </w:divBdr>
    </w:div>
    <w:div w:id="438650113">
      <w:bodyDiv w:val="1"/>
      <w:marLeft w:val="0"/>
      <w:marRight w:val="0"/>
      <w:marTop w:val="0"/>
      <w:marBottom w:val="0"/>
      <w:divBdr>
        <w:top w:val="none" w:sz="0" w:space="0" w:color="auto"/>
        <w:left w:val="none" w:sz="0" w:space="0" w:color="auto"/>
        <w:bottom w:val="none" w:sz="0" w:space="0" w:color="auto"/>
        <w:right w:val="none" w:sz="0" w:space="0" w:color="auto"/>
      </w:divBdr>
    </w:div>
    <w:div w:id="439378477">
      <w:bodyDiv w:val="1"/>
      <w:marLeft w:val="0"/>
      <w:marRight w:val="0"/>
      <w:marTop w:val="0"/>
      <w:marBottom w:val="0"/>
      <w:divBdr>
        <w:top w:val="none" w:sz="0" w:space="0" w:color="auto"/>
        <w:left w:val="none" w:sz="0" w:space="0" w:color="auto"/>
        <w:bottom w:val="none" w:sz="0" w:space="0" w:color="auto"/>
        <w:right w:val="none" w:sz="0" w:space="0" w:color="auto"/>
      </w:divBdr>
    </w:div>
    <w:div w:id="466775995">
      <w:bodyDiv w:val="1"/>
      <w:marLeft w:val="0"/>
      <w:marRight w:val="0"/>
      <w:marTop w:val="0"/>
      <w:marBottom w:val="0"/>
      <w:divBdr>
        <w:top w:val="none" w:sz="0" w:space="0" w:color="auto"/>
        <w:left w:val="none" w:sz="0" w:space="0" w:color="auto"/>
        <w:bottom w:val="none" w:sz="0" w:space="0" w:color="auto"/>
        <w:right w:val="none" w:sz="0" w:space="0" w:color="auto"/>
      </w:divBdr>
    </w:div>
    <w:div w:id="476074013">
      <w:bodyDiv w:val="1"/>
      <w:marLeft w:val="0"/>
      <w:marRight w:val="0"/>
      <w:marTop w:val="0"/>
      <w:marBottom w:val="0"/>
      <w:divBdr>
        <w:top w:val="none" w:sz="0" w:space="0" w:color="auto"/>
        <w:left w:val="none" w:sz="0" w:space="0" w:color="auto"/>
        <w:bottom w:val="none" w:sz="0" w:space="0" w:color="auto"/>
        <w:right w:val="none" w:sz="0" w:space="0" w:color="auto"/>
      </w:divBdr>
    </w:div>
    <w:div w:id="477113240">
      <w:bodyDiv w:val="1"/>
      <w:marLeft w:val="0"/>
      <w:marRight w:val="0"/>
      <w:marTop w:val="0"/>
      <w:marBottom w:val="0"/>
      <w:divBdr>
        <w:top w:val="none" w:sz="0" w:space="0" w:color="auto"/>
        <w:left w:val="none" w:sz="0" w:space="0" w:color="auto"/>
        <w:bottom w:val="none" w:sz="0" w:space="0" w:color="auto"/>
        <w:right w:val="none" w:sz="0" w:space="0" w:color="auto"/>
      </w:divBdr>
    </w:div>
    <w:div w:id="485708711">
      <w:bodyDiv w:val="1"/>
      <w:marLeft w:val="0"/>
      <w:marRight w:val="0"/>
      <w:marTop w:val="0"/>
      <w:marBottom w:val="0"/>
      <w:divBdr>
        <w:top w:val="none" w:sz="0" w:space="0" w:color="auto"/>
        <w:left w:val="none" w:sz="0" w:space="0" w:color="auto"/>
        <w:bottom w:val="none" w:sz="0" w:space="0" w:color="auto"/>
        <w:right w:val="none" w:sz="0" w:space="0" w:color="auto"/>
      </w:divBdr>
    </w:div>
    <w:div w:id="487212687">
      <w:bodyDiv w:val="1"/>
      <w:marLeft w:val="0"/>
      <w:marRight w:val="0"/>
      <w:marTop w:val="0"/>
      <w:marBottom w:val="0"/>
      <w:divBdr>
        <w:top w:val="none" w:sz="0" w:space="0" w:color="auto"/>
        <w:left w:val="none" w:sz="0" w:space="0" w:color="auto"/>
        <w:bottom w:val="none" w:sz="0" w:space="0" w:color="auto"/>
        <w:right w:val="none" w:sz="0" w:space="0" w:color="auto"/>
      </w:divBdr>
    </w:div>
    <w:div w:id="488835657">
      <w:bodyDiv w:val="1"/>
      <w:marLeft w:val="0"/>
      <w:marRight w:val="0"/>
      <w:marTop w:val="0"/>
      <w:marBottom w:val="0"/>
      <w:divBdr>
        <w:top w:val="none" w:sz="0" w:space="0" w:color="auto"/>
        <w:left w:val="none" w:sz="0" w:space="0" w:color="auto"/>
        <w:bottom w:val="none" w:sz="0" w:space="0" w:color="auto"/>
        <w:right w:val="none" w:sz="0" w:space="0" w:color="auto"/>
      </w:divBdr>
    </w:div>
    <w:div w:id="527837743">
      <w:bodyDiv w:val="1"/>
      <w:marLeft w:val="0"/>
      <w:marRight w:val="0"/>
      <w:marTop w:val="0"/>
      <w:marBottom w:val="0"/>
      <w:divBdr>
        <w:top w:val="none" w:sz="0" w:space="0" w:color="auto"/>
        <w:left w:val="none" w:sz="0" w:space="0" w:color="auto"/>
        <w:bottom w:val="none" w:sz="0" w:space="0" w:color="auto"/>
        <w:right w:val="none" w:sz="0" w:space="0" w:color="auto"/>
      </w:divBdr>
    </w:div>
    <w:div w:id="552624187">
      <w:bodyDiv w:val="1"/>
      <w:marLeft w:val="0"/>
      <w:marRight w:val="0"/>
      <w:marTop w:val="0"/>
      <w:marBottom w:val="0"/>
      <w:divBdr>
        <w:top w:val="none" w:sz="0" w:space="0" w:color="auto"/>
        <w:left w:val="none" w:sz="0" w:space="0" w:color="auto"/>
        <w:bottom w:val="none" w:sz="0" w:space="0" w:color="auto"/>
        <w:right w:val="none" w:sz="0" w:space="0" w:color="auto"/>
      </w:divBdr>
    </w:div>
    <w:div w:id="576092799">
      <w:bodyDiv w:val="1"/>
      <w:marLeft w:val="0"/>
      <w:marRight w:val="0"/>
      <w:marTop w:val="0"/>
      <w:marBottom w:val="0"/>
      <w:divBdr>
        <w:top w:val="none" w:sz="0" w:space="0" w:color="auto"/>
        <w:left w:val="none" w:sz="0" w:space="0" w:color="auto"/>
        <w:bottom w:val="none" w:sz="0" w:space="0" w:color="auto"/>
        <w:right w:val="none" w:sz="0" w:space="0" w:color="auto"/>
      </w:divBdr>
    </w:div>
    <w:div w:id="577058063">
      <w:bodyDiv w:val="1"/>
      <w:marLeft w:val="0"/>
      <w:marRight w:val="0"/>
      <w:marTop w:val="0"/>
      <w:marBottom w:val="0"/>
      <w:divBdr>
        <w:top w:val="none" w:sz="0" w:space="0" w:color="auto"/>
        <w:left w:val="none" w:sz="0" w:space="0" w:color="auto"/>
        <w:bottom w:val="none" w:sz="0" w:space="0" w:color="auto"/>
        <w:right w:val="none" w:sz="0" w:space="0" w:color="auto"/>
      </w:divBdr>
    </w:div>
    <w:div w:id="593513600">
      <w:bodyDiv w:val="1"/>
      <w:marLeft w:val="0"/>
      <w:marRight w:val="0"/>
      <w:marTop w:val="0"/>
      <w:marBottom w:val="0"/>
      <w:divBdr>
        <w:top w:val="none" w:sz="0" w:space="0" w:color="auto"/>
        <w:left w:val="none" w:sz="0" w:space="0" w:color="auto"/>
        <w:bottom w:val="none" w:sz="0" w:space="0" w:color="auto"/>
        <w:right w:val="none" w:sz="0" w:space="0" w:color="auto"/>
      </w:divBdr>
    </w:div>
    <w:div w:id="597910816">
      <w:bodyDiv w:val="1"/>
      <w:marLeft w:val="0"/>
      <w:marRight w:val="0"/>
      <w:marTop w:val="0"/>
      <w:marBottom w:val="0"/>
      <w:divBdr>
        <w:top w:val="none" w:sz="0" w:space="0" w:color="auto"/>
        <w:left w:val="none" w:sz="0" w:space="0" w:color="auto"/>
        <w:bottom w:val="none" w:sz="0" w:space="0" w:color="auto"/>
        <w:right w:val="none" w:sz="0" w:space="0" w:color="auto"/>
      </w:divBdr>
    </w:div>
    <w:div w:id="620652160">
      <w:bodyDiv w:val="1"/>
      <w:marLeft w:val="0"/>
      <w:marRight w:val="0"/>
      <w:marTop w:val="0"/>
      <w:marBottom w:val="0"/>
      <w:divBdr>
        <w:top w:val="none" w:sz="0" w:space="0" w:color="auto"/>
        <w:left w:val="none" w:sz="0" w:space="0" w:color="auto"/>
        <w:bottom w:val="none" w:sz="0" w:space="0" w:color="auto"/>
        <w:right w:val="none" w:sz="0" w:space="0" w:color="auto"/>
      </w:divBdr>
    </w:div>
    <w:div w:id="639462923">
      <w:bodyDiv w:val="1"/>
      <w:marLeft w:val="0"/>
      <w:marRight w:val="0"/>
      <w:marTop w:val="0"/>
      <w:marBottom w:val="0"/>
      <w:divBdr>
        <w:top w:val="none" w:sz="0" w:space="0" w:color="auto"/>
        <w:left w:val="none" w:sz="0" w:space="0" w:color="auto"/>
        <w:bottom w:val="none" w:sz="0" w:space="0" w:color="auto"/>
        <w:right w:val="none" w:sz="0" w:space="0" w:color="auto"/>
      </w:divBdr>
      <w:divsChild>
        <w:div w:id="922420817">
          <w:marLeft w:val="0"/>
          <w:marRight w:val="0"/>
          <w:marTop w:val="0"/>
          <w:marBottom w:val="0"/>
          <w:divBdr>
            <w:top w:val="none" w:sz="0" w:space="0" w:color="auto"/>
            <w:left w:val="none" w:sz="0" w:space="0" w:color="auto"/>
            <w:bottom w:val="none" w:sz="0" w:space="0" w:color="auto"/>
            <w:right w:val="none" w:sz="0" w:space="0" w:color="auto"/>
          </w:divBdr>
          <w:divsChild>
            <w:div w:id="518618145">
              <w:marLeft w:val="0"/>
              <w:marRight w:val="0"/>
              <w:marTop w:val="0"/>
              <w:marBottom w:val="0"/>
              <w:divBdr>
                <w:top w:val="none" w:sz="0" w:space="0" w:color="auto"/>
                <w:left w:val="none" w:sz="0" w:space="0" w:color="auto"/>
                <w:bottom w:val="none" w:sz="0" w:space="0" w:color="auto"/>
                <w:right w:val="none" w:sz="0" w:space="0" w:color="auto"/>
              </w:divBdr>
              <w:divsChild>
                <w:div w:id="717051237">
                  <w:marLeft w:val="0"/>
                  <w:marRight w:val="0"/>
                  <w:marTop w:val="0"/>
                  <w:marBottom w:val="0"/>
                  <w:divBdr>
                    <w:top w:val="none" w:sz="0" w:space="0" w:color="auto"/>
                    <w:left w:val="none" w:sz="0" w:space="0" w:color="auto"/>
                    <w:bottom w:val="none" w:sz="0" w:space="0" w:color="auto"/>
                    <w:right w:val="none" w:sz="0" w:space="0" w:color="auto"/>
                  </w:divBdr>
                  <w:divsChild>
                    <w:div w:id="84721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664631">
          <w:marLeft w:val="0"/>
          <w:marRight w:val="0"/>
          <w:marTop w:val="0"/>
          <w:marBottom w:val="0"/>
          <w:divBdr>
            <w:top w:val="none" w:sz="0" w:space="0" w:color="auto"/>
            <w:left w:val="none" w:sz="0" w:space="0" w:color="auto"/>
            <w:bottom w:val="none" w:sz="0" w:space="0" w:color="auto"/>
            <w:right w:val="none" w:sz="0" w:space="0" w:color="auto"/>
          </w:divBdr>
          <w:divsChild>
            <w:div w:id="1817183325">
              <w:marLeft w:val="0"/>
              <w:marRight w:val="0"/>
              <w:marTop w:val="0"/>
              <w:marBottom w:val="0"/>
              <w:divBdr>
                <w:top w:val="none" w:sz="0" w:space="0" w:color="auto"/>
                <w:left w:val="none" w:sz="0" w:space="0" w:color="auto"/>
                <w:bottom w:val="none" w:sz="0" w:space="0" w:color="auto"/>
                <w:right w:val="none" w:sz="0" w:space="0" w:color="auto"/>
              </w:divBdr>
              <w:divsChild>
                <w:div w:id="526723568">
                  <w:marLeft w:val="0"/>
                  <w:marRight w:val="0"/>
                  <w:marTop w:val="0"/>
                  <w:marBottom w:val="0"/>
                  <w:divBdr>
                    <w:top w:val="none" w:sz="0" w:space="0" w:color="auto"/>
                    <w:left w:val="none" w:sz="0" w:space="0" w:color="auto"/>
                    <w:bottom w:val="none" w:sz="0" w:space="0" w:color="auto"/>
                    <w:right w:val="none" w:sz="0" w:space="0" w:color="auto"/>
                  </w:divBdr>
                  <w:divsChild>
                    <w:div w:id="154351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561967">
      <w:bodyDiv w:val="1"/>
      <w:marLeft w:val="0"/>
      <w:marRight w:val="0"/>
      <w:marTop w:val="0"/>
      <w:marBottom w:val="0"/>
      <w:divBdr>
        <w:top w:val="none" w:sz="0" w:space="0" w:color="auto"/>
        <w:left w:val="none" w:sz="0" w:space="0" w:color="auto"/>
        <w:bottom w:val="none" w:sz="0" w:space="0" w:color="auto"/>
        <w:right w:val="none" w:sz="0" w:space="0" w:color="auto"/>
      </w:divBdr>
    </w:div>
    <w:div w:id="673068646">
      <w:bodyDiv w:val="1"/>
      <w:marLeft w:val="0"/>
      <w:marRight w:val="0"/>
      <w:marTop w:val="0"/>
      <w:marBottom w:val="0"/>
      <w:divBdr>
        <w:top w:val="none" w:sz="0" w:space="0" w:color="auto"/>
        <w:left w:val="none" w:sz="0" w:space="0" w:color="auto"/>
        <w:bottom w:val="none" w:sz="0" w:space="0" w:color="auto"/>
        <w:right w:val="none" w:sz="0" w:space="0" w:color="auto"/>
      </w:divBdr>
    </w:div>
    <w:div w:id="678584272">
      <w:bodyDiv w:val="1"/>
      <w:marLeft w:val="0"/>
      <w:marRight w:val="0"/>
      <w:marTop w:val="0"/>
      <w:marBottom w:val="0"/>
      <w:divBdr>
        <w:top w:val="none" w:sz="0" w:space="0" w:color="auto"/>
        <w:left w:val="none" w:sz="0" w:space="0" w:color="auto"/>
        <w:bottom w:val="none" w:sz="0" w:space="0" w:color="auto"/>
        <w:right w:val="none" w:sz="0" w:space="0" w:color="auto"/>
      </w:divBdr>
    </w:div>
    <w:div w:id="683553999">
      <w:bodyDiv w:val="1"/>
      <w:marLeft w:val="0"/>
      <w:marRight w:val="0"/>
      <w:marTop w:val="0"/>
      <w:marBottom w:val="0"/>
      <w:divBdr>
        <w:top w:val="none" w:sz="0" w:space="0" w:color="auto"/>
        <w:left w:val="none" w:sz="0" w:space="0" w:color="auto"/>
        <w:bottom w:val="none" w:sz="0" w:space="0" w:color="auto"/>
        <w:right w:val="none" w:sz="0" w:space="0" w:color="auto"/>
      </w:divBdr>
    </w:div>
    <w:div w:id="688918338">
      <w:bodyDiv w:val="1"/>
      <w:marLeft w:val="0"/>
      <w:marRight w:val="0"/>
      <w:marTop w:val="0"/>
      <w:marBottom w:val="0"/>
      <w:divBdr>
        <w:top w:val="none" w:sz="0" w:space="0" w:color="auto"/>
        <w:left w:val="none" w:sz="0" w:space="0" w:color="auto"/>
        <w:bottom w:val="none" w:sz="0" w:space="0" w:color="auto"/>
        <w:right w:val="none" w:sz="0" w:space="0" w:color="auto"/>
      </w:divBdr>
    </w:div>
    <w:div w:id="689524146">
      <w:bodyDiv w:val="1"/>
      <w:marLeft w:val="0"/>
      <w:marRight w:val="0"/>
      <w:marTop w:val="0"/>
      <w:marBottom w:val="0"/>
      <w:divBdr>
        <w:top w:val="none" w:sz="0" w:space="0" w:color="auto"/>
        <w:left w:val="none" w:sz="0" w:space="0" w:color="auto"/>
        <w:bottom w:val="none" w:sz="0" w:space="0" w:color="auto"/>
        <w:right w:val="none" w:sz="0" w:space="0" w:color="auto"/>
      </w:divBdr>
    </w:div>
    <w:div w:id="696858525">
      <w:bodyDiv w:val="1"/>
      <w:marLeft w:val="0"/>
      <w:marRight w:val="0"/>
      <w:marTop w:val="0"/>
      <w:marBottom w:val="0"/>
      <w:divBdr>
        <w:top w:val="none" w:sz="0" w:space="0" w:color="auto"/>
        <w:left w:val="none" w:sz="0" w:space="0" w:color="auto"/>
        <w:bottom w:val="none" w:sz="0" w:space="0" w:color="auto"/>
        <w:right w:val="none" w:sz="0" w:space="0" w:color="auto"/>
      </w:divBdr>
    </w:div>
    <w:div w:id="697245280">
      <w:bodyDiv w:val="1"/>
      <w:marLeft w:val="0"/>
      <w:marRight w:val="0"/>
      <w:marTop w:val="0"/>
      <w:marBottom w:val="0"/>
      <w:divBdr>
        <w:top w:val="none" w:sz="0" w:space="0" w:color="auto"/>
        <w:left w:val="none" w:sz="0" w:space="0" w:color="auto"/>
        <w:bottom w:val="none" w:sz="0" w:space="0" w:color="auto"/>
        <w:right w:val="none" w:sz="0" w:space="0" w:color="auto"/>
      </w:divBdr>
    </w:div>
    <w:div w:id="698748255">
      <w:bodyDiv w:val="1"/>
      <w:marLeft w:val="0"/>
      <w:marRight w:val="0"/>
      <w:marTop w:val="0"/>
      <w:marBottom w:val="0"/>
      <w:divBdr>
        <w:top w:val="none" w:sz="0" w:space="0" w:color="auto"/>
        <w:left w:val="none" w:sz="0" w:space="0" w:color="auto"/>
        <w:bottom w:val="none" w:sz="0" w:space="0" w:color="auto"/>
        <w:right w:val="none" w:sz="0" w:space="0" w:color="auto"/>
      </w:divBdr>
    </w:div>
    <w:div w:id="703409095">
      <w:bodyDiv w:val="1"/>
      <w:marLeft w:val="0"/>
      <w:marRight w:val="0"/>
      <w:marTop w:val="0"/>
      <w:marBottom w:val="0"/>
      <w:divBdr>
        <w:top w:val="none" w:sz="0" w:space="0" w:color="auto"/>
        <w:left w:val="none" w:sz="0" w:space="0" w:color="auto"/>
        <w:bottom w:val="none" w:sz="0" w:space="0" w:color="auto"/>
        <w:right w:val="none" w:sz="0" w:space="0" w:color="auto"/>
      </w:divBdr>
    </w:div>
    <w:div w:id="730662095">
      <w:bodyDiv w:val="1"/>
      <w:marLeft w:val="0"/>
      <w:marRight w:val="0"/>
      <w:marTop w:val="0"/>
      <w:marBottom w:val="0"/>
      <w:divBdr>
        <w:top w:val="none" w:sz="0" w:space="0" w:color="auto"/>
        <w:left w:val="none" w:sz="0" w:space="0" w:color="auto"/>
        <w:bottom w:val="none" w:sz="0" w:space="0" w:color="auto"/>
        <w:right w:val="none" w:sz="0" w:space="0" w:color="auto"/>
      </w:divBdr>
    </w:div>
    <w:div w:id="730734537">
      <w:bodyDiv w:val="1"/>
      <w:marLeft w:val="0"/>
      <w:marRight w:val="0"/>
      <w:marTop w:val="0"/>
      <w:marBottom w:val="0"/>
      <w:divBdr>
        <w:top w:val="none" w:sz="0" w:space="0" w:color="auto"/>
        <w:left w:val="none" w:sz="0" w:space="0" w:color="auto"/>
        <w:bottom w:val="none" w:sz="0" w:space="0" w:color="auto"/>
        <w:right w:val="none" w:sz="0" w:space="0" w:color="auto"/>
      </w:divBdr>
    </w:div>
    <w:div w:id="734665516">
      <w:bodyDiv w:val="1"/>
      <w:marLeft w:val="0"/>
      <w:marRight w:val="0"/>
      <w:marTop w:val="0"/>
      <w:marBottom w:val="0"/>
      <w:divBdr>
        <w:top w:val="none" w:sz="0" w:space="0" w:color="auto"/>
        <w:left w:val="none" w:sz="0" w:space="0" w:color="auto"/>
        <w:bottom w:val="none" w:sz="0" w:space="0" w:color="auto"/>
        <w:right w:val="none" w:sz="0" w:space="0" w:color="auto"/>
      </w:divBdr>
    </w:div>
    <w:div w:id="756244135">
      <w:bodyDiv w:val="1"/>
      <w:marLeft w:val="0"/>
      <w:marRight w:val="0"/>
      <w:marTop w:val="0"/>
      <w:marBottom w:val="0"/>
      <w:divBdr>
        <w:top w:val="none" w:sz="0" w:space="0" w:color="auto"/>
        <w:left w:val="none" w:sz="0" w:space="0" w:color="auto"/>
        <w:bottom w:val="none" w:sz="0" w:space="0" w:color="auto"/>
        <w:right w:val="none" w:sz="0" w:space="0" w:color="auto"/>
      </w:divBdr>
    </w:div>
    <w:div w:id="756635173">
      <w:bodyDiv w:val="1"/>
      <w:marLeft w:val="0"/>
      <w:marRight w:val="0"/>
      <w:marTop w:val="0"/>
      <w:marBottom w:val="0"/>
      <w:divBdr>
        <w:top w:val="none" w:sz="0" w:space="0" w:color="auto"/>
        <w:left w:val="none" w:sz="0" w:space="0" w:color="auto"/>
        <w:bottom w:val="none" w:sz="0" w:space="0" w:color="auto"/>
        <w:right w:val="none" w:sz="0" w:space="0" w:color="auto"/>
      </w:divBdr>
    </w:div>
    <w:div w:id="760838347">
      <w:bodyDiv w:val="1"/>
      <w:marLeft w:val="0"/>
      <w:marRight w:val="0"/>
      <w:marTop w:val="0"/>
      <w:marBottom w:val="0"/>
      <w:divBdr>
        <w:top w:val="none" w:sz="0" w:space="0" w:color="auto"/>
        <w:left w:val="none" w:sz="0" w:space="0" w:color="auto"/>
        <w:bottom w:val="none" w:sz="0" w:space="0" w:color="auto"/>
        <w:right w:val="none" w:sz="0" w:space="0" w:color="auto"/>
      </w:divBdr>
      <w:divsChild>
        <w:div w:id="1052118698">
          <w:marLeft w:val="0"/>
          <w:marRight w:val="0"/>
          <w:marTop w:val="0"/>
          <w:marBottom w:val="0"/>
          <w:divBdr>
            <w:top w:val="none" w:sz="0" w:space="0" w:color="auto"/>
            <w:left w:val="none" w:sz="0" w:space="0" w:color="auto"/>
            <w:bottom w:val="none" w:sz="0" w:space="0" w:color="auto"/>
            <w:right w:val="none" w:sz="0" w:space="0" w:color="auto"/>
          </w:divBdr>
          <w:divsChild>
            <w:div w:id="590995">
              <w:marLeft w:val="0"/>
              <w:marRight w:val="0"/>
              <w:marTop w:val="0"/>
              <w:marBottom w:val="0"/>
              <w:divBdr>
                <w:top w:val="none" w:sz="0" w:space="0" w:color="auto"/>
                <w:left w:val="none" w:sz="0" w:space="0" w:color="auto"/>
                <w:bottom w:val="none" w:sz="0" w:space="0" w:color="auto"/>
                <w:right w:val="none" w:sz="0" w:space="0" w:color="auto"/>
              </w:divBdr>
            </w:div>
            <w:div w:id="2368568">
              <w:marLeft w:val="0"/>
              <w:marRight w:val="0"/>
              <w:marTop w:val="0"/>
              <w:marBottom w:val="0"/>
              <w:divBdr>
                <w:top w:val="none" w:sz="0" w:space="0" w:color="auto"/>
                <w:left w:val="none" w:sz="0" w:space="0" w:color="auto"/>
                <w:bottom w:val="none" w:sz="0" w:space="0" w:color="auto"/>
                <w:right w:val="none" w:sz="0" w:space="0" w:color="auto"/>
              </w:divBdr>
            </w:div>
            <w:div w:id="6488263">
              <w:marLeft w:val="0"/>
              <w:marRight w:val="0"/>
              <w:marTop w:val="0"/>
              <w:marBottom w:val="0"/>
              <w:divBdr>
                <w:top w:val="none" w:sz="0" w:space="0" w:color="auto"/>
                <w:left w:val="none" w:sz="0" w:space="0" w:color="auto"/>
                <w:bottom w:val="none" w:sz="0" w:space="0" w:color="auto"/>
                <w:right w:val="none" w:sz="0" w:space="0" w:color="auto"/>
              </w:divBdr>
            </w:div>
            <w:div w:id="15622140">
              <w:marLeft w:val="0"/>
              <w:marRight w:val="0"/>
              <w:marTop w:val="0"/>
              <w:marBottom w:val="0"/>
              <w:divBdr>
                <w:top w:val="none" w:sz="0" w:space="0" w:color="auto"/>
                <w:left w:val="none" w:sz="0" w:space="0" w:color="auto"/>
                <w:bottom w:val="none" w:sz="0" w:space="0" w:color="auto"/>
                <w:right w:val="none" w:sz="0" w:space="0" w:color="auto"/>
              </w:divBdr>
            </w:div>
            <w:div w:id="18506752">
              <w:marLeft w:val="0"/>
              <w:marRight w:val="0"/>
              <w:marTop w:val="0"/>
              <w:marBottom w:val="0"/>
              <w:divBdr>
                <w:top w:val="none" w:sz="0" w:space="0" w:color="auto"/>
                <w:left w:val="none" w:sz="0" w:space="0" w:color="auto"/>
                <w:bottom w:val="none" w:sz="0" w:space="0" w:color="auto"/>
                <w:right w:val="none" w:sz="0" w:space="0" w:color="auto"/>
              </w:divBdr>
            </w:div>
            <w:div w:id="23602629">
              <w:marLeft w:val="0"/>
              <w:marRight w:val="0"/>
              <w:marTop w:val="0"/>
              <w:marBottom w:val="0"/>
              <w:divBdr>
                <w:top w:val="none" w:sz="0" w:space="0" w:color="auto"/>
                <w:left w:val="none" w:sz="0" w:space="0" w:color="auto"/>
                <w:bottom w:val="none" w:sz="0" w:space="0" w:color="auto"/>
                <w:right w:val="none" w:sz="0" w:space="0" w:color="auto"/>
              </w:divBdr>
            </w:div>
            <w:div w:id="28798377">
              <w:marLeft w:val="0"/>
              <w:marRight w:val="0"/>
              <w:marTop w:val="0"/>
              <w:marBottom w:val="0"/>
              <w:divBdr>
                <w:top w:val="none" w:sz="0" w:space="0" w:color="auto"/>
                <w:left w:val="none" w:sz="0" w:space="0" w:color="auto"/>
                <w:bottom w:val="none" w:sz="0" w:space="0" w:color="auto"/>
                <w:right w:val="none" w:sz="0" w:space="0" w:color="auto"/>
              </w:divBdr>
            </w:div>
            <w:div w:id="37245168">
              <w:marLeft w:val="0"/>
              <w:marRight w:val="0"/>
              <w:marTop w:val="0"/>
              <w:marBottom w:val="0"/>
              <w:divBdr>
                <w:top w:val="none" w:sz="0" w:space="0" w:color="auto"/>
                <w:left w:val="none" w:sz="0" w:space="0" w:color="auto"/>
                <w:bottom w:val="none" w:sz="0" w:space="0" w:color="auto"/>
                <w:right w:val="none" w:sz="0" w:space="0" w:color="auto"/>
              </w:divBdr>
            </w:div>
            <w:div w:id="45378235">
              <w:marLeft w:val="0"/>
              <w:marRight w:val="0"/>
              <w:marTop w:val="0"/>
              <w:marBottom w:val="0"/>
              <w:divBdr>
                <w:top w:val="none" w:sz="0" w:space="0" w:color="auto"/>
                <w:left w:val="none" w:sz="0" w:space="0" w:color="auto"/>
                <w:bottom w:val="none" w:sz="0" w:space="0" w:color="auto"/>
                <w:right w:val="none" w:sz="0" w:space="0" w:color="auto"/>
              </w:divBdr>
            </w:div>
            <w:div w:id="45882726">
              <w:marLeft w:val="0"/>
              <w:marRight w:val="0"/>
              <w:marTop w:val="0"/>
              <w:marBottom w:val="0"/>
              <w:divBdr>
                <w:top w:val="none" w:sz="0" w:space="0" w:color="auto"/>
                <w:left w:val="none" w:sz="0" w:space="0" w:color="auto"/>
                <w:bottom w:val="none" w:sz="0" w:space="0" w:color="auto"/>
                <w:right w:val="none" w:sz="0" w:space="0" w:color="auto"/>
              </w:divBdr>
            </w:div>
            <w:div w:id="48500911">
              <w:marLeft w:val="0"/>
              <w:marRight w:val="0"/>
              <w:marTop w:val="0"/>
              <w:marBottom w:val="0"/>
              <w:divBdr>
                <w:top w:val="none" w:sz="0" w:space="0" w:color="auto"/>
                <w:left w:val="none" w:sz="0" w:space="0" w:color="auto"/>
                <w:bottom w:val="none" w:sz="0" w:space="0" w:color="auto"/>
                <w:right w:val="none" w:sz="0" w:space="0" w:color="auto"/>
              </w:divBdr>
            </w:div>
            <w:div w:id="53821246">
              <w:marLeft w:val="0"/>
              <w:marRight w:val="0"/>
              <w:marTop w:val="0"/>
              <w:marBottom w:val="0"/>
              <w:divBdr>
                <w:top w:val="none" w:sz="0" w:space="0" w:color="auto"/>
                <w:left w:val="none" w:sz="0" w:space="0" w:color="auto"/>
                <w:bottom w:val="none" w:sz="0" w:space="0" w:color="auto"/>
                <w:right w:val="none" w:sz="0" w:space="0" w:color="auto"/>
              </w:divBdr>
            </w:div>
            <w:div w:id="55589307">
              <w:marLeft w:val="0"/>
              <w:marRight w:val="0"/>
              <w:marTop w:val="0"/>
              <w:marBottom w:val="0"/>
              <w:divBdr>
                <w:top w:val="none" w:sz="0" w:space="0" w:color="auto"/>
                <w:left w:val="none" w:sz="0" w:space="0" w:color="auto"/>
                <w:bottom w:val="none" w:sz="0" w:space="0" w:color="auto"/>
                <w:right w:val="none" w:sz="0" w:space="0" w:color="auto"/>
              </w:divBdr>
            </w:div>
            <w:div w:id="56242230">
              <w:marLeft w:val="0"/>
              <w:marRight w:val="0"/>
              <w:marTop w:val="0"/>
              <w:marBottom w:val="0"/>
              <w:divBdr>
                <w:top w:val="none" w:sz="0" w:space="0" w:color="auto"/>
                <w:left w:val="none" w:sz="0" w:space="0" w:color="auto"/>
                <w:bottom w:val="none" w:sz="0" w:space="0" w:color="auto"/>
                <w:right w:val="none" w:sz="0" w:space="0" w:color="auto"/>
              </w:divBdr>
            </w:div>
            <w:div w:id="56707923">
              <w:marLeft w:val="0"/>
              <w:marRight w:val="0"/>
              <w:marTop w:val="0"/>
              <w:marBottom w:val="0"/>
              <w:divBdr>
                <w:top w:val="none" w:sz="0" w:space="0" w:color="auto"/>
                <w:left w:val="none" w:sz="0" w:space="0" w:color="auto"/>
                <w:bottom w:val="none" w:sz="0" w:space="0" w:color="auto"/>
                <w:right w:val="none" w:sz="0" w:space="0" w:color="auto"/>
              </w:divBdr>
            </w:div>
            <w:div w:id="57830889">
              <w:marLeft w:val="0"/>
              <w:marRight w:val="0"/>
              <w:marTop w:val="0"/>
              <w:marBottom w:val="0"/>
              <w:divBdr>
                <w:top w:val="none" w:sz="0" w:space="0" w:color="auto"/>
                <w:left w:val="none" w:sz="0" w:space="0" w:color="auto"/>
                <w:bottom w:val="none" w:sz="0" w:space="0" w:color="auto"/>
                <w:right w:val="none" w:sz="0" w:space="0" w:color="auto"/>
              </w:divBdr>
            </w:div>
            <w:div w:id="59839266">
              <w:marLeft w:val="0"/>
              <w:marRight w:val="0"/>
              <w:marTop w:val="0"/>
              <w:marBottom w:val="0"/>
              <w:divBdr>
                <w:top w:val="none" w:sz="0" w:space="0" w:color="auto"/>
                <w:left w:val="none" w:sz="0" w:space="0" w:color="auto"/>
                <w:bottom w:val="none" w:sz="0" w:space="0" w:color="auto"/>
                <w:right w:val="none" w:sz="0" w:space="0" w:color="auto"/>
              </w:divBdr>
            </w:div>
            <w:div w:id="62066382">
              <w:marLeft w:val="0"/>
              <w:marRight w:val="0"/>
              <w:marTop w:val="0"/>
              <w:marBottom w:val="0"/>
              <w:divBdr>
                <w:top w:val="none" w:sz="0" w:space="0" w:color="auto"/>
                <w:left w:val="none" w:sz="0" w:space="0" w:color="auto"/>
                <w:bottom w:val="none" w:sz="0" w:space="0" w:color="auto"/>
                <w:right w:val="none" w:sz="0" w:space="0" w:color="auto"/>
              </w:divBdr>
            </w:div>
            <w:div w:id="67004491">
              <w:marLeft w:val="0"/>
              <w:marRight w:val="0"/>
              <w:marTop w:val="0"/>
              <w:marBottom w:val="0"/>
              <w:divBdr>
                <w:top w:val="none" w:sz="0" w:space="0" w:color="auto"/>
                <w:left w:val="none" w:sz="0" w:space="0" w:color="auto"/>
                <w:bottom w:val="none" w:sz="0" w:space="0" w:color="auto"/>
                <w:right w:val="none" w:sz="0" w:space="0" w:color="auto"/>
              </w:divBdr>
            </w:div>
            <w:div w:id="76293461">
              <w:marLeft w:val="0"/>
              <w:marRight w:val="0"/>
              <w:marTop w:val="0"/>
              <w:marBottom w:val="0"/>
              <w:divBdr>
                <w:top w:val="none" w:sz="0" w:space="0" w:color="auto"/>
                <w:left w:val="none" w:sz="0" w:space="0" w:color="auto"/>
                <w:bottom w:val="none" w:sz="0" w:space="0" w:color="auto"/>
                <w:right w:val="none" w:sz="0" w:space="0" w:color="auto"/>
              </w:divBdr>
            </w:div>
            <w:div w:id="90132346">
              <w:marLeft w:val="0"/>
              <w:marRight w:val="0"/>
              <w:marTop w:val="0"/>
              <w:marBottom w:val="0"/>
              <w:divBdr>
                <w:top w:val="none" w:sz="0" w:space="0" w:color="auto"/>
                <w:left w:val="none" w:sz="0" w:space="0" w:color="auto"/>
                <w:bottom w:val="none" w:sz="0" w:space="0" w:color="auto"/>
                <w:right w:val="none" w:sz="0" w:space="0" w:color="auto"/>
              </w:divBdr>
            </w:div>
            <w:div w:id="98641793">
              <w:marLeft w:val="0"/>
              <w:marRight w:val="0"/>
              <w:marTop w:val="0"/>
              <w:marBottom w:val="0"/>
              <w:divBdr>
                <w:top w:val="none" w:sz="0" w:space="0" w:color="auto"/>
                <w:left w:val="none" w:sz="0" w:space="0" w:color="auto"/>
                <w:bottom w:val="none" w:sz="0" w:space="0" w:color="auto"/>
                <w:right w:val="none" w:sz="0" w:space="0" w:color="auto"/>
              </w:divBdr>
            </w:div>
            <w:div w:id="106587697">
              <w:marLeft w:val="0"/>
              <w:marRight w:val="0"/>
              <w:marTop w:val="0"/>
              <w:marBottom w:val="0"/>
              <w:divBdr>
                <w:top w:val="none" w:sz="0" w:space="0" w:color="auto"/>
                <w:left w:val="none" w:sz="0" w:space="0" w:color="auto"/>
                <w:bottom w:val="none" w:sz="0" w:space="0" w:color="auto"/>
                <w:right w:val="none" w:sz="0" w:space="0" w:color="auto"/>
              </w:divBdr>
            </w:div>
            <w:div w:id="111823326">
              <w:marLeft w:val="0"/>
              <w:marRight w:val="0"/>
              <w:marTop w:val="0"/>
              <w:marBottom w:val="0"/>
              <w:divBdr>
                <w:top w:val="none" w:sz="0" w:space="0" w:color="auto"/>
                <w:left w:val="none" w:sz="0" w:space="0" w:color="auto"/>
                <w:bottom w:val="none" w:sz="0" w:space="0" w:color="auto"/>
                <w:right w:val="none" w:sz="0" w:space="0" w:color="auto"/>
              </w:divBdr>
            </w:div>
            <w:div w:id="141239101">
              <w:marLeft w:val="0"/>
              <w:marRight w:val="0"/>
              <w:marTop w:val="0"/>
              <w:marBottom w:val="0"/>
              <w:divBdr>
                <w:top w:val="none" w:sz="0" w:space="0" w:color="auto"/>
                <w:left w:val="none" w:sz="0" w:space="0" w:color="auto"/>
                <w:bottom w:val="none" w:sz="0" w:space="0" w:color="auto"/>
                <w:right w:val="none" w:sz="0" w:space="0" w:color="auto"/>
              </w:divBdr>
            </w:div>
            <w:div w:id="157812911">
              <w:marLeft w:val="0"/>
              <w:marRight w:val="0"/>
              <w:marTop w:val="0"/>
              <w:marBottom w:val="0"/>
              <w:divBdr>
                <w:top w:val="none" w:sz="0" w:space="0" w:color="auto"/>
                <w:left w:val="none" w:sz="0" w:space="0" w:color="auto"/>
                <w:bottom w:val="none" w:sz="0" w:space="0" w:color="auto"/>
                <w:right w:val="none" w:sz="0" w:space="0" w:color="auto"/>
              </w:divBdr>
            </w:div>
            <w:div w:id="161555501">
              <w:marLeft w:val="0"/>
              <w:marRight w:val="0"/>
              <w:marTop w:val="0"/>
              <w:marBottom w:val="0"/>
              <w:divBdr>
                <w:top w:val="none" w:sz="0" w:space="0" w:color="auto"/>
                <w:left w:val="none" w:sz="0" w:space="0" w:color="auto"/>
                <w:bottom w:val="none" w:sz="0" w:space="0" w:color="auto"/>
                <w:right w:val="none" w:sz="0" w:space="0" w:color="auto"/>
              </w:divBdr>
            </w:div>
            <w:div w:id="164828706">
              <w:marLeft w:val="0"/>
              <w:marRight w:val="0"/>
              <w:marTop w:val="0"/>
              <w:marBottom w:val="0"/>
              <w:divBdr>
                <w:top w:val="none" w:sz="0" w:space="0" w:color="auto"/>
                <w:left w:val="none" w:sz="0" w:space="0" w:color="auto"/>
                <w:bottom w:val="none" w:sz="0" w:space="0" w:color="auto"/>
                <w:right w:val="none" w:sz="0" w:space="0" w:color="auto"/>
              </w:divBdr>
            </w:div>
            <w:div w:id="167795744">
              <w:marLeft w:val="0"/>
              <w:marRight w:val="0"/>
              <w:marTop w:val="0"/>
              <w:marBottom w:val="0"/>
              <w:divBdr>
                <w:top w:val="none" w:sz="0" w:space="0" w:color="auto"/>
                <w:left w:val="none" w:sz="0" w:space="0" w:color="auto"/>
                <w:bottom w:val="none" w:sz="0" w:space="0" w:color="auto"/>
                <w:right w:val="none" w:sz="0" w:space="0" w:color="auto"/>
              </w:divBdr>
            </w:div>
            <w:div w:id="170341033">
              <w:marLeft w:val="0"/>
              <w:marRight w:val="0"/>
              <w:marTop w:val="0"/>
              <w:marBottom w:val="0"/>
              <w:divBdr>
                <w:top w:val="none" w:sz="0" w:space="0" w:color="auto"/>
                <w:left w:val="none" w:sz="0" w:space="0" w:color="auto"/>
                <w:bottom w:val="none" w:sz="0" w:space="0" w:color="auto"/>
                <w:right w:val="none" w:sz="0" w:space="0" w:color="auto"/>
              </w:divBdr>
            </w:div>
            <w:div w:id="177432831">
              <w:marLeft w:val="0"/>
              <w:marRight w:val="0"/>
              <w:marTop w:val="0"/>
              <w:marBottom w:val="0"/>
              <w:divBdr>
                <w:top w:val="none" w:sz="0" w:space="0" w:color="auto"/>
                <w:left w:val="none" w:sz="0" w:space="0" w:color="auto"/>
                <w:bottom w:val="none" w:sz="0" w:space="0" w:color="auto"/>
                <w:right w:val="none" w:sz="0" w:space="0" w:color="auto"/>
              </w:divBdr>
            </w:div>
            <w:div w:id="186188112">
              <w:marLeft w:val="0"/>
              <w:marRight w:val="0"/>
              <w:marTop w:val="0"/>
              <w:marBottom w:val="0"/>
              <w:divBdr>
                <w:top w:val="none" w:sz="0" w:space="0" w:color="auto"/>
                <w:left w:val="none" w:sz="0" w:space="0" w:color="auto"/>
                <w:bottom w:val="none" w:sz="0" w:space="0" w:color="auto"/>
                <w:right w:val="none" w:sz="0" w:space="0" w:color="auto"/>
              </w:divBdr>
            </w:div>
            <w:div w:id="196360161">
              <w:marLeft w:val="0"/>
              <w:marRight w:val="0"/>
              <w:marTop w:val="0"/>
              <w:marBottom w:val="0"/>
              <w:divBdr>
                <w:top w:val="none" w:sz="0" w:space="0" w:color="auto"/>
                <w:left w:val="none" w:sz="0" w:space="0" w:color="auto"/>
                <w:bottom w:val="none" w:sz="0" w:space="0" w:color="auto"/>
                <w:right w:val="none" w:sz="0" w:space="0" w:color="auto"/>
              </w:divBdr>
            </w:div>
            <w:div w:id="213544683">
              <w:marLeft w:val="0"/>
              <w:marRight w:val="0"/>
              <w:marTop w:val="0"/>
              <w:marBottom w:val="0"/>
              <w:divBdr>
                <w:top w:val="none" w:sz="0" w:space="0" w:color="auto"/>
                <w:left w:val="none" w:sz="0" w:space="0" w:color="auto"/>
                <w:bottom w:val="none" w:sz="0" w:space="0" w:color="auto"/>
                <w:right w:val="none" w:sz="0" w:space="0" w:color="auto"/>
              </w:divBdr>
            </w:div>
            <w:div w:id="221870220">
              <w:marLeft w:val="0"/>
              <w:marRight w:val="0"/>
              <w:marTop w:val="0"/>
              <w:marBottom w:val="0"/>
              <w:divBdr>
                <w:top w:val="none" w:sz="0" w:space="0" w:color="auto"/>
                <w:left w:val="none" w:sz="0" w:space="0" w:color="auto"/>
                <w:bottom w:val="none" w:sz="0" w:space="0" w:color="auto"/>
                <w:right w:val="none" w:sz="0" w:space="0" w:color="auto"/>
              </w:divBdr>
            </w:div>
            <w:div w:id="225842904">
              <w:marLeft w:val="0"/>
              <w:marRight w:val="0"/>
              <w:marTop w:val="0"/>
              <w:marBottom w:val="0"/>
              <w:divBdr>
                <w:top w:val="none" w:sz="0" w:space="0" w:color="auto"/>
                <w:left w:val="none" w:sz="0" w:space="0" w:color="auto"/>
                <w:bottom w:val="none" w:sz="0" w:space="0" w:color="auto"/>
                <w:right w:val="none" w:sz="0" w:space="0" w:color="auto"/>
              </w:divBdr>
            </w:div>
            <w:div w:id="228226030">
              <w:marLeft w:val="0"/>
              <w:marRight w:val="0"/>
              <w:marTop w:val="0"/>
              <w:marBottom w:val="0"/>
              <w:divBdr>
                <w:top w:val="none" w:sz="0" w:space="0" w:color="auto"/>
                <w:left w:val="none" w:sz="0" w:space="0" w:color="auto"/>
                <w:bottom w:val="none" w:sz="0" w:space="0" w:color="auto"/>
                <w:right w:val="none" w:sz="0" w:space="0" w:color="auto"/>
              </w:divBdr>
            </w:div>
            <w:div w:id="239560409">
              <w:marLeft w:val="0"/>
              <w:marRight w:val="0"/>
              <w:marTop w:val="0"/>
              <w:marBottom w:val="0"/>
              <w:divBdr>
                <w:top w:val="none" w:sz="0" w:space="0" w:color="auto"/>
                <w:left w:val="none" w:sz="0" w:space="0" w:color="auto"/>
                <w:bottom w:val="none" w:sz="0" w:space="0" w:color="auto"/>
                <w:right w:val="none" w:sz="0" w:space="0" w:color="auto"/>
              </w:divBdr>
            </w:div>
            <w:div w:id="239877836">
              <w:marLeft w:val="0"/>
              <w:marRight w:val="0"/>
              <w:marTop w:val="0"/>
              <w:marBottom w:val="0"/>
              <w:divBdr>
                <w:top w:val="none" w:sz="0" w:space="0" w:color="auto"/>
                <w:left w:val="none" w:sz="0" w:space="0" w:color="auto"/>
                <w:bottom w:val="none" w:sz="0" w:space="0" w:color="auto"/>
                <w:right w:val="none" w:sz="0" w:space="0" w:color="auto"/>
              </w:divBdr>
            </w:div>
            <w:div w:id="249393590">
              <w:marLeft w:val="0"/>
              <w:marRight w:val="0"/>
              <w:marTop w:val="0"/>
              <w:marBottom w:val="0"/>
              <w:divBdr>
                <w:top w:val="none" w:sz="0" w:space="0" w:color="auto"/>
                <w:left w:val="none" w:sz="0" w:space="0" w:color="auto"/>
                <w:bottom w:val="none" w:sz="0" w:space="0" w:color="auto"/>
                <w:right w:val="none" w:sz="0" w:space="0" w:color="auto"/>
              </w:divBdr>
            </w:div>
            <w:div w:id="257062228">
              <w:marLeft w:val="0"/>
              <w:marRight w:val="0"/>
              <w:marTop w:val="0"/>
              <w:marBottom w:val="0"/>
              <w:divBdr>
                <w:top w:val="none" w:sz="0" w:space="0" w:color="auto"/>
                <w:left w:val="none" w:sz="0" w:space="0" w:color="auto"/>
                <w:bottom w:val="none" w:sz="0" w:space="0" w:color="auto"/>
                <w:right w:val="none" w:sz="0" w:space="0" w:color="auto"/>
              </w:divBdr>
            </w:div>
            <w:div w:id="257758760">
              <w:marLeft w:val="0"/>
              <w:marRight w:val="0"/>
              <w:marTop w:val="0"/>
              <w:marBottom w:val="0"/>
              <w:divBdr>
                <w:top w:val="none" w:sz="0" w:space="0" w:color="auto"/>
                <w:left w:val="none" w:sz="0" w:space="0" w:color="auto"/>
                <w:bottom w:val="none" w:sz="0" w:space="0" w:color="auto"/>
                <w:right w:val="none" w:sz="0" w:space="0" w:color="auto"/>
              </w:divBdr>
            </w:div>
            <w:div w:id="259333237">
              <w:marLeft w:val="0"/>
              <w:marRight w:val="0"/>
              <w:marTop w:val="0"/>
              <w:marBottom w:val="0"/>
              <w:divBdr>
                <w:top w:val="none" w:sz="0" w:space="0" w:color="auto"/>
                <w:left w:val="none" w:sz="0" w:space="0" w:color="auto"/>
                <w:bottom w:val="none" w:sz="0" w:space="0" w:color="auto"/>
                <w:right w:val="none" w:sz="0" w:space="0" w:color="auto"/>
              </w:divBdr>
            </w:div>
            <w:div w:id="262418910">
              <w:marLeft w:val="0"/>
              <w:marRight w:val="0"/>
              <w:marTop w:val="0"/>
              <w:marBottom w:val="0"/>
              <w:divBdr>
                <w:top w:val="none" w:sz="0" w:space="0" w:color="auto"/>
                <w:left w:val="none" w:sz="0" w:space="0" w:color="auto"/>
                <w:bottom w:val="none" w:sz="0" w:space="0" w:color="auto"/>
                <w:right w:val="none" w:sz="0" w:space="0" w:color="auto"/>
              </w:divBdr>
            </w:div>
            <w:div w:id="263540935">
              <w:marLeft w:val="0"/>
              <w:marRight w:val="0"/>
              <w:marTop w:val="0"/>
              <w:marBottom w:val="0"/>
              <w:divBdr>
                <w:top w:val="none" w:sz="0" w:space="0" w:color="auto"/>
                <w:left w:val="none" w:sz="0" w:space="0" w:color="auto"/>
                <w:bottom w:val="none" w:sz="0" w:space="0" w:color="auto"/>
                <w:right w:val="none" w:sz="0" w:space="0" w:color="auto"/>
              </w:divBdr>
            </w:div>
            <w:div w:id="266621569">
              <w:marLeft w:val="0"/>
              <w:marRight w:val="0"/>
              <w:marTop w:val="0"/>
              <w:marBottom w:val="0"/>
              <w:divBdr>
                <w:top w:val="none" w:sz="0" w:space="0" w:color="auto"/>
                <w:left w:val="none" w:sz="0" w:space="0" w:color="auto"/>
                <w:bottom w:val="none" w:sz="0" w:space="0" w:color="auto"/>
                <w:right w:val="none" w:sz="0" w:space="0" w:color="auto"/>
              </w:divBdr>
            </w:div>
            <w:div w:id="278924783">
              <w:marLeft w:val="0"/>
              <w:marRight w:val="0"/>
              <w:marTop w:val="0"/>
              <w:marBottom w:val="0"/>
              <w:divBdr>
                <w:top w:val="none" w:sz="0" w:space="0" w:color="auto"/>
                <w:left w:val="none" w:sz="0" w:space="0" w:color="auto"/>
                <w:bottom w:val="none" w:sz="0" w:space="0" w:color="auto"/>
                <w:right w:val="none" w:sz="0" w:space="0" w:color="auto"/>
              </w:divBdr>
            </w:div>
            <w:div w:id="280502201">
              <w:marLeft w:val="0"/>
              <w:marRight w:val="0"/>
              <w:marTop w:val="0"/>
              <w:marBottom w:val="0"/>
              <w:divBdr>
                <w:top w:val="none" w:sz="0" w:space="0" w:color="auto"/>
                <w:left w:val="none" w:sz="0" w:space="0" w:color="auto"/>
                <w:bottom w:val="none" w:sz="0" w:space="0" w:color="auto"/>
                <w:right w:val="none" w:sz="0" w:space="0" w:color="auto"/>
              </w:divBdr>
            </w:div>
            <w:div w:id="282619412">
              <w:marLeft w:val="0"/>
              <w:marRight w:val="0"/>
              <w:marTop w:val="0"/>
              <w:marBottom w:val="0"/>
              <w:divBdr>
                <w:top w:val="none" w:sz="0" w:space="0" w:color="auto"/>
                <w:left w:val="none" w:sz="0" w:space="0" w:color="auto"/>
                <w:bottom w:val="none" w:sz="0" w:space="0" w:color="auto"/>
                <w:right w:val="none" w:sz="0" w:space="0" w:color="auto"/>
              </w:divBdr>
            </w:div>
            <w:div w:id="283191582">
              <w:marLeft w:val="0"/>
              <w:marRight w:val="0"/>
              <w:marTop w:val="0"/>
              <w:marBottom w:val="0"/>
              <w:divBdr>
                <w:top w:val="none" w:sz="0" w:space="0" w:color="auto"/>
                <w:left w:val="none" w:sz="0" w:space="0" w:color="auto"/>
                <w:bottom w:val="none" w:sz="0" w:space="0" w:color="auto"/>
                <w:right w:val="none" w:sz="0" w:space="0" w:color="auto"/>
              </w:divBdr>
            </w:div>
            <w:div w:id="288240841">
              <w:marLeft w:val="0"/>
              <w:marRight w:val="0"/>
              <w:marTop w:val="0"/>
              <w:marBottom w:val="0"/>
              <w:divBdr>
                <w:top w:val="none" w:sz="0" w:space="0" w:color="auto"/>
                <w:left w:val="none" w:sz="0" w:space="0" w:color="auto"/>
                <w:bottom w:val="none" w:sz="0" w:space="0" w:color="auto"/>
                <w:right w:val="none" w:sz="0" w:space="0" w:color="auto"/>
              </w:divBdr>
            </w:div>
            <w:div w:id="298582570">
              <w:marLeft w:val="0"/>
              <w:marRight w:val="0"/>
              <w:marTop w:val="0"/>
              <w:marBottom w:val="0"/>
              <w:divBdr>
                <w:top w:val="none" w:sz="0" w:space="0" w:color="auto"/>
                <w:left w:val="none" w:sz="0" w:space="0" w:color="auto"/>
                <w:bottom w:val="none" w:sz="0" w:space="0" w:color="auto"/>
                <w:right w:val="none" w:sz="0" w:space="0" w:color="auto"/>
              </w:divBdr>
            </w:div>
            <w:div w:id="299310889">
              <w:marLeft w:val="0"/>
              <w:marRight w:val="0"/>
              <w:marTop w:val="0"/>
              <w:marBottom w:val="0"/>
              <w:divBdr>
                <w:top w:val="none" w:sz="0" w:space="0" w:color="auto"/>
                <w:left w:val="none" w:sz="0" w:space="0" w:color="auto"/>
                <w:bottom w:val="none" w:sz="0" w:space="0" w:color="auto"/>
                <w:right w:val="none" w:sz="0" w:space="0" w:color="auto"/>
              </w:divBdr>
            </w:div>
            <w:div w:id="314721404">
              <w:marLeft w:val="0"/>
              <w:marRight w:val="0"/>
              <w:marTop w:val="0"/>
              <w:marBottom w:val="0"/>
              <w:divBdr>
                <w:top w:val="none" w:sz="0" w:space="0" w:color="auto"/>
                <w:left w:val="none" w:sz="0" w:space="0" w:color="auto"/>
                <w:bottom w:val="none" w:sz="0" w:space="0" w:color="auto"/>
                <w:right w:val="none" w:sz="0" w:space="0" w:color="auto"/>
              </w:divBdr>
            </w:div>
            <w:div w:id="317004119">
              <w:marLeft w:val="0"/>
              <w:marRight w:val="0"/>
              <w:marTop w:val="0"/>
              <w:marBottom w:val="0"/>
              <w:divBdr>
                <w:top w:val="none" w:sz="0" w:space="0" w:color="auto"/>
                <w:left w:val="none" w:sz="0" w:space="0" w:color="auto"/>
                <w:bottom w:val="none" w:sz="0" w:space="0" w:color="auto"/>
                <w:right w:val="none" w:sz="0" w:space="0" w:color="auto"/>
              </w:divBdr>
            </w:div>
            <w:div w:id="320155694">
              <w:marLeft w:val="0"/>
              <w:marRight w:val="0"/>
              <w:marTop w:val="0"/>
              <w:marBottom w:val="0"/>
              <w:divBdr>
                <w:top w:val="none" w:sz="0" w:space="0" w:color="auto"/>
                <w:left w:val="none" w:sz="0" w:space="0" w:color="auto"/>
                <w:bottom w:val="none" w:sz="0" w:space="0" w:color="auto"/>
                <w:right w:val="none" w:sz="0" w:space="0" w:color="auto"/>
              </w:divBdr>
            </w:div>
            <w:div w:id="321348101">
              <w:marLeft w:val="0"/>
              <w:marRight w:val="0"/>
              <w:marTop w:val="0"/>
              <w:marBottom w:val="0"/>
              <w:divBdr>
                <w:top w:val="none" w:sz="0" w:space="0" w:color="auto"/>
                <w:left w:val="none" w:sz="0" w:space="0" w:color="auto"/>
                <w:bottom w:val="none" w:sz="0" w:space="0" w:color="auto"/>
                <w:right w:val="none" w:sz="0" w:space="0" w:color="auto"/>
              </w:divBdr>
            </w:div>
            <w:div w:id="335499118">
              <w:marLeft w:val="0"/>
              <w:marRight w:val="0"/>
              <w:marTop w:val="0"/>
              <w:marBottom w:val="0"/>
              <w:divBdr>
                <w:top w:val="none" w:sz="0" w:space="0" w:color="auto"/>
                <w:left w:val="none" w:sz="0" w:space="0" w:color="auto"/>
                <w:bottom w:val="none" w:sz="0" w:space="0" w:color="auto"/>
                <w:right w:val="none" w:sz="0" w:space="0" w:color="auto"/>
              </w:divBdr>
            </w:div>
            <w:div w:id="341664028">
              <w:marLeft w:val="0"/>
              <w:marRight w:val="0"/>
              <w:marTop w:val="0"/>
              <w:marBottom w:val="0"/>
              <w:divBdr>
                <w:top w:val="none" w:sz="0" w:space="0" w:color="auto"/>
                <w:left w:val="none" w:sz="0" w:space="0" w:color="auto"/>
                <w:bottom w:val="none" w:sz="0" w:space="0" w:color="auto"/>
                <w:right w:val="none" w:sz="0" w:space="0" w:color="auto"/>
              </w:divBdr>
            </w:div>
            <w:div w:id="348603171">
              <w:marLeft w:val="0"/>
              <w:marRight w:val="0"/>
              <w:marTop w:val="0"/>
              <w:marBottom w:val="0"/>
              <w:divBdr>
                <w:top w:val="none" w:sz="0" w:space="0" w:color="auto"/>
                <w:left w:val="none" w:sz="0" w:space="0" w:color="auto"/>
                <w:bottom w:val="none" w:sz="0" w:space="0" w:color="auto"/>
                <w:right w:val="none" w:sz="0" w:space="0" w:color="auto"/>
              </w:divBdr>
            </w:div>
            <w:div w:id="353967523">
              <w:marLeft w:val="0"/>
              <w:marRight w:val="0"/>
              <w:marTop w:val="0"/>
              <w:marBottom w:val="0"/>
              <w:divBdr>
                <w:top w:val="none" w:sz="0" w:space="0" w:color="auto"/>
                <w:left w:val="none" w:sz="0" w:space="0" w:color="auto"/>
                <w:bottom w:val="none" w:sz="0" w:space="0" w:color="auto"/>
                <w:right w:val="none" w:sz="0" w:space="0" w:color="auto"/>
              </w:divBdr>
            </w:div>
            <w:div w:id="367877878">
              <w:marLeft w:val="0"/>
              <w:marRight w:val="0"/>
              <w:marTop w:val="0"/>
              <w:marBottom w:val="0"/>
              <w:divBdr>
                <w:top w:val="none" w:sz="0" w:space="0" w:color="auto"/>
                <w:left w:val="none" w:sz="0" w:space="0" w:color="auto"/>
                <w:bottom w:val="none" w:sz="0" w:space="0" w:color="auto"/>
                <w:right w:val="none" w:sz="0" w:space="0" w:color="auto"/>
              </w:divBdr>
            </w:div>
            <w:div w:id="369644684">
              <w:marLeft w:val="0"/>
              <w:marRight w:val="0"/>
              <w:marTop w:val="0"/>
              <w:marBottom w:val="0"/>
              <w:divBdr>
                <w:top w:val="none" w:sz="0" w:space="0" w:color="auto"/>
                <w:left w:val="none" w:sz="0" w:space="0" w:color="auto"/>
                <w:bottom w:val="none" w:sz="0" w:space="0" w:color="auto"/>
                <w:right w:val="none" w:sz="0" w:space="0" w:color="auto"/>
              </w:divBdr>
            </w:div>
            <w:div w:id="381246154">
              <w:marLeft w:val="0"/>
              <w:marRight w:val="0"/>
              <w:marTop w:val="0"/>
              <w:marBottom w:val="0"/>
              <w:divBdr>
                <w:top w:val="none" w:sz="0" w:space="0" w:color="auto"/>
                <w:left w:val="none" w:sz="0" w:space="0" w:color="auto"/>
                <w:bottom w:val="none" w:sz="0" w:space="0" w:color="auto"/>
                <w:right w:val="none" w:sz="0" w:space="0" w:color="auto"/>
              </w:divBdr>
            </w:div>
            <w:div w:id="386874785">
              <w:marLeft w:val="0"/>
              <w:marRight w:val="0"/>
              <w:marTop w:val="0"/>
              <w:marBottom w:val="0"/>
              <w:divBdr>
                <w:top w:val="none" w:sz="0" w:space="0" w:color="auto"/>
                <w:left w:val="none" w:sz="0" w:space="0" w:color="auto"/>
                <w:bottom w:val="none" w:sz="0" w:space="0" w:color="auto"/>
                <w:right w:val="none" w:sz="0" w:space="0" w:color="auto"/>
              </w:divBdr>
            </w:div>
            <w:div w:id="393237819">
              <w:marLeft w:val="0"/>
              <w:marRight w:val="0"/>
              <w:marTop w:val="0"/>
              <w:marBottom w:val="0"/>
              <w:divBdr>
                <w:top w:val="none" w:sz="0" w:space="0" w:color="auto"/>
                <w:left w:val="none" w:sz="0" w:space="0" w:color="auto"/>
                <w:bottom w:val="none" w:sz="0" w:space="0" w:color="auto"/>
                <w:right w:val="none" w:sz="0" w:space="0" w:color="auto"/>
              </w:divBdr>
            </w:div>
            <w:div w:id="397436017">
              <w:marLeft w:val="0"/>
              <w:marRight w:val="0"/>
              <w:marTop w:val="0"/>
              <w:marBottom w:val="0"/>
              <w:divBdr>
                <w:top w:val="none" w:sz="0" w:space="0" w:color="auto"/>
                <w:left w:val="none" w:sz="0" w:space="0" w:color="auto"/>
                <w:bottom w:val="none" w:sz="0" w:space="0" w:color="auto"/>
                <w:right w:val="none" w:sz="0" w:space="0" w:color="auto"/>
              </w:divBdr>
            </w:div>
            <w:div w:id="400366507">
              <w:marLeft w:val="0"/>
              <w:marRight w:val="0"/>
              <w:marTop w:val="0"/>
              <w:marBottom w:val="0"/>
              <w:divBdr>
                <w:top w:val="none" w:sz="0" w:space="0" w:color="auto"/>
                <w:left w:val="none" w:sz="0" w:space="0" w:color="auto"/>
                <w:bottom w:val="none" w:sz="0" w:space="0" w:color="auto"/>
                <w:right w:val="none" w:sz="0" w:space="0" w:color="auto"/>
              </w:divBdr>
            </w:div>
            <w:div w:id="419066210">
              <w:marLeft w:val="0"/>
              <w:marRight w:val="0"/>
              <w:marTop w:val="0"/>
              <w:marBottom w:val="0"/>
              <w:divBdr>
                <w:top w:val="none" w:sz="0" w:space="0" w:color="auto"/>
                <w:left w:val="none" w:sz="0" w:space="0" w:color="auto"/>
                <w:bottom w:val="none" w:sz="0" w:space="0" w:color="auto"/>
                <w:right w:val="none" w:sz="0" w:space="0" w:color="auto"/>
              </w:divBdr>
            </w:div>
            <w:div w:id="420756910">
              <w:marLeft w:val="0"/>
              <w:marRight w:val="0"/>
              <w:marTop w:val="0"/>
              <w:marBottom w:val="0"/>
              <w:divBdr>
                <w:top w:val="none" w:sz="0" w:space="0" w:color="auto"/>
                <w:left w:val="none" w:sz="0" w:space="0" w:color="auto"/>
                <w:bottom w:val="none" w:sz="0" w:space="0" w:color="auto"/>
                <w:right w:val="none" w:sz="0" w:space="0" w:color="auto"/>
              </w:divBdr>
            </w:div>
            <w:div w:id="428161681">
              <w:marLeft w:val="0"/>
              <w:marRight w:val="0"/>
              <w:marTop w:val="0"/>
              <w:marBottom w:val="0"/>
              <w:divBdr>
                <w:top w:val="none" w:sz="0" w:space="0" w:color="auto"/>
                <w:left w:val="none" w:sz="0" w:space="0" w:color="auto"/>
                <w:bottom w:val="none" w:sz="0" w:space="0" w:color="auto"/>
                <w:right w:val="none" w:sz="0" w:space="0" w:color="auto"/>
              </w:divBdr>
            </w:div>
            <w:div w:id="431124358">
              <w:marLeft w:val="0"/>
              <w:marRight w:val="0"/>
              <w:marTop w:val="0"/>
              <w:marBottom w:val="0"/>
              <w:divBdr>
                <w:top w:val="none" w:sz="0" w:space="0" w:color="auto"/>
                <w:left w:val="none" w:sz="0" w:space="0" w:color="auto"/>
                <w:bottom w:val="none" w:sz="0" w:space="0" w:color="auto"/>
                <w:right w:val="none" w:sz="0" w:space="0" w:color="auto"/>
              </w:divBdr>
            </w:div>
            <w:div w:id="431626313">
              <w:marLeft w:val="0"/>
              <w:marRight w:val="0"/>
              <w:marTop w:val="0"/>
              <w:marBottom w:val="0"/>
              <w:divBdr>
                <w:top w:val="none" w:sz="0" w:space="0" w:color="auto"/>
                <w:left w:val="none" w:sz="0" w:space="0" w:color="auto"/>
                <w:bottom w:val="none" w:sz="0" w:space="0" w:color="auto"/>
                <w:right w:val="none" w:sz="0" w:space="0" w:color="auto"/>
              </w:divBdr>
            </w:div>
            <w:div w:id="433017054">
              <w:marLeft w:val="0"/>
              <w:marRight w:val="0"/>
              <w:marTop w:val="0"/>
              <w:marBottom w:val="0"/>
              <w:divBdr>
                <w:top w:val="none" w:sz="0" w:space="0" w:color="auto"/>
                <w:left w:val="none" w:sz="0" w:space="0" w:color="auto"/>
                <w:bottom w:val="none" w:sz="0" w:space="0" w:color="auto"/>
                <w:right w:val="none" w:sz="0" w:space="0" w:color="auto"/>
              </w:divBdr>
            </w:div>
            <w:div w:id="450167176">
              <w:marLeft w:val="0"/>
              <w:marRight w:val="0"/>
              <w:marTop w:val="0"/>
              <w:marBottom w:val="0"/>
              <w:divBdr>
                <w:top w:val="none" w:sz="0" w:space="0" w:color="auto"/>
                <w:left w:val="none" w:sz="0" w:space="0" w:color="auto"/>
                <w:bottom w:val="none" w:sz="0" w:space="0" w:color="auto"/>
                <w:right w:val="none" w:sz="0" w:space="0" w:color="auto"/>
              </w:divBdr>
            </w:div>
            <w:div w:id="456918906">
              <w:marLeft w:val="0"/>
              <w:marRight w:val="0"/>
              <w:marTop w:val="0"/>
              <w:marBottom w:val="0"/>
              <w:divBdr>
                <w:top w:val="none" w:sz="0" w:space="0" w:color="auto"/>
                <w:left w:val="none" w:sz="0" w:space="0" w:color="auto"/>
                <w:bottom w:val="none" w:sz="0" w:space="0" w:color="auto"/>
                <w:right w:val="none" w:sz="0" w:space="0" w:color="auto"/>
              </w:divBdr>
            </w:div>
            <w:div w:id="463498899">
              <w:marLeft w:val="0"/>
              <w:marRight w:val="0"/>
              <w:marTop w:val="0"/>
              <w:marBottom w:val="0"/>
              <w:divBdr>
                <w:top w:val="none" w:sz="0" w:space="0" w:color="auto"/>
                <w:left w:val="none" w:sz="0" w:space="0" w:color="auto"/>
                <w:bottom w:val="none" w:sz="0" w:space="0" w:color="auto"/>
                <w:right w:val="none" w:sz="0" w:space="0" w:color="auto"/>
              </w:divBdr>
            </w:div>
            <w:div w:id="472646729">
              <w:marLeft w:val="0"/>
              <w:marRight w:val="0"/>
              <w:marTop w:val="0"/>
              <w:marBottom w:val="0"/>
              <w:divBdr>
                <w:top w:val="none" w:sz="0" w:space="0" w:color="auto"/>
                <w:left w:val="none" w:sz="0" w:space="0" w:color="auto"/>
                <w:bottom w:val="none" w:sz="0" w:space="0" w:color="auto"/>
                <w:right w:val="none" w:sz="0" w:space="0" w:color="auto"/>
              </w:divBdr>
            </w:div>
            <w:div w:id="478229221">
              <w:marLeft w:val="0"/>
              <w:marRight w:val="0"/>
              <w:marTop w:val="0"/>
              <w:marBottom w:val="0"/>
              <w:divBdr>
                <w:top w:val="none" w:sz="0" w:space="0" w:color="auto"/>
                <w:left w:val="none" w:sz="0" w:space="0" w:color="auto"/>
                <w:bottom w:val="none" w:sz="0" w:space="0" w:color="auto"/>
                <w:right w:val="none" w:sz="0" w:space="0" w:color="auto"/>
              </w:divBdr>
            </w:div>
            <w:div w:id="483354529">
              <w:marLeft w:val="0"/>
              <w:marRight w:val="0"/>
              <w:marTop w:val="0"/>
              <w:marBottom w:val="0"/>
              <w:divBdr>
                <w:top w:val="none" w:sz="0" w:space="0" w:color="auto"/>
                <w:left w:val="none" w:sz="0" w:space="0" w:color="auto"/>
                <w:bottom w:val="none" w:sz="0" w:space="0" w:color="auto"/>
                <w:right w:val="none" w:sz="0" w:space="0" w:color="auto"/>
              </w:divBdr>
            </w:div>
            <w:div w:id="487786189">
              <w:marLeft w:val="0"/>
              <w:marRight w:val="0"/>
              <w:marTop w:val="0"/>
              <w:marBottom w:val="0"/>
              <w:divBdr>
                <w:top w:val="none" w:sz="0" w:space="0" w:color="auto"/>
                <w:left w:val="none" w:sz="0" w:space="0" w:color="auto"/>
                <w:bottom w:val="none" w:sz="0" w:space="0" w:color="auto"/>
                <w:right w:val="none" w:sz="0" w:space="0" w:color="auto"/>
              </w:divBdr>
            </w:div>
            <w:div w:id="491455339">
              <w:marLeft w:val="0"/>
              <w:marRight w:val="0"/>
              <w:marTop w:val="0"/>
              <w:marBottom w:val="0"/>
              <w:divBdr>
                <w:top w:val="none" w:sz="0" w:space="0" w:color="auto"/>
                <w:left w:val="none" w:sz="0" w:space="0" w:color="auto"/>
                <w:bottom w:val="none" w:sz="0" w:space="0" w:color="auto"/>
                <w:right w:val="none" w:sz="0" w:space="0" w:color="auto"/>
              </w:divBdr>
            </w:div>
            <w:div w:id="491485177">
              <w:marLeft w:val="0"/>
              <w:marRight w:val="0"/>
              <w:marTop w:val="0"/>
              <w:marBottom w:val="0"/>
              <w:divBdr>
                <w:top w:val="none" w:sz="0" w:space="0" w:color="auto"/>
                <w:left w:val="none" w:sz="0" w:space="0" w:color="auto"/>
                <w:bottom w:val="none" w:sz="0" w:space="0" w:color="auto"/>
                <w:right w:val="none" w:sz="0" w:space="0" w:color="auto"/>
              </w:divBdr>
            </w:div>
            <w:div w:id="495649223">
              <w:marLeft w:val="0"/>
              <w:marRight w:val="0"/>
              <w:marTop w:val="0"/>
              <w:marBottom w:val="0"/>
              <w:divBdr>
                <w:top w:val="none" w:sz="0" w:space="0" w:color="auto"/>
                <w:left w:val="none" w:sz="0" w:space="0" w:color="auto"/>
                <w:bottom w:val="none" w:sz="0" w:space="0" w:color="auto"/>
                <w:right w:val="none" w:sz="0" w:space="0" w:color="auto"/>
              </w:divBdr>
            </w:div>
            <w:div w:id="512841674">
              <w:marLeft w:val="0"/>
              <w:marRight w:val="0"/>
              <w:marTop w:val="0"/>
              <w:marBottom w:val="0"/>
              <w:divBdr>
                <w:top w:val="none" w:sz="0" w:space="0" w:color="auto"/>
                <w:left w:val="none" w:sz="0" w:space="0" w:color="auto"/>
                <w:bottom w:val="none" w:sz="0" w:space="0" w:color="auto"/>
                <w:right w:val="none" w:sz="0" w:space="0" w:color="auto"/>
              </w:divBdr>
            </w:div>
            <w:div w:id="514542895">
              <w:marLeft w:val="0"/>
              <w:marRight w:val="0"/>
              <w:marTop w:val="0"/>
              <w:marBottom w:val="0"/>
              <w:divBdr>
                <w:top w:val="none" w:sz="0" w:space="0" w:color="auto"/>
                <w:left w:val="none" w:sz="0" w:space="0" w:color="auto"/>
                <w:bottom w:val="none" w:sz="0" w:space="0" w:color="auto"/>
                <w:right w:val="none" w:sz="0" w:space="0" w:color="auto"/>
              </w:divBdr>
            </w:div>
            <w:div w:id="517234049">
              <w:marLeft w:val="0"/>
              <w:marRight w:val="0"/>
              <w:marTop w:val="0"/>
              <w:marBottom w:val="0"/>
              <w:divBdr>
                <w:top w:val="none" w:sz="0" w:space="0" w:color="auto"/>
                <w:left w:val="none" w:sz="0" w:space="0" w:color="auto"/>
                <w:bottom w:val="none" w:sz="0" w:space="0" w:color="auto"/>
                <w:right w:val="none" w:sz="0" w:space="0" w:color="auto"/>
              </w:divBdr>
            </w:div>
            <w:div w:id="533269054">
              <w:marLeft w:val="0"/>
              <w:marRight w:val="0"/>
              <w:marTop w:val="0"/>
              <w:marBottom w:val="0"/>
              <w:divBdr>
                <w:top w:val="none" w:sz="0" w:space="0" w:color="auto"/>
                <w:left w:val="none" w:sz="0" w:space="0" w:color="auto"/>
                <w:bottom w:val="none" w:sz="0" w:space="0" w:color="auto"/>
                <w:right w:val="none" w:sz="0" w:space="0" w:color="auto"/>
              </w:divBdr>
            </w:div>
            <w:div w:id="537085698">
              <w:marLeft w:val="0"/>
              <w:marRight w:val="0"/>
              <w:marTop w:val="0"/>
              <w:marBottom w:val="0"/>
              <w:divBdr>
                <w:top w:val="none" w:sz="0" w:space="0" w:color="auto"/>
                <w:left w:val="none" w:sz="0" w:space="0" w:color="auto"/>
                <w:bottom w:val="none" w:sz="0" w:space="0" w:color="auto"/>
                <w:right w:val="none" w:sz="0" w:space="0" w:color="auto"/>
              </w:divBdr>
            </w:div>
            <w:div w:id="538668890">
              <w:marLeft w:val="0"/>
              <w:marRight w:val="0"/>
              <w:marTop w:val="0"/>
              <w:marBottom w:val="0"/>
              <w:divBdr>
                <w:top w:val="none" w:sz="0" w:space="0" w:color="auto"/>
                <w:left w:val="none" w:sz="0" w:space="0" w:color="auto"/>
                <w:bottom w:val="none" w:sz="0" w:space="0" w:color="auto"/>
                <w:right w:val="none" w:sz="0" w:space="0" w:color="auto"/>
              </w:divBdr>
            </w:div>
            <w:div w:id="539128170">
              <w:marLeft w:val="0"/>
              <w:marRight w:val="0"/>
              <w:marTop w:val="0"/>
              <w:marBottom w:val="0"/>
              <w:divBdr>
                <w:top w:val="none" w:sz="0" w:space="0" w:color="auto"/>
                <w:left w:val="none" w:sz="0" w:space="0" w:color="auto"/>
                <w:bottom w:val="none" w:sz="0" w:space="0" w:color="auto"/>
                <w:right w:val="none" w:sz="0" w:space="0" w:color="auto"/>
              </w:divBdr>
            </w:div>
            <w:div w:id="544635057">
              <w:marLeft w:val="0"/>
              <w:marRight w:val="0"/>
              <w:marTop w:val="0"/>
              <w:marBottom w:val="0"/>
              <w:divBdr>
                <w:top w:val="none" w:sz="0" w:space="0" w:color="auto"/>
                <w:left w:val="none" w:sz="0" w:space="0" w:color="auto"/>
                <w:bottom w:val="none" w:sz="0" w:space="0" w:color="auto"/>
                <w:right w:val="none" w:sz="0" w:space="0" w:color="auto"/>
              </w:divBdr>
            </w:div>
            <w:div w:id="545727506">
              <w:marLeft w:val="0"/>
              <w:marRight w:val="0"/>
              <w:marTop w:val="0"/>
              <w:marBottom w:val="0"/>
              <w:divBdr>
                <w:top w:val="none" w:sz="0" w:space="0" w:color="auto"/>
                <w:left w:val="none" w:sz="0" w:space="0" w:color="auto"/>
                <w:bottom w:val="none" w:sz="0" w:space="0" w:color="auto"/>
                <w:right w:val="none" w:sz="0" w:space="0" w:color="auto"/>
              </w:divBdr>
            </w:div>
            <w:div w:id="553810708">
              <w:marLeft w:val="0"/>
              <w:marRight w:val="0"/>
              <w:marTop w:val="0"/>
              <w:marBottom w:val="0"/>
              <w:divBdr>
                <w:top w:val="none" w:sz="0" w:space="0" w:color="auto"/>
                <w:left w:val="none" w:sz="0" w:space="0" w:color="auto"/>
                <w:bottom w:val="none" w:sz="0" w:space="0" w:color="auto"/>
                <w:right w:val="none" w:sz="0" w:space="0" w:color="auto"/>
              </w:divBdr>
            </w:div>
            <w:div w:id="557281020">
              <w:marLeft w:val="0"/>
              <w:marRight w:val="0"/>
              <w:marTop w:val="0"/>
              <w:marBottom w:val="0"/>
              <w:divBdr>
                <w:top w:val="none" w:sz="0" w:space="0" w:color="auto"/>
                <w:left w:val="none" w:sz="0" w:space="0" w:color="auto"/>
                <w:bottom w:val="none" w:sz="0" w:space="0" w:color="auto"/>
                <w:right w:val="none" w:sz="0" w:space="0" w:color="auto"/>
              </w:divBdr>
            </w:div>
            <w:div w:id="558786021">
              <w:marLeft w:val="0"/>
              <w:marRight w:val="0"/>
              <w:marTop w:val="0"/>
              <w:marBottom w:val="0"/>
              <w:divBdr>
                <w:top w:val="none" w:sz="0" w:space="0" w:color="auto"/>
                <w:left w:val="none" w:sz="0" w:space="0" w:color="auto"/>
                <w:bottom w:val="none" w:sz="0" w:space="0" w:color="auto"/>
                <w:right w:val="none" w:sz="0" w:space="0" w:color="auto"/>
              </w:divBdr>
            </w:div>
            <w:div w:id="560406843">
              <w:marLeft w:val="0"/>
              <w:marRight w:val="0"/>
              <w:marTop w:val="0"/>
              <w:marBottom w:val="0"/>
              <w:divBdr>
                <w:top w:val="none" w:sz="0" w:space="0" w:color="auto"/>
                <w:left w:val="none" w:sz="0" w:space="0" w:color="auto"/>
                <w:bottom w:val="none" w:sz="0" w:space="0" w:color="auto"/>
                <w:right w:val="none" w:sz="0" w:space="0" w:color="auto"/>
              </w:divBdr>
            </w:div>
            <w:div w:id="567111049">
              <w:marLeft w:val="0"/>
              <w:marRight w:val="0"/>
              <w:marTop w:val="0"/>
              <w:marBottom w:val="0"/>
              <w:divBdr>
                <w:top w:val="none" w:sz="0" w:space="0" w:color="auto"/>
                <w:left w:val="none" w:sz="0" w:space="0" w:color="auto"/>
                <w:bottom w:val="none" w:sz="0" w:space="0" w:color="auto"/>
                <w:right w:val="none" w:sz="0" w:space="0" w:color="auto"/>
              </w:divBdr>
            </w:div>
            <w:div w:id="574095759">
              <w:marLeft w:val="0"/>
              <w:marRight w:val="0"/>
              <w:marTop w:val="0"/>
              <w:marBottom w:val="0"/>
              <w:divBdr>
                <w:top w:val="none" w:sz="0" w:space="0" w:color="auto"/>
                <w:left w:val="none" w:sz="0" w:space="0" w:color="auto"/>
                <w:bottom w:val="none" w:sz="0" w:space="0" w:color="auto"/>
                <w:right w:val="none" w:sz="0" w:space="0" w:color="auto"/>
              </w:divBdr>
            </w:div>
            <w:div w:id="577911141">
              <w:marLeft w:val="0"/>
              <w:marRight w:val="0"/>
              <w:marTop w:val="0"/>
              <w:marBottom w:val="0"/>
              <w:divBdr>
                <w:top w:val="none" w:sz="0" w:space="0" w:color="auto"/>
                <w:left w:val="none" w:sz="0" w:space="0" w:color="auto"/>
                <w:bottom w:val="none" w:sz="0" w:space="0" w:color="auto"/>
                <w:right w:val="none" w:sz="0" w:space="0" w:color="auto"/>
              </w:divBdr>
            </w:div>
            <w:div w:id="578564744">
              <w:marLeft w:val="0"/>
              <w:marRight w:val="0"/>
              <w:marTop w:val="0"/>
              <w:marBottom w:val="0"/>
              <w:divBdr>
                <w:top w:val="none" w:sz="0" w:space="0" w:color="auto"/>
                <w:left w:val="none" w:sz="0" w:space="0" w:color="auto"/>
                <w:bottom w:val="none" w:sz="0" w:space="0" w:color="auto"/>
                <w:right w:val="none" w:sz="0" w:space="0" w:color="auto"/>
              </w:divBdr>
            </w:div>
            <w:div w:id="588005683">
              <w:marLeft w:val="0"/>
              <w:marRight w:val="0"/>
              <w:marTop w:val="0"/>
              <w:marBottom w:val="0"/>
              <w:divBdr>
                <w:top w:val="none" w:sz="0" w:space="0" w:color="auto"/>
                <w:left w:val="none" w:sz="0" w:space="0" w:color="auto"/>
                <w:bottom w:val="none" w:sz="0" w:space="0" w:color="auto"/>
                <w:right w:val="none" w:sz="0" w:space="0" w:color="auto"/>
              </w:divBdr>
            </w:div>
            <w:div w:id="599918141">
              <w:marLeft w:val="0"/>
              <w:marRight w:val="0"/>
              <w:marTop w:val="0"/>
              <w:marBottom w:val="0"/>
              <w:divBdr>
                <w:top w:val="none" w:sz="0" w:space="0" w:color="auto"/>
                <w:left w:val="none" w:sz="0" w:space="0" w:color="auto"/>
                <w:bottom w:val="none" w:sz="0" w:space="0" w:color="auto"/>
                <w:right w:val="none" w:sz="0" w:space="0" w:color="auto"/>
              </w:divBdr>
            </w:div>
            <w:div w:id="600184714">
              <w:marLeft w:val="0"/>
              <w:marRight w:val="0"/>
              <w:marTop w:val="0"/>
              <w:marBottom w:val="0"/>
              <w:divBdr>
                <w:top w:val="none" w:sz="0" w:space="0" w:color="auto"/>
                <w:left w:val="none" w:sz="0" w:space="0" w:color="auto"/>
                <w:bottom w:val="none" w:sz="0" w:space="0" w:color="auto"/>
                <w:right w:val="none" w:sz="0" w:space="0" w:color="auto"/>
              </w:divBdr>
            </w:div>
            <w:div w:id="640811600">
              <w:marLeft w:val="0"/>
              <w:marRight w:val="0"/>
              <w:marTop w:val="0"/>
              <w:marBottom w:val="0"/>
              <w:divBdr>
                <w:top w:val="none" w:sz="0" w:space="0" w:color="auto"/>
                <w:left w:val="none" w:sz="0" w:space="0" w:color="auto"/>
                <w:bottom w:val="none" w:sz="0" w:space="0" w:color="auto"/>
                <w:right w:val="none" w:sz="0" w:space="0" w:color="auto"/>
              </w:divBdr>
            </w:div>
            <w:div w:id="642733149">
              <w:marLeft w:val="0"/>
              <w:marRight w:val="0"/>
              <w:marTop w:val="0"/>
              <w:marBottom w:val="0"/>
              <w:divBdr>
                <w:top w:val="none" w:sz="0" w:space="0" w:color="auto"/>
                <w:left w:val="none" w:sz="0" w:space="0" w:color="auto"/>
                <w:bottom w:val="none" w:sz="0" w:space="0" w:color="auto"/>
                <w:right w:val="none" w:sz="0" w:space="0" w:color="auto"/>
              </w:divBdr>
            </w:div>
            <w:div w:id="650210499">
              <w:marLeft w:val="0"/>
              <w:marRight w:val="0"/>
              <w:marTop w:val="0"/>
              <w:marBottom w:val="0"/>
              <w:divBdr>
                <w:top w:val="none" w:sz="0" w:space="0" w:color="auto"/>
                <w:left w:val="none" w:sz="0" w:space="0" w:color="auto"/>
                <w:bottom w:val="none" w:sz="0" w:space="0" w:color="auto"/>
                <w:right w:val="none" w:sz="0" w:space="0" w:color="auto"/>
              </w:divBdr>
            </w:div>
            <w:div w:id="651102997">
              <w:marLeft w:val="0"/>
              <w:marRight w:val="0"/>
              <w:marTop w:val="0"/>
              <w:marBottom w:val="0"/>
              <w:divBdr>
                <w:top w:val="none" w:sz="0" w:space="0" w:color="auto"/>
                <w:left w:val="none" w:sz="0" w:space="0" w:color="auto"/>
                <w:bottom w:val="none" w:sz="0" w:space="0" w:color="auto"/>
                <w:right w:val="none" w:sz="0" w:space="0" w:color="auto"/>
              </w:divBdr>
            </w:div>
            <w:div w:id="651711743">
              <w:marLeft w:val="0"/>
              <w:marRight w:val="0"/>
              <w:marTop w:val="0"/>
              <w:marBottom w:val="0"/>
              <w:divBdr>
                <w:top w:val="none" w:sz="0" w:space="0" w:color="auto"/>
                <w:left w:val="none" w:sz="0" w:space="0" w:color="auto"/>
                <w:bottom w:val="none" w:sz="0" w:space="0" w:color="auto"/>
                <w:right w:val="none" w:sz="0" w:space="0" w:color="auto"/>
              </w:divBdr>
            </w:div>
            <w:div w:id="653067078">
              <w:marLeft w:val="0"/>
              <w:marRight w:val="0"/>
              <w:marTop w:val="0"/>
              <w:marBottom w:val="0"/>
              <w:divBdr>
                <w:top w:val="none" w:sz="0" w:space="0" w:color="auto"/>
                <w:left w:val="none" w:sz="0" w:space="0" w:color="auto"/>
                <w:bottom w:val="none" w:sz="0" w:space="0" w:color="auto"/>
                <w:right w:val="none" w:sz="0" w:space="0" w:color="auto"/>
              </w:divBdr>
            </w:div>
            <w:div w:id="661812972">
              <w:marLeft w:val="0"/>
              <w:marRight w:val="0"/>
              <w:marTop w:val="0"/>
              <w:marBottom w:val="0"/>
              <w:divBdr>
                <w:top w:val="none" w:sz="0" w:space="0" w:color="auto"/>
                <w:left w:val="none" w:sz="0" w:space="0" w:color="auto"/>
                <w:bottom w:val="none" w:sz="0" w:space="0" w:color="auto"/>
                <w:right w:val="none" w:sz="0" w:space="0" w:color="auto"/>
              </w:divBdr>
            </w:div>
            <w:div w:id="675693861">
              <w:marLeft w:val="0"/>
              <w:marRight w:val="0"/>
              <w:marTop w:val="0"/>
              <w:marBottom w:val="0"/>
              <w:divBdr>
                <w:top w:val="none" w:sz="0" w:space="0" w:color="auto"/>
                <w:left w:val="none" w:sz="0" w:space="0" w:color="auto"/>
                <w:bottom w:val="none" w:sz="0" w:space="0" w:color="auto"/>
                <w:right w:val="none" w:sz="0" w:space="0" w:color="auto"/>
              </w:divBdr>
            </w:div>
            <w:div w:id="678696024">
              <w:marLeft w:val="0"/>
              <w:marRight w:val="0"/>
              <w:marTop w:val="0"/>
              <w:marBottom w:val="0"/>
              <w:divBdr>
                <w:top w:val="none" w:sz="0" w:space="0" w:color="auto"/>
                <w:left w:val="none" w:sz="0" w:space="0" w:color="auto"/>
                <w:bottom w:val="none" w:sz="0" w:space="0" w:color="auto"/>
                <w:right w:val="none" w:sz="0" w:space="0" w:color="auto"/>
              </w:divBdr>
            </w:div>
            <w:div w:id="702949686">
              <w:marLeft w:val="0"/>
              <w:marRight w:val="0"/>
              <w:marTop w:val="0"/>
              <w:marBottom w:val="0"/>
              <w:divBdr>
                <w:top w:val="none" w:sz="0" w:space="0" w:color="auto"/>
                <w:left w:val="none" w:sz="0" w:space="0" w:color="auto"/>
                <w:bottom w:val="none" w:sz="0" w:space="0" w:color="auto"/>
                <w:right w:val="none" w:sz="0" w:space="0" w:color="auto"/>
              </w:divBdr>
            </w:div>
            <w:div w:id="704866637">
              <w:marLeft w:val="0"/>
              <w:marRight w:val="0"/>
              <w:marTop w:val="0"/>
              <w:marBottom w:val="0"/>
              <w:divBdr>
                <w:top w:val="none" w:sz="0" w:space="0" w:color="auto"/>
                <w:left w:val="none" w:sz="0" w:space="0" w:color="auto"/>
                <w:bottom w:val="none" w:sz="0" w:space="0" w:color="auto"/>
                <w:right w:val="none" w:sz="0" w:space="0" w:color="auto"/>
              </w:divBdr>
            </w:div>
            <w:div w:id="705252979">
              <w:marLeft w:val="0"/>
              <w:marRight w:val="0"/>
              <w:marTop w:val="0"/>
              <w:marBottom w:val="0"/>
              <w:divBdr>
                <w:top w:val="none" w:sz="0" w:space="0" w:color="auto"/>
                <w:left w:val="none" w:sz="0" w:space="0" w:color="auto"/>
                <w:bottom w:val="none" w:sz="0" w:space="0" w:color="auto"/>
                <w:right w:val="none" w:sz="0" w:space="0" w:color="auto"/>
              </w:divBdr>
            </w:div>
            <w:div w:id="709110167">
              <w:marLeft w:val="0"/>
              <w:marRight w:val="0"/>
              <w:marTop w:val="0"/>
              <w:marBottom w:val="0"/>
              <w:divBdr>
                <w:top w:val="none" w:sz="0" w:space="0" w:color="auto"/>
                <w:left w:val="none" w:sz="0" w:space="0" w:color="auto"/>
                <w:bottom w:val="none" w:sz="0" w:space="0" w:color="auto"/>
                <w:right w:val="none" w:sz="0" w:space="0" w:color="auto"/>
              </w:divBdr>
            </w:div>
            <w:div w:id="709307734">
              <w:marLeft w:val="0"/>
              <w:marRight w:val="0"/>
              <w:marTop w:val="0"/>
              <w:marBottom w:val="0"/>
              <w:divBdr>
                <w:top w:val="none" w:sz="0" w:space="0" w:color="auto"/>
                <w:left w:val="none" w:sz="0" w:space="0" w:color="auto"/>
                <w:bottom w:val="none" w:sz="0" w:space="0" w:color="auto"/>
                <w:right w:val="none" w:sz="0" w:space="0" w:color="auto"/>
              </w:divBdr>
            </w:div>
            <w:div w:id="715741729">
              <w:marLeft w:val="0"/>
              <w:marRight w:val="0"/>
              <w:marTop w:val="0"/>
              <w:marBottom w:val="0"/>
              <w:divBdr>
                <w:top w:val="none" w:sz="0" w:space="0" w:color="auto"/>
                <w:left w:val="none" w:sz="0" w:space="0" w:color="auto"/>
                <w:bottom w:val="none" w:sz="0" w:space="0" w:color="auto"/>
                <w:right w:val="none" w:sz="0" w:space="0" w:color="auto"/>
              </w:divBdr>
            </w:div>
            <w:div w:id="721444740">
              <w:marLeft w:val="0"/>
              <w:marRight w:val="0"/>
              <w:marTop w:val="0"/>
              <w:marBottom w:val="0"/>
              <w:divBdr>
                <w:top w:val="none" w:sz="0" w:space="0" w:color="auto"/>
                <w:left w:val="none" w:sz="0" w:space="0" w:color="auto"/>
                <w:bottom w:val="none" w:sz="0" w:space="0" w:color="auto"/>
                <w:right w:val="none" w:sz="0" w:space="0" w:color="auto"/>
              </w:divBdr>
            </w:div>
            <w:div w:id="723723261">
              <w:marLeft w:val="0"/>
              <w:marRight w:val="0"/>
              <w:marTop w:val="0"/>
              <w:marBottom w:val="0"/>
              <w:divBdr>
                <w:top w:val="none" w:sz="0" w:space="0" w:color="auto"/>
                <w:left w:val="none" w:sz="0" w:space="0" w:color="auto"/>
                <w:bottom w:val="none" w:sz="0" w:space="0" w:color="auto"/>
                <w:right w:val="none" w:sz="0" w:space="0" w:color="auto"/>
              </w:divBdr>
            </w:div>
            <w:div w:id="729578164">
              <w:marLeft w:val="0"/>
              <w:marRight w:val="0"/>
              <w:marTop w:val="0"/>
              <w:marBottom w:val="0"/>
              <w:divBdr>
                <w:top w:val="none" w:sz="0" w:space="0" w:color="auto"/>
                <w:left w:val="none" w:sz="0" w:space="0" w:color="auto"/>
                <w:bottom w:val="none" w:sz="0" w:space="0" w:color="auto"/>
                <w:right w:val="none" w:sz="0" w:space="0" w:color="auto"/>
              </w:divBdr>
            </w:div>
            <w:div w:id="729887570">
              <w:marLeft w:val="0"/>
              <w:marRight w:val="0"/>
              <w:marTop w:val="0"/>
              <w:marBottom w:val="0"/>
              <w:divBdr>
                <w:top w:val="none" w:sz="0" w:space="0" w:color="auto"/>
                <w:left w:val="none" w:sz="0" w:space="0" w:color="auto"/>
                <w:bottom w:val="none" w:sz="0" w:space="0" w:color="auto"/>
                <w:right w:val="none" w:sz="0" w:space="0" w:color="auto"/>
              </w:divBdr>
            </w:div>
            <w:div w:id="730810717">
              <w:marLeft w:val="0"/>
              <w:marRight w:val="0"/>
              <w:marTop w:val="0"/>
              <w:marBottom w:val="0"/>
              <w:divBdr>
                <w:top w:val="none" w:sz="0" w:space="0" w:color="auto"/>
                <w:left w:val="none" w:sz="0" w:space="0" w:color="auto"/>
                <w:bottom w:val="none" w:sz="0" w:space="0" w:color="auto"/>
                <w:right w:val="none" w:sz="0" w:space="0" w:color="auto"/>
              </w:divBdr>
            </w:div>
            <w:div w:id="733548155">
              <w:marLeft w:val="0"/>
              <w:marRight w:val="0"/>
              <w:marTop w:val="0"/>
              <w:marBottom w:val="0"/>
              <w:divBdr>
                <w:top w:val="none" w:sz="0" w:space="0" w:color="auto"/>
                <w:left w:val="none" w:sz="0" w:space="0" w:color="auto"/>
                <w:bottom w:val="none" w:sz="0" w:space="0" w:color="auto"/>
                <w:right w:val="none" w:sz="0" w:space="0" w:color="auto"/>
              </w:divBdr>
            </w:div>
            <w:div w:id="746532410">
              <w:marLeft w:val="0"/>
              <w:marRight w:val="0"/>
              <w:marTop w:val="0"/>
              <w:marBottom w:val="0"/>
              <w:divBdr>
                <w:top w:val="none" w:sz="0" w:space="0" w:color="auto"/>
                <w:left w:val="none" w:sz="0" w:space="0" w:color="auto"/>
                <w:bottom w:val="none" w:sz="0" w:space="0" w:color="auto"/>
                <w:right w:val="none" w:sz="0" w:space="0" w:color="auto"/>
              </w:divBdr>
            </w:div>
            <w:div w:id="746683095">
              <w:marLeft w:val="0"/>
              <w:marRight w:val="0"/>
              <w:marTop w:val="0"/>
              <w:marBottom w:val="0"/>
              <w:divBdr>
                <w:top w:val="none" w:sz="0" w:space="0" w:color="auto"/>
                <w:left w:val="none" w:sz="0" w:space="0" w:color="auto"/>
                <w:bottom w:val="none" w:sz="0" w:space="0" w:color="auto"/>
                <w:right w:val="none" w:sz="0" w:space="0" w:color="auto"/>
              </w:divBdr>
            </w:div>
            <w:div w:id="749157679">
              <w:marLeft w:val="0"/>
              <w:marRight w:val="0"/>
              <w:marTop w:val="0"/>
              <w:marBottom w:val="0"/>
              <w:divBdr>
                <w:top w:val="none" w:sz="0" w:space="0" w:color="auto"/>
                <w:left w:val="none" w:sz="0" w:space="0" w:color="auto"/>
                <w:bottom w:val="none" w:sz="0" w:space="0" w:color="auto"/>
                <w:right w:val="none" w:sz="0" w:space="0" w:color="auto"/>
              </w:divBdr>
            </w:div>
            <w:div w:id="757601472">
              <w:marLeft w:val="0"/>
              <w:marRight w:val="0"/>
              <w:marTop w:val="0"/>
              <w:marBottom w:val="0"/>
              <w:divBdr>
                <w:top w:val="none" w:sz="0" w:space="0" w:color="auto"/>
                <w:left w:val="none" w:sz="0" w:space="0" w:color="auto"/>
                <w:bottom w:val="none" w:sz="0" w:space="0" w:color="auto"/>
                <w:right w:val="none" w:sz="0" w:space="0" w:color="auto"/>
              </w:divBdr>
            </w:div>
            <w:div w:id="767236881">
              <w:marLeft w:val="0"/>
              <w:marRight w:val="0"/>
              <w:marTop w:val="0"/>
              <w:marBottom w:val="0"/>
              <w:divBdr>
                <w:top w:val="none" w:sz="0" w:space="0" w:color="auto"/>
                <w:left w:val="none" w:sz="0" w:space="0" w:color="auto"/>
                <w:bottom w:val="none" w:sz="0" w:space="0" w:color="auto"/>
                <w:right w:val="none" w:sz="0" w:space="0" w:color="auto"/>
              </w:divBdr>
            </w:div>
            <w:div w:id="772433270">
              <w:marLeft w:val="0"/>
              <w:marRight w:val="0"/>
              <w:marTop w:val="0"/>
              <w:marBottom w:val="0"/>
              <w:divBdr>
                <w:top w:val="none" w:sz="0" w:space="0" w:color="auto"/>
                <w:left w:val="none" w:sz="0" w:space="0" w:color="auto"/>
                <w:bottom w:val="none" w:sz="0" w:space="0" w:color="auto"/>
                <w:right w:val="none" w:sz="0" w:space="0" w:color="auto"/>
              </w:divBdr>
            </w:div>
            <w:div w:id="780339217">
              <w:marLeft w:val="0"/>
              <w:marRight w:val="0"/>
              <w:marTop w:val="0"/>
              <w:marBottom w:val="0"/>
              <w:divBdr>
                <w:top w:val="none" w:sz="0" w:space="0" w:color="auto"/>
                <w:left w:val="none" w:sz="0" w:space="0" w:color="auto"/>
                <w:bottom w:val="none" w:sz="0" w:space="0" w:color="auto"/>
                <w:right w:val="none" w:sz="0" w:space="0" w:color="auto"/>
              </w:divBdr>
            </w:div>
            <w:div w:id="786393384">
              <w:marLeft w:val="0"/>
              <w:marRight w:val="0"/>
              <w:marTop w:val="0"/>
              <w:marBottom w:val="0"/>
              <w:divBdr>
                <w:top w:val="none" w:sz="0" w:space="0" w:color="auto"/>
                <w:left w:val="none" w:sz="0" w:space="0" w:color="auto"/>
                <w:bottom w:val="none" w:sz="0" w:space="0" w:color="auto"/>
                <w:right w:val="none" w:sz="0" w:space="0" w:color="auto"/>
              </w:divBdr>
            </w:div>
            <w:div w:id="786435572">
              <w:marLeft w:val="0"/>
              <w:marRight w:val="0"/>
              <w:marTop w:val="0"/>
              <w:marBottom w:val="0"/>
              <w:divBdr>
                <w:top w:val="none" w:sz="0" w:space="0" w:color="auto"/>
                <w:left w:val="none" w:sz="0" w:space="0" w:color="auto"/>
                <w:bottom w:val="none" w:sz="0" w:space="0" w:color="auto"/>
                <w:right w:val="none" w:sz="0" w:space="0" w:color="auto"/>
              </w:divBdr>
            </w:div>
            <w:div w:id="793642895">
              <w:marLeft w:val="0"/>
              <w:marRight w:val="0"/>
              <w:marTop w:val="0"/>
              <w:marBottom w:val="0"/>
              <w:divBdr>
                <w:top w:val="none" w:sz="0" w:space="0" w:color="auto"/>
                <w:left w:val="none" w:sz="0" w:space="0" w:color="auto"/>
                <w:bottom w:val="none" w:sz="0" w:space="0" w:color="auto"/>
                <w:right w:val="none" w:sz="0" w:space="0" w:color="auto"/>
              </w:divBdr>
            </w:div>
            <w:div w:id="803236895">
              <w:marLeft w:val="0"/>
              <w:marRight w:val="0"/>
              <w:marTop w:val="0"/>
              <w:marBottom w:val="0"/>
              <w:divBdr>
                <w:top w:val="none" w:sz="0" w:space="0" w:color="auto"/>
                <w:left w:val="none" w:sz="0" w:space="0" w:color="auto"/>
                <w:bottom w:val="none" w:sz="0" w:space="0" w:color="auto"/>
                <w:right w:val="none" w:sz="0" w:space="0" w:color="auto"/>
              </w:divBdr>
            </w:div>
            <w:div w:id="809254309">
              <w:marLeft w:val="0"/>
              <w:marRight w:val="0"/>
              <w:marTop w:val="0"/>
              <w:marBottom w:val="0"/>
              <w:divBdr>
                <w:top w:val="none" w:sz="0" w:space="0" w:color="auto"/>
                <w:left w:val="none" w:sz="0" w:space="0" w:color="auto"/>
                <w:bottom w:val="none" w:sz="0" w:space="0" w:color="auto"/>
                <w:right w:val="none" w:sz="0" w:space="0" w:color="auto"/>
              </w:divBdr>
            </w:div>
            <w:div w:id="815535876">
              <w:marLeft w:val="0"/>
              <w:marRight w:val="0"/>
              <w:marTop w:val="0"/>
              <w:marBottom w:val="0"/>
              <w:divBdr>
                <w:top w:val="none" w:sz="0" w:space="0" w:color="auto"/>
                <w:left w:val="none" w:sz="0" w:space="0" w:color="auto"/>
                <w:bottom w:val="none" w:sz="0" w:space="0" w:color="auto"/>
                <w:right w:val="none" w:sz="0" w:space="0" w:color="auto"/>
              </w:divBdr>
            </w:div>
            <w:div w:id="826752252">
              <w:marLeft w:val="0"/>
              <w:marRight w:val="0"/>
              <w:marTop w:val="0"/>
              <w:marBottom w:val="0"/>
              <w:divBdr>
                <w:top w:val="none" w:sz="0" w:space="0" w:color="auto"/>
                <w:left w:val="none" w:sz="0" w:space="0" w:color="auto"/>
                <w:bottom w:val="none" w:sz="0" w:space="0" w:color="auto"/>
                <w:right w:val="none" w:sz="0" w:space="0" w:color="auto"/>
              </w:divBdr>
            </w:div>
            <w:div w:id="835070245">
              <w:marLeft w:val="0"/>
              <w:marRight w:val="0"/>
              <w:marTop w:val="0"/>
              <w:marBottom w:val="0"/>
              <w:divBdr>
                <w:top w:val="none" w:sz="0" w:space="0" w:color="auto"/>
                <w:left w:val="none" w:sz="0" w:space="0" w:color="auto"/>
                <w:bottom w:val="none" w:sz="0" w:space="0" w:color="auto"/>
                <w:right w:val="none" w:sz="0" w:space="0" w:color="auto"/>
              </w:divBdr>
            </w:div>
            <w:div w:id="836578618">
              <w:marLeft w:val="0"/>
              <w:marRight w:val="0"/>
              <w:marTop w:val="0"/>
              <w:marBottom w:val="0"/>
              <w:divBdr>
                <w:top w:val="none" w:sz="0" w:space="0" w:color="auto"/>
                <w:left w:val="none" w:sz="0" w:space="0" w:color="auto"/>
                <w:bottom w:val="none" w:sz="0" w:space="0" w:color="auto"/>
                <w:right w:val="none" w:sz="0" w:space="0" w:color="auto"/>
              </w:divBdr>
            </w:div>
            <w:div w:id="838229220">
              <w:marLeft w:val="0"/>
              <w:marRight w:val="0"/>
              <w:marTop w:val="0"/>
              <w:marBottom w:val="0"/>
              <w:divBdr>
                <w:top w:val="none" w:sz="0" w:space="0" w:color="auto"/>
                <w:left w:val="none" w:sz="0" w:space="0" w:color="auto"/>
                <w:bottom w:val="none" w:sz="0" w:space="0" w:color="auto"/>
                <w:right w:val="none" w:sz="0" w:space="0" w:color="auto"/>
              </w:divBdr>
            </w:div>
            <w:div w:id="838732098">
              <w:marLeft w:val="0"/>
              <w:marRight w:val="0"/>
              <w:marTop w:val="0"/>
              <w:marBottom w:val="0"/>
              <w:divBdr>
                <w:top w:val="none" w:sz="0" w:space="0" w:color="auto"/>
                <w:left w:val="none" w:sz="0" w:space="0" w:color="auto"/>
                <w:bottom w:val="none" w:sz="0" w:space="0" w:color="auto"/>
                <w:right w:val="none" w:sz="0" w:space="0" w:color="auto"/>
              </w:divBdr>
            </w:div>
            <w:div w:id="844053979">
              <w:marLeft w:val="0"/>
              <w:marRight w:val="0"/>
              <w:marTop w:val="0"/>
              <w:marBottom w:val="0"/>
              <w:divBdr>
                <w:top w:val="none" w:sz="0" w:space="0" w:color="auto"/>
                <w:left w:val="none" w:sz="0" w:space="0" w:color="auto"/>
                <w:bottom w:val="none" w:sz="0" w:space="0" w:color="auto"/>
                <w:right w:val="none" w:sz="0" w:space="0" w:color="auto"/>
              </w:divBdr>
            </w:div>
            <w:div w:id="866524783">
              <w:marLeft w:val="0"/>
              <w:marRight w:val="0"/>
              <w:marTop w:val="0"/>
              <w:marBottom w:val="0"/>
              <w:divBdr>
                <w:top w:val="none" w:sz="0" w:space="0" w:color="auto"/>
                <w:left w:val="none" w:sz="0" w:space="0" w:color="auto"/>
                <w:bottom w:val="none" w:sz="0" w:space="0" w:color="auto"/>
                <w:right w:val="none" w:sz="0" w:space="0" w:color="auto"/>
              </w:divBdr>
            </w:div>
            <w:div w:id="878400648">
              <w:marLeft w:val="0"/>
              <w:marRight w:val="0"/>
              <w:marTop w:val="0"/>
              <w:marBottom w:val="0"/>
              <w:divBdr>
                <w:top w:val="none" w:sz="0" w:space="0" w:color="auto"/>
                <w:left w:val="none" w:sz="0" w:space="0" w:color="auto"/>
                <w:bottom w:val="none" w:sz="0" w:space="0" w:color="auto"/>
                <w:right w:val="none" w:sz="0" w:space="0" w:color="auto"/>
              </w:divBdr>
            </w:div>
            <w:div w:id="884560602">
              <w:marLeft w:val="0"/>
              <w:marRight w:val="0"/>
              <w:marTop w:val="0"/>
              <w:marBottom w:val="0"/>
              <w:divBdr>
                <w:top w:val="none" w:sz="0" w:space="0" w:color="auto"/>
                <w:left w:val="none" w:sz="0" w:space="0" w:color="auto"/>
                <w:bottom w:val="none" w:sz="0" w:space="0" w:color="auto"/>
                <w:right w:val="none" w:sz="0" w:space="0" w:color="auto"/>
              </w:divBdr>
            </w:div>
            <w:div w:id="898982431">
              <w:marLeft w:val="0"/>
              <w:marRight w:val="0"/>
              <w:marTop w:val="0"/>
              <w:marBottom w:val="0"/>
              <w:divBdr>
                <w:top w:val="none" w:sz="0" w:space="0" w:color="auto"/>
                <w:left w:val="none" w:sz="0" w:space="0" w:color="auto"/>
                <w:bottom w:val="none" w:sz="0" w:space="0" w:color="auto"/>
                <w:right w:val="none" w:sz="0" w:space="0" w:color="auto"/>
              </w:divBdr>
            </w:div>
            <w:div w:id="900990708">
              <w:marLeft w:val="0"/>
              <w:marRight w:val="0"/>
              <w:marTop w:val="0"/>
              <w:marBottom w:val="0"/>
              <w:divBdr>
                <w:top w:val="none" w:sz="0" w:space="0" w:color="auto"/>
                <w:left w:val="none" w:sz="0" w:space="0" w:color="auto"/>
                <w:bottom w:val="none" w:sz="0" w:space="0" w:color="auto"/>
                <w:right w:val="none" w:sz="0" w:space="0" w:color="auto"/>
              </w:divBdr>
            </w:div>
            <w:div w:id="906182817">
              <w:marLeft w:val="0"/>
              <w:marRight w:val="0"/>
              <w:marTop w:val="0"/>
              <w:marBottom w:val="0"/>
              <w:divBdr>
                <w:top w:val="none" w:sz="0" w:space="0" w:color="auto"/>
                <w:left w:val="none" w:sz="0" w:space="0" w:color="auto"/>
                <w:bottom w:val="none" w:sz="0" w:space="0" w:color="auto"/>
                <w:right w:val="none" w:sz="0" w:space="0" w:color="auto"/>
              </w:divBdr>
            </w:div>
            <w:div w:id="910579605">
              <w:marLeft w:val="0"/>
              <w:marRight w:val="0"/>
              <w:marTop w:val="0"/>
              <w:marBottom w:val="0"/>
              <w:divBdr>
                <w:top w:val="none" w:sz="0" w:space="0" w:color="auto"/>
                <w:left w:val="none" w:sz="0" w:space="0" w:color="auto"/>
                <w:bottom w:val="none" w:sz="0" w:space="0" w:color="auto"/>
                <w:right w:val="none" w:sz="0" w:space="0" w:color="auto"/>
              </w:divBdr>
            </w:div>
            <w:div w:id="916859539">
              <w:marLeft w:val="0"/>
              <w:marRight w:val="0"/>
              <w:marTop w:val="0"/>
              <w:marBottom w:val="0"/>
              <w:divBdr>
                <w:top w:val="none" w:sz="0" w:space="0" w:color="auto"/>
                <w:left w:val="none" w:sz="0" w:space="0" w:color="auto"/>
                <w:bottom w:val="none" w:sz="0" w:space="0" w:color="auto"/>
                <w:right w:val="none" w:sz="0" w:space="0" w:color="auto"/>
              </w:divBdr>
            </w:div>
            <w:div w:id="919481061">
              <w:marLeft w:val="0"/>
              <w:marRight w:val="0"/>
              <w:marTop w:val="0"/>
              <w:marBottom w:val="0"/>
              <w:divBdr>
                <w:top w:val="none" w:sz="0" w:space="0" w:color="auto"/>
                <w:left w:val="none" w:sz="0" w:space="0" w:color="auto"/>
                <w:bottom w:val="none" w:sz="0" w:space="0" w:color="auto"/>
                <w:right w:val="none" w:sz="0" w:space="0" w:color="auto"/>
              </w:divBdr>
            </w:div>
            <w:div w:id="922179604">
              <w:marLeft w:val="0"/>
              <w:marRight w:val="0"/>
              <w:marTop w:val="0"/>
              <w:marBottom w:val="0"/>
              <w:divBdr>
                <w:top w:val="none" w:sz="0" w:space="0" w:color="auto"/>
                <w:left w:val="none" w:sz="0" w:space="0" w:color="auto"/>
                <w:bottom w:val="none" w:sz="0" w:space="0" w:color="auto"/>
                <w:right w:val="none" w:sz="0" w:space="0" w:color="auto"/>
              </w:divBdr>
            </w:div>
            <w:div w:id="922761251">
              <w:marLeft w:val="0"/>
              <w:marRight w:val="0"/>
              <w:marTop w:val="0"/>
              <w:marBottom w:val="0"/>
              <w:divBdr>
                <w:top w:val="none" w:sz="0" w:space="0" w:color="auto"/>
                <w:left w:val="none" w:sz="0" w:space="0" w:color="auto"/>
                <w:bottom w:val="none" w:sz="0" w:space="0" w:color="auto"/>
                <w:right w:val="none" w:sz="0" w:space="0" w:color="auto"/>
              </w:divBdr>
            </w:div>
            <w:div w:id="929241610">
              <w:marLeft w:val="0"/>
              <w:marRight w:val="0"/>
              <w:marTop w:val="0"/>
              <w:marBottom w:val="0"/>
              <w:divBdr>
                <w:top w:val="none" w:sz="0" w:space="0" w:color="auto"/>
                <w:left w:val="none" w:sz="0" w:space="0" w:color="auto"/>
                <w:bottom w:val="none" w:sz="0" w:space="0" w:color="auto"/>
                <w:right w:val="none" w:sz="0" w:space="0" w:color="auto"/>
              </w:divBdr>
            </w:div>
            <w:div w:id="938873495">
              <w:marLeft w:val="0"/>
              <w:marRight w:val="0"/>
              <w:marTop w:val="0"/>
              <w:marBottom w:val="0"/>
              <w:divBdr>
                <w:top w:val="none" w:sz="0" w:space="0" w:color="auto"/>
                <w:left w:val="none" w:sz="0" w:space="0" w:color="auto"/>
                <w:bottom w:val="none" w:sz="0" w:space="0" w:color="auto"/>
                <w:right w:val="none" w:sz="0" w:space="0" w:color="auto"/>
              </w:divBdr>
            </w:div>
            <w:div w:id="939797371">
              <w:marLeft w:val="0"/>
              <w:marRight w:val="0"/>
              <w:marTop w:val="0"/>
              <w:marBottom w:val="0"/>
              <w:divBdr>
                <w:top w:val="none" w:sz="0" w:space="0" w:color="auto"/>
                <w:left w:val="none" w:sz="0" w:space="0" w:color="auto"/>
                <w:bottom w:val="none" w:sz="0" w:space="0" w:color="auto"/>
                <w:right w:val="none" w:sz="0" w:space="0" w:color="auto"/>
              </w:divBdr>
            </w:div>
            <w:div w:id="941036675">
              <w:marLeft w:val="0"/>
              <w:marRight w:val="0"/>
              <w:marTop w:val="0"/>
              <w:marBottom w:val="0"/>
              <w:divBdr>
                <w:top w:val="none" w:sz="0" w:space="0" w:color="auto"/>
                <w:left w:val="none" w:sz="0" w:space="0" w:color="auto"/>
                <w:bottom w:val="none" w:sz="0" w:space="0" w:color="auto"/>
                <w:right w:val="none" w:sz="0" w:space="0" w:color="auto"/>
              </w:divBdr>
            </w:div>
            <w:div w:id="947465350">
              <w:marLeft w:val="0"/>
              <w:marRight w:val="0"/>
              <w:marTop w:val="0"/>
              <w:marBottom w:val="0"/>
              <w:divBdr>
                <w:top w:val="none" w:sz="0" w:space="0" w:color="auto"/>
                <w:left w:val="none" w:sz="0" w:space="0" w:color="auto"/>
                <w:bottom w:val="none" w:sz="0" w:space="0" w:color="auto"/>
                <w:right w:val="none" w:sz="0" w:space="0" w:color="auto"/>
              </w:divBdr>
            </w:div>
            <w:div w:id="959069730">
              <w:marLeft w:val="0"/>
              <w:marRight w:val="0"/>
              <w:marTop w:val="0"/>
              <w:marBottom w:val="0"/>
              <w:divBdr>
                <w:top w:val="none" w:sz="0" w:space="0" w:color="auto"/>
                <w:left w:val="none" w:sz="0" w:space="0" w:color="auto"/>
                <w:bottom w:val="none" w:sz="0" w:space="0" w:color="auto"/>
                <w:right w:val="none" w:sz="0" w:space="0" w:color="auto"/>
              </w:divBdr>
            </w:div>
            <w:div w:id="961570270">
              <w:marLeft w:val="0"/>
              <w:marRight w:val="0"/>
              <w:marTop w:val="0"/>
              <w:marBottom w:val="0"/>
              <w:divBdr>
                <w:top w:val="none" w:sz="0" w:space="0" w:color="auto"/>
                <w:left w:val="none" w:sz="0" w:space="0" w:color="auto"/>
                <w:bottom w:val="none" w:sz="0" w:space="0" w:color="auto"/>
                <w:right w:val="none" w:sz="0" w:space="0" w:color="auto"/>
              </w:divBdr>
            </w:div>
            <w:div w:id="976110495">
              <w:marLeft w:val="0"/>
              <w:marRight w:val="0"/>
              <w:marTop w:val="0"/>
              <w:marBottom w:val="0"/>
              <w:divBdr>
                <w:top w:val="none" w:sz="0" w:space="0" w:color="auto"/>
                <w:left w:val="none" w:sz="0" w:space="0" w:color="auto"/>
                <w:bottom w:val="none" w:sz="0" w:space="0" w:color="auto"/>
                <w:right w:val="none" w:sz="0" w:space="0" w:color="auto"/>
              </w:divBdr>
            </w:div>
            <w:div w:id="978077255">
              <w:marLeft w:val="0"/>
              <w:marRight w:val="0"/>
              <w:marTop w:val="0"/>
              <w:marBottom w:val="0"/>
              <w:divBdr>
                <w:top w:val="none" w:sz="0" w:space="0" w:color="auto"/>
                <w:left w:val="none" w:sz="0" w:space="0" w:color="auto"/>
                <w:bottom w:val="none" w:sz="0" w:space="0" w:color="auto"/>
                <w:right w:val="none" w:sz="0" w:space="0" w:color="auto"/>
              </w:divBdr>
            </w:div>
            <w:div w:id="988444002">
              <w:marLeft w:val="0"/>
              <w:marRight w:val="0"/>
              <w:marTop w:val="0"/>
              <w:marBottom w:val="0"/>
              <w:divBdr>
                <w:top w:val="none" w:sz="0" w:space="0" w:color="auto"/>
                <w:left w:val="none" w:sz="0" w:space="0" w:color="auto"/>
                <w:bottom w:val="none" w:sz="0" w:space="0" w:color="auto"/>
                <w:right w:val="none" w:sz="0" w:space="0" w:color="auto"/>
              </w:divBdr>
            </w:div>
            <w:div w:id="1006325337">
              <w:marLeft w:val="0"/>
              <w:marRight w:val="0"/>
              <w:marTop w:val="0"/>
              <w:marBottom w:val="0"/>
              <w:divBdr>
                <w:top w:val="none" w:sz="0" w:space="0" w:color="auto"/>
                <w:left w:val="none" w:sz="0" w:space="0" w:color="auto"/>
                <w:bottom w:val="none" w:sz="0" w:space="0" w:color="auto"/>
                <w:right w:val="none" w:sz="0" w:space="0" w:color="auto"/>
              </w:divBdr>
            </w:div>
            <w:div w:id="1006397109">
              <w:marLeft w:val="0"/>
              <w:marRight w:val="0"/>
              <w:marTop w:val="0"/>
              <w:marBottom w:val="0"/>
              <w:divBdr>
                <w:top w:val="none" w:sz="0" w:space="0" w:color="auto"/>
                <w:left w:val="none" w:sz="0" w:space="0" w:color="auto"/>
                <w:bottom w:val="none" w:sz="0" w:space="0" w:color="auto"/>
                <w:right w:val="none" w:sz="0" w:space="0" w:color="auto"/>
              </w:divBdr>
            </w:div>
            <w:div w:id="1011182963">
              <w:marLeft w:val="0"/>
              <w:marRight w:val="0"/>
              <w:marTop w:val="0"/>
              <w:marBottom w:val="0"/>
              <w:divBdr>
                <w:top w:val="none" w:sz="0" w:space="0" w:color="auto"/>
                <w:left w:val="none" w:sz="0" w:space="0" w:color="auto"/>
                <w:bottom w:val="none" w:sz="0" w:space="0" w:color="auto"/>
                <w:right w:val="none" w:sz="0" w:space="0" w:color="auto"/>
              </w:divBdr>
            </w:div>
            <w:div w:id="1013067819">
              <w:marLeft w:val="0"/>
              <w:marRight w:val="0"/>
              <w:marTop w:val="0"/>
              <w:marBottom w:val="0"/>
              <w:divBdr>
                <w:top w:val="none" w:sz="0" w:space="0" w:color="auto"/>
                <w:left w:val="none" w:sz="0" w:space="0" w:color="auto"/>
                <w:bottom w:val="none" w:sz="0" w:space="0" w:color="auto"/>
                <w:right w:val="none" w:sz="0" w:space="0" w:color="auto"/>
              </w:divBdr>
            </w:div>
            <w:div w:id="1018966355">
              <w:marLeft w:val="0"/>
              <w:marRight w:val="0"/>
              <w:marTop w:val="0"/>
              <w:marBottom w:val="0"/>
              <w:divBdr>
                <w:top w:val="none" w:sz="0" w:space="0" w:color="auto"/>
                <w:left w:val="none" w:sz="0" w:space="0" w:color="auto"/>
                <w:bottom w:val="none" w:sz="0" w:space="0" w:color="auto"/>
                <w:right w:val="none" w:sz="0" w:space="0" w:color="auto"/>
              </w:divBdr>
            </w:div>
            <w:div w:id="1023475780">
              <w:marLeft w:val="0"/>
              <w:marRight w:val="0"/>
              <w:marTop w:val="0"/>
              <w:marBottom w:val="0"/>
              <w:divBdr>
                <w:top w:val="none" w:sz="0" w:space="0" w:color="auto"/>
                <w:left w:val="none" w:sz="0" w:space="0" w:color="auto"/>
                <w:bottom w:val="none" w:sz="0" w:space="0" w:color="auto"/>
                <w:right w:val="none" w:sz="0" w:space="0" w:color="auto"/>
              </w:divBdr>
            </w:div>
            <w:div w:id="1076320456">
              <w:marLeft w:val="0"/>
              <w:marRight w:val="0"/>
              <w:marTop w:val="0"/>
              <w:marBottom w:val="0"/>
              <w:divBdr>
                <w:top w:val="none" w:sz="0" w:space="0" w:color="auto"/>
                <w:left w:val="none" w:sz="0" w:space="0" w:color="auto"/>
                <w:bottom w:val="none" w:sz="0" w:space="0" w:color="auto"/>
                <w:right w:val="none" w:sz="0" w:space="0" w:color="auto"/>
              </w:divBdr>
            </w:div>
            <w:div w:id="1079443619">
              <w:marLeft w:val="0"/>
              <w:marRight w:val="0"/>
              <w:marTop w:val="0"/>
              <w:marBottom w:val="0"/>
              <w:divBdr>
                <w:top w:val="none" w:sz="0" w:space="0" w:color="auto"/>
                <w:left w:val="none" w:sz="0" w:space="0" w:color="auto"/>
                <w:bottom w:val="none" w:sz="0" w:space="0" w:color="auto"/>
                <w:right w:val="none" w:sz="0" w:space="0" w:color="auto"/>
              </w:divBdr>
            </w:div>
            <w:div w:id="1087077353">
              <w:marLeft w:val="0"/>
              <w:marRight w:val="0"/>
              <w:marTop w:val="0"/>
              <w:marBottom w:val="0"/>
              <w:divBdr>
                <w:top w:val="none" w:sz="0" w:space="0" w:color="auto"/>
                <w:left w:val="none" w:sz="0" w:space="0" w:color="auto"/>
                <w:bottom w:val="none" w:sz="0" w:space="0" w:color="auto"/>
                <w:right w:val="none" w:sz="0" w:space="0" w:color="auto"/>
              </w:divBdr>
            </w:div>
            <w:div w:id="1104961670">
              <w:marLeft w:val="0"/>
              <w:marRight w:val="0"/>
              <w:marTop w:val="0"/>
              <w:marBottom w:val="0"/>
              <w:divBdr>
                <w:top w:val="none" w:sz="0" w:space="0" w:color="auto"/>
                <w:left w:val="none" w:sz="0" w:space="0" w:color="auto"/>
                <w:bottom w:val="none" w:sz="0" w:space="0" w:color="auto"/>
                <w:right w:val="none" w:sz="0" w:space="0" w:color="auto"/>
              </w:divBdr>
            </w:div>
            <w:div w:id="1107387608">
              <w:marLeft w:val="0"/>
              <w:marRight w:val="0"/>
              <w:marTop w:val="0"/>
              <w:marBottom w:val="0"/>
              <w:divBdr>
                <w:top w:val="none" w:sz="0" w:space="0" w:color="auto"/>
                <w:left w:val="none" w:sz="0" w:space="0" w:color="auto"/>
                <w:bottom w:val="none" w:sz="0" w:space="0" w:color="auto"/>
                <w:right w:val="none" w:sz="0" w:space="0" w:color="auto"/>
              </w:divBdr>
            </w:div>
            <w:div w:id="1112627533">
              <w:marLeft w:val="0"/>
              <w:marRight w:val="0"/>
              <w:marTop w:val="0"/>
              <w:marBottom w:val="0"/>
              <w:divBdr>
                <w:top w:val="none" w:sz="0" w:space="0" w:color="auto"/>
                <w:left w:val="none" w:sz="0" w:space="0" w:color="auto"/>
                <w:bottom w:val="none" w:sz="0" w:space="0" w:color="auto"/>
                <w:right w:val="none" w:sz="0" w:space="0" w:color="auto"/>
              </w:divBdr>
            </w:div>
            <w:div w:id="1112897208">
              <w:marLeft w:val="0"/>
              <w:marRight w:val="0"/>
              <w:marTop w:val="0"/>
              <w:marBottom w:val="0"/>
              <w:divBdr>
                <w:top w:val="none" w:sz="0" w:space="0" w:color="auto"/>
                <w:left w:val="none" w:sz="0" w:space="0" w:color="auto"/>
                <w:bottom w:val="none" w:sz="0" w:space="0" w:color="auto"/>
                <w:right w:val="none" w:sz="0" w:space="0" w:color="auto"/>
              </w:divBdr>
            </w:div>
            <w:div w:id="1113940462">
              <w:marLeft w:val="0"/>
              <w:marRight w:val="0"/>
              <w:marTop w:val="0"/>
              <w:marBottom w:val="0"/>
              <w:divBdr>
                <w:top w:val="none" w:sz="0" w:space="0" w:color="auto"/>
                <w:left w:val="none" w:sz="0" w:space="0" w:color="auto"/>
                <w:bottom w:val="none" w:sz="0" w:space="0" w:color="auto"/>
                <w:right w:val="none" w:sz="0" w:space="0" w:color="auto"/>
              </w:divBdr>
            </w:div>
            <w:div w:id="1126386279">
              <w:marLeft w:val="0"/>
              <w:marRight w:val="0"/>
              <w:marTop w:val="0"/>
              <w:marBottom w:val="0"/>
              <w:divBdr>
                <w:top w:val="none" w:sz="0" w:space="0" w:color="auto"/>
                <w:left w:val="none" w:sz="0" w:space="0" w:color="auto"/>
                <w:bottom w:val="none" w:sz="0" w:space="0" w:color="auto"/>
                <w:right w:val="none" w:sz="0" w:space="0" w:color="auto"/>
              </w:divBdr>
            </w:div>
            <w:div w:id="1128553565">
              <w:marLeft w:val="0"/>
              <w:marRight w:val="0"/>
              <w:marTop w:val="0"/>
              <w:marBottom w:val="0"/>
              <w:divBdr>
                <w:top w:val="none" w:sz="0" w:space="0" w:color="auto"/>
                <w:left w:val="none" w:sz="0" w:space="0" w:color="auto"/>
                <w:bottom w:val="none" w:sz="0" w:space="0" w:color="auto"/>
                <w:right w:val="none" w:sz="0" w:space="0" w:color="auto"/>
              </w:divBdr>
            </w:div>
            <w:div w:id="1129594204">
              <w:marLeft w:val="0"/>
              <w:marRight w:val="0"/>
              <w:marTop w:val="0"/>
              <w:marBottom w:val="0"/>
              <w:divBdr>
                <w:top w:val="none" w:sz="0" w:space="0" w:color="auto"/>
                <w:left w:val="none" w:sz="0" w:space="0" w:color="auto"/>
                <w:bottom w:val="none" w:sz="0" w:space="0" w:color="auto"/>
                <w:right w:val="none" w:sz="0" w:space="0" w:color="auto"/>
              </w:divBdr>
            </w:div>
            <w:div w:id="1132136965">
              <w:marLeft w:val="0"/>
              <w:marRight w:val="0"/>
              <w:marTop w:val="0"/>
              <w:marBottom w:val="0"/>
              <w:divBdr>
                <w:top w:val="none" w:sz="0" w:space="0" w:color="auto"/>
                <w:left w:val="none" w:sz="0" w:space="0" w:color="auto"/>
                <w:bottom w:val="none" w:sz="0" w:space="0" w:color="auto"/>
                <w:right w:val="none" w:sz="0" w:space="0" w:color="auto"/>
              </w:divBdr>
            </w:div>
            <w:div w:id="1138572536">
              <w:marLeft w:val="0"/>
              <w:marRight w:val="0"/>
              <w:marTop w:val="0"/>
              <w:marBottom w:val="0"/>
              <w:divBdr>
                <w:top w:val="none" w:sz="0" w:space="0" w:color="auto"/>
                <w:left w:val="none" w:sz="0" w:space="0" w:color="auto"/>
                <w:bottom w:val="none" w:sz="0" w:space="0" w:color="auto"/>
                <w:right w:val="none" w:sz="0" w:space="0" w:color="auto"/>
              </w:divBdr>
            </w:div>
            <w:div w:id="1143737353">
              <w:marLeft w:val="0"/>
              <w:marRight w:val="0"/>
              <w:marTop w:val="0"/>
              <w:marBottom w:val="0"/>
              <w:divBdr>
                <w:top w:val="none" w:sz="0" w:space="0" w:color="auto"/>
                <w:left w:val="none" w:sz="0" w:space="0" w:color="auto"/>
                <w:bottom w:val="none" w:sz="0" w:space="0" w:color="auto"/>
                <w:right w:val="none" w:sz="0" w:space="0" w:color="auto"/>
              </w:divBdr>
            </w:div>
            <w:div w:id="1155873818">
              <w:marLeft w:val="0"/>
              <w:marRight w:val="0"/>
              <w:marTop w:val="0"/>
              <w:marBottom w:val="0"/>
              <w:divBdr>
                <w:top w:val="none" w:sz="0" w:space="0" w:color="auto"/>
                <w:left w:val="none" w:sz="0" w:space="0" w:color="auto"/>
                <w:bottom w:val="none" w:sz="0" w:space="0" w:color="auto"/>
                <w:right w:val="none" w:sz="0" w:space="0" w:color="auto"/>
              </w:divBdr>
            </w:div>
            <w:div w:id="1158109990">
              <w:marLeft w:val="0"/>
              <w:marRight w:val="0"/>
              <w:marTop w:val="0"/>
              <w:marBottom w:val="0"/>
              <w:divBdr>
                <w:top w:val="none" w:sz="0" w:space="0" w:color="auto"/>
                <w:left w:val="none" w:sz="0" w:space="0" w:color="auto"/>
                <w:bottom w:val="none" w:sz="0" w:space="0" w:color="auto"/>
                <w:right w:val="none" w:sz="0" w:space="0" w:color="auto"/>
              </w:divBdr>
            </w:div>
            <w:div w:id="1165512868">
              <w:marLeft w:val="0"/>
              <w:marRight w:val="0"/>
              <w:marTop w:val="0"/>
              <w:marBottom w:val="0"/>
              <w:divBdr>
                <w:top w:val="none" w:sz="0" w:space="0" w:color="auto"/>
                <w:left w:val="none" w:sz="0" w:space="0" w:color="auto"/>
                <w:bottom w:val="none" w:sz="0" w:space="0" w:color="auto"/>
                <w:right w:val="none" w:sz="0" w:space="0" w:color="auto"/>
              </w:divBdr>
            </w:div>
            <w:div w:id="1176850267">
              <w:marLeft w:val="0"/>
              <w:marRight w:val="0"/>
              <w:marTop w:val="0"/>
              <w:marBottom w:val="0"/>
              <w:divBdr>
                <w:top w:val="none" w:sz="0" w:space="0" w:color="auto"/>
                <w:left w:val="none" w:sz="0" w:space="0" w:color="auto"/>
                <w:bottom w:val="none" w:sz="0" w:space="0" w:color="auto"/>
                <w:right w:val="none" w:sz="0" w:space="0" w:color="auto"/>
              </w:divBdr>
            </w:div>
            <w:div w:id="1190873073">
              <w:marLeft w:val="0"/>
              <w:marRight w:val="0"/>
              <w:marTop w:val="0"/>
              <w:marBottom w:val="0"/>
              <w:divBdr>
                <w:top w:val="none" w:sz="0" w:space="0" w:color="auto"/>
                <w:left w:val="none" w:sz="0" w:space="0" w:color="auto"/>
                <w:bottom w:val="none" w:sz="0" w:space="0" w:color="auto"/>
                <w:right w:val="none" w:sz="0" w:space="0" w:color="auto"/>
              </w:divBdr>
            </w:div>
            <w:div w:id="1196654393">
              <w:marLeft w:val="0"/>
              <w:marRight w:val="0"/>
              <w:marTop w:val="0"/>
              <w:marBottom w:val="0"/>
              <w:divBdr>
                <w:top w:val="none" w:sz="0" w:space="0" w:color="auto"/>
                <w:left w:val="none" w:sz="0" w:space="0" w:color="auto"/>
                <w:bottom w:val="none" w:sz="0" w:space="0" w:color="auto"/>
                <w:right w:val="none" w:sz="0" w:space="0" w:color="auto"/>
              </w:divBdr>
            </w:div>
            <w:div w:id="1200318010">
              <w:marLeft w:val="0"/>
              <w:marRight w:val="0"/>
              <w:marTop w:val="0"/>
              <w:marBottom w:val="0"/>
              <w:divBdr>
                <w:top w:val="none" w:sz="0" w:space="0" w:color="auto"/>
                <w:left w:val="none" w:sz="0" w:space="0" w:color="auto"/>
                <w:bottom w:val="none" w:sz="0" w:space="0" w:color="auto"/>
                <w:right w:val="none" w:sz="0" w:space="0" w:color="auto"/>
              </w:divBdr>
            </w:div>
            <w:div w:id="1211068995">
              <w:marLeft w:val="0"/>
              <w:marRight w:val="0"/>
              <w:marTop w:val="0"/>
              <w:marBottom w:val="0"/>
              <w:divBdr>
                <w:top w:val="none" w:sz="0" w:space="0" w:color="auto"/>
                <w:left w:val="none" w:sz="0" w:space="0" w:color="auto"/>
                <w:bottom w:val="none" w:sz="0" w:space="0" w:color="auto"/>
                <w:right w:val="none" w:sz="0" w:space="0" w:color="auto"/>
              </w:divBdr>
            </w:div>
            <w:div w:id="1216117887">
              <w:marLeft w:val="0"/>
              <w:marRight w:val="0"/>
              <w:marTop w:val="0"/>
              <w:marBottom w:val="0"/>
              <w:divBdr>
                <w:top w:val="none" w:sz="0" w:space="0" w:color="auto"/>
                <w:left w:val="none" w:sz="0" w:space="0" w:color="auto"/>
                <w:bottom w:val="none" w:sz="0" w:space="0" w:color="auto"/>
                <w:right w:val="none" w:sz="0" w:space="0" w:color="auto"/>
              </w:divBdr>
            </w:div>
            <w:div w:id="1224175573">
              <w:marLeft w:val="0"/>
              <w:marRight w:val="0"/>
              <w:marTop w:val="0"/>
              <w:marBottom w:val="0"/>
              <w:divBdr>
                <w:top w:val="none" w:sz="0" w:space="0" w:color="auto"/>
                <w:left w:val="none" w:sz="0" w:space="0" w:color="auto"/>
                <w:bottom w:val="none" w:sz="0" w:space="0" w:color="auto"/>
                <w:right w:val="none" w:sz="0" w:space="0" w:color="auto"/>
              </w:divBdr>
            </w:div>
            <w:div w:id="1228569839">
              <w:marLeft w:val="0"/>
              <w:marRight w:val="0"/>
              <w:marTop w:val="0"/>
              <w:marBottom w:val="0"/>
              <w:divBdr>
                <w:top w:val="none" w:sz="0" w:space="0" w:color="auto"/>
                <w:left w:val="none" w:sz="0" w:space="0" w:color="auto"/>
                <w:bottom w:val="none" w:sz="0" w:space="0" w:color="auto"/>
                <w:right w:val="none" w:sz="0" w:space="0" w:color="auto"/>
              </w:divBdr>
            </w:div>
            <w:div w:id="1229222340">
              <w:marLeft w:val="0"/>
              <w:marRight w:val="0"/>
              <w:marTop w:val="0"/>
              <w:marBottom w:val="0"/>
              <w:divBdr>
                <w:top w:val="none" w:sz="0" w:space="0" w:color="auto"/>
                <w:left w:val="none" w:sz="0" w:space="0" w:color="auto"/>
                <w:bottom w:val="none" w:sz="0" w:space="0" w:color="auto"/>
                <w:right w:val="none" w:sz="0" w:space="0" w:color="auto"/>
              </w:divBdr>
            </w:div>
            <w:div w:id="1231695652">
              <w:marLeft w:val="0"/>
              <w:marRight w:val="0"/>
              <w:marTop w:val="0"/>
              <w:marBottom w:val="0"/>
              <w:divBdr>
                <w:top w:val="none" w:sz="0" w:space="0" w:color="auto"/>
                <w:left w:val="none" w:sz="0" w:space="0" w:color="auto"/>
                <w:bottom w:val="none" w:sz="0" w:space="0" w:color="auto"/>
                <w:right w:val="none" w:sz="0" w:space="0" w:color="auto"/>
              </w:divBdr>
            </w:div>
            <w:div w:id="1243679218">
              <w:marLeft w:val="0"/>
              <w:marRight w:val="0"/>
              <w:marTop w:val="0"/>
              <w:marBottom w:val="0"/>
              <w:divBdr>
                <w:top w:val="none" w:sz="0" w:space="0" w:color="auto"/>
                <w:left w:val="none" w:sz="0" w:space="0" w:color="auto"/>
                <w:bottom w:val="none" w:sz="0" w:space="0" w:color="auto"/>
                <w:right w:val="none" w:sz="0" w:space="0" w:color="auto"/>
              </w:divBdr>
            </w:div>
            <w:div w:id="1247150518">
              <w:marLeft w:val="0"/>
              <w:marRight w:val="0"/>
              <w:marTop w:val="0"/>
              <w:marBottom w:val="0"/>
              <w:divBdr>
                <w:top w:val="none" w:sz="0" w:space="0" w:color="auto"/>
                <w:left w:val="none" w:sz="0" w:space="0" w:color="auto"/>
                <w:bottom w:val="none" w:sz="0" w:space="0" w:color="auto"/>
                <w:right w:val="none" w:sz="0" w:space="0" w:color="auto"/>
              </w:divBdr>
            </w:div>
            <w:div w:id="1251113329">
              <w:marLeft w:val="0"/>
              <w:marRight w:val="0"/>
              <w:marTop w:val="0"/>
              <w:marBottom w:val="0"/>
              <w:divBdr>
                <w:top w:val="none" w:sz="0" w:space="0" w:color="auto"/>
                <w:left w:val="none" w:sz="0" w:space="0" w:color="auto"/>
                <w:bottom w:val="none" w:sz="0" w:space="0" w:color="auto"/>
                <w:right w:val="none" w:sz="0" w:space="0" w:color="auto"/>
              </w:divBdr>
            </w:div>
            <w:div w:id="1252818349">
              <w:marLeft w:val="0"/>
              <w:marRight w:val="0"/>
              <w:marTop w:val="0"/>
              <w:marBottom w:val="0"/>
              <w:divBdr>
                <w:top w:val="none" w:sz="0" w:space="0" w:color="auto"/>
                <w:left w:val="none" w:sz="0" w:space="0" w:color="auto"/>
                <w:bottom w:val="none" w:sz="0" w:space="0" w:color="auto"/>
                <w:right w:val="none" w:sz="0" w:space="0" w:color="auto"/>
              </w:divBdr>
            </w:div>
            <w:div w:id="1255867855">
              <w:marLeft w:val="0"/>
              <w:marRight w:val="0"/>
              <w:marTop w:val="0"/>
              <w:marBottom w:val="0"/>
              <w:divBdr>
                <w:top w:val="none" w:sz="0" w:space="0" w:color="auto"/>
                <w:left w:val="none" w:sz="0" w:space="0" w:color="auto"/>
                <w:bottom w:val="none" w:sz="0" w:space="0" w:color="auto"/>
                <w:right w:val="none" w:sz="0" w:space="0" w:color="auto"/>
              </w:divBdr>
            </w:div>
            <w:div w:id="1255940005">
              <w:marLeft w:val="0"/>
              <w:marRight w:val="0"/>
              <w:marTop w:val="0"/>
              <w:marBottom w:val="0"/>
              <w:divBdr>
                <w:top w:val="none" w:sz="0" w:space="0" w:color="auto"/>
                <w:left w:val="none" w:sz="0" w:space="0" w:color="auto"/>
                <w:bottom w:val="none" w:sz="0" w:space="0" w:color="auto"/>
                <w:right w:val="none" w:sz="0" w:space="0" w:color="auto"/>
              </w:divBdr>
            </w:div>
            <w:div w:id="1261453754">
              <w:marLeft w:val="0"/>
              <w:marRight w:val="0"/>
              <w:marTop w:val="0"/>
              <w:marBottom w:val="0"/>
              <w:divBdr>
                <w:top w:val="none" w:sz="0" w:space="0" w:color="auto"/>
                <w:left w:val="none" w:sz="0" w:space="0" w:color="auto"/>
                <w:bottom w:val="none" w:sz="0" w:space="0" w:color="auto"/>
                <w:right w:val="none" w:sz="0" w:space="0" w:color="auto"/>
              </w:divBdr>
            </w:div>
            <w:div w:id="1272014430">
              <w:marLeft w:val="0"/>
              <w:marRight w:val="0"/>
              <w:marTop w:val="0"/>
              <w:marBottom w:val="0"/>
              <w:divBdr>
                <w:top w:val="none" w:sz="0" w:space="0" w:color="auto"/>
                <w:left w:val="none" w:sz="0" w:space="0" w:color="auto"/>
                <w:bottom w:val="none" w:sz="0" w:space="0" w:color="auto"/>
                <w:right w:val="none" w:sz="0" w:space="0" w:color="auto"/>
              </w:divBdr>
            </w:div>
            <w:div w:id="1302690327">
              <w:marLeft w:val="0"/>
              <w:marRight w:val="0"/>
              <w:marTop w:val="0"/>
              <w:marBottom w:val="0"/>
              <w:divBdr>
                <w:top w:val="none" w:sz="0" w:space="0" w:color="auto"/>
                <w:left w:val="none" w:sz="0" w:space="0" w:color="auto"/>
                <w:bottom w:val="none" w:sz="0" w:space="0" w:color="auto"/>
                <w:right w:val="none" w:sz="0" w:space="0" w:color="auto"/>
              </w:divBdr>
            </w:div>
            <w:div w:id="1326586266">
              <w:marLeft w:val="0"/>
              <w:marRight w:val="0"/>
              <w:marTop w:val="0"/>
              <w:marBottom w:val="0"/>
              <w:divBdr>
                <w:top w:val="none" w:sz="0" w:space="0" w:color="auto"/>
                <w:left w:val="none" w:sz="0" w:space="0" w:color="auto"/>
                <w:bottom w:val="none" w:sz="0" w:space="0" w:color="auto"/>
                <w:right w:val="none" w:sz="0" w:space="0" w:color="auto"/>
              </w:divBdr>
            </w:div>
            <w:div w:id="1330869276">
              <w:marLeft w:val="0"/>
              <w:marRight w:val="0"/>
              <w:marTop w:val="0"/>
              <w:marBottom w:val="0"/>
              <w:divBdr>
                <w:top w:val="none" w:sz="0" w:space="0" w:color="auto"/>
                <w:left w:val="none" w:sz="0" w:space="0" w:color="auto"/>
                <w:bottom w:val="none" w:sz="0" w:space="0" w:color="auto"/>
                <w:right w:val="none" w:sz="0" w:space="0" w:color="auto"/>
              </w:divBdr>
            </w:div>
            <w:div w:id="1359886725">
              <w:marLeft w:val="0"/>
              <w:marRight w:val="0"/>
              <w:marTop w:val="0"/>
              <w:marBottom w:val="0"/>
              <w:divBdr>
                <w:top w:val="none" w:sz="0" w:space="0" w:color="auto"/>
                <w:left w:val="none" w:sz="0" w:space="0" w:color="auto"/>
                <w:bottom w:val="none" w:sz="0" w:space="0" w:color="auto"/>
                <w:right w:val="none" w:sz="0" w:space="0" w:color="auto"/>
              </w:divBdr>
            </w:div>
            <w:div w:id="1365133933">
              <w:marLeft w:val="0"/>
              <w:marRight w:val="0"/>
              <w:marTop w:val="0"/>
              <w:marBottom w:val="0"/>
              <w:divBdr>
                <w:top w:val="none" w:sz="0" w:space="0" w:color="auto"/>
                <w:left w:val="none" w:sz="0" w:space="0" w:color="auto"/>
                <w:bottom w:val="none" w:sz="0" w:space="0" w:color="auto"/>
                <w:right w:val="none" w:sz="0" w:space="0" w:color="auto"/>
              </w:divBdr>
            </w:div>
            <w:div w:id="1377848887">
              <w:marLeft w:val="0"/>
              <w:marRight w:val="0"/>
              <w:marTop w:val="0"/>
              <w:marBottom w:val="0"/>
              <w:divBdr>
                <w:top w:val="none" w:sz="0" w:space="0" w:color="auto"/>
                <w:left w:val="none" w:sz="0" w:space="0" w:color="auto"/>
                <w:bottom w:val="none" w:sz="0" w:space="0" w:color="auto"/>
                <w:right w:val="none" w:sz="0" w:space="0" w:color="auto"/>
              </w:divBdr>
            </w:div>
            <w:div w:id="1378972299">
              <w:marLeft w:val="0"/>
              <w:marRight w:val="0"/>
              <w:marTop w:val="0"/>
              <w:marBottom w:val="0"/>
              <w:divBdr>
                <w:top w:val="none" w:sz="0" w:space="0" w:color="auto"/>
                <w:left w:val="none" w:sz="0" w:space="0" w:color="auto"/>
                <w:bottom w:val="none" w:sz="0" w:space="0" w:color="auto"/>
                <w:right w:val="none" w:sz="0" w:space="0" w:color="auto"/>
              </w:divBdr>
            </w:div>
            <w:div w:id="1379818612">
              <w:marLeft w:val="0"/>
              <w:marRight w:val="0"/>
              <w:marTop w:val="0"/>
              <w:marBottom w:val="0"/>
              <w:divBdr>
                <w:top w:val="none" w:sz="0" w:space="0" w:color="auto"/>
                <w:left w:val="none" w:sz="0" w:space="0" w:color="auto"/>
                <w:bottom w:val="none" w:sz="0" w:space="0" w:color="auto"/>
                <w:right w:val="none" w:sz="0" w:space="0" w:color="auto"/>
              </w:divBdr>
            </w:div>
            <w:div w:id="1387298369">
              <w:marLeft w:val="0"/>
              <w:marRight w:val="0"/>
              <w:marTop w:val="0"/>
              <w:marBottom w:val="0"/>
              <w:divBdr>
                <w:top w:val="none" w:sz="0" w:space="0" w:color="auto"/>
                <w:left w:val="none" w:sz="0" w:space="0" w:color="auto"/>
                <w:bottom w:val="none" w:sz="0" w:space="0" w:color="auto"/>
                <w:right w:val="none" w:sz="0" w:space="0" w:color="auto"/>
              </w:divBdr>
            </w:div>
            <w:div w:id="1388526221">
              <w:marLeft w:val="0"/>
              <w:marRight w:val="0"/>
              <w:marTop w:val="0"/>
              <w:marBottom w:val="0"/>
              <w:divBdr>
                <w:top w:val="none" w:sz="0" w:space="0" w:color="auto"/>
                <w:left w:val="none" w:sz="0" w:space="0" w:color="auto"/>
                <w:bottom w:val="none" w:sz="0" w:space="0" w:color="auto"/>
                <w:right w:val="none" w:sz="0" w:space="0" w:color="auto"/>
              </w:divBdr>
            </w:div>
            <w:div w:id="1389113500">
              <w:marLeft w:val="0"/>
              <w:marRight w:val="0"/>
              <w:marTop w:val="0"/>
              <w:marBottom w:val="0"/>
              <w:divBdr>
                <w:top w:val="none" w:sz="0" w:space="0" w:color="auto"/>
                <w:left w:val="none" w:sz="0" w:space="0" w:color="auto"/>
                <w:bottom w:val="none" w:sz="0" w:space="0" w:color="auto"/>
                <w:right w:val="none" w:sz="0" w:space="0" w:color="auto"/>
              </w:divBdr>
            </w:div>
            <w:div w:id="1400134204">
              <w:marLeft w:val="0"/>
              <w:marRight w:val="0"/>
              <w:marTop w:val="0"/>
              <w:marBottom w:val="0"/>
              <w:divBdr>
                <w:top w:val="none" w:sz="0" w:space="0" w:color="auto"/>
                <w:left w:val="none" w:sz="0" w:space="0" w:color="auto"/>
                <w:bottom w:val="none" w:sz="0" w:space="0" w:color="auto"/>
                <w:right w:val="none" w:sz="0" w:space="0" w:color="auto"/>
              </w:divBdr>
            </w:div>
            <w:div w:id="1428041928">
              <w:marLeft w:val="0"/>
              <w:marRight w:val="0"/>
              <w:marTop w:val="0"/>
              <w:marBottom w:val="0"/>
              <w:divBdr>
                <w:top w:val="none" w:sz="0" w:space="0" w:color="auto"/>
                <w:left w:val="none" w:sz="0" w:space="0" w:color="auto"/>
                <w:bottom w:val="none" w:sz="0" w:space="0" w:color="auto"/>
                <w:right w:val="none" w:sz="0" w:space="0" w:color="auto"/>
              </w:divBdr>
            </w:div>
            <w:div w:id="1430470951">
              <w:marLeft w:val="0"/>
              <w:marRight w:val="0"/>
              <w:marTop w:val="0"/>
              <w:marBottom w:val="0"/>
              <w:divBdr>
                <w:top w:val="none" w:sz="0" w:space="0" w:color="auto"/>
                <w:left w:val="none" w:sz="0" w:space="0" w:color="auto"/>
                <w:bottom w:val="none" w:sz="0" w:space="0" w:color="auto"/>
                <w:right w:val="none" w:sz="0" w:space="0" w:color="auto"/>
              </w:divBdr>
            </w:div>
            <w:div w:id="1433161134">
              <w:marLeft w:val="0"/>
              <w:marRight w:val="0"/>
              <w:marTop w:val="0"/>
              <w:marBottom w:val="0"/>
              <w:divBdr>
                <w:top w:val="none" w:sz="0" w:space="0" w:color="auto"/>
                <w:left w:val="none" w:sz="0" w:space="0" w:color="auto"/>
                <w:bottom w:val="none" w:sz="0" w:space="0" w:color="auto"/>
                <w:right w:val="none" w:sz="0" w:space="0" w:color="auto"/>
              </w:divBdr>
            </w:div>
            <w:div w:id="1438909677">
              <w:marLeft w:val="0"/>
              <w:marRight w:val="0"/>
              <w:marTop w:val="0"/>
              <w:marBottom w:val="0"/>
              <w:divBdr>
                <w:top w:val="none" w:sz="0" w:space="0" w:color="auto"/>
                <w:left w:val="none" w:sz="0" w:space="0" w:color="auto"/>
                <w:bottom w:val="none" w:sz="0" w:space="0" w:color="auto"/>
                <w:right w:val="none" w:sz="0" w:space="0" w:color="auto"/>
              </w:divBdr>
            </w:div>
            <w:div w:id="1451585787">
              <w:marLeft w:val="0"/>
              <w:marRight w:val="0"/>
              <w:marTop w:val="0"/>
              <w:marBottom w:val="0"/>
              <w:divBdr>
                <w:top w:val="none" w:sz="0" w:space="0" w:color="auto"/>
                <w:left w:val="none" w:sz="0" w:space="0" w:color="auto"/>
                <w:bottom w:val="none" w:sz="0" w:space="0" w:color="auto"/>
                <w:right w:val="none" w:sz="0" w:space="0" w:color="auto"/>
              </w:divBdr>
            </w:div>
            <w:div w:id="1474299844">
              <w:marLeft w:val="0"/>
              <w:marRight w:val="0"/>
              <w:marTop w:val="0"/>
              <w:marBottom w:val="0"/>
              <w:divBdr>
                <w:top w:val="none" w:sz="0" w:space="0" w:color="auto"/>
                <w:left w:val="none" w:sz="0" w:space="0" w:color="auto"/>
                <w:bottom w:val="none" w:sz="0" w:space="0" w:color="auto"/>
                <w:right w:val="none" w:sz="0" w:space="0" w:color="auto"/>
              </w:divBdr>
            </w:div>
            <w:div w:id="1476219713">
              <w:marLeft w:val="0"/>
              <w:marRight w:val="0"/>
              <w:marTop w:val="0"/>
              <w:marBottom w:val="0"/>
              <w:divBdr>
                <w:top w:val="none" w:sz="0" w:space="0" w:color="auto"/>
                <w:left w:val="none" w:sz="0" w:space="0" w:color="auto"/>
                <w:bottom w:val="none" w:sz="0" w:space="0" w:color="auto"/>
                <w:right w:val="none" w:sz="0" w:space="0" w:color="auto"/>
              </w:divBdr>
            </w:div>
            <w:div w:id="1478062838">
              <w:marLeft w:val="0"/>
              <w:marRight w:val="0"/>
              <w:marTop w:val="0"/>
              <w:marBottom w:val="0"/>
              <w:divBdr>
                <w:top w:val="none" w:sz="0" w:space="0" w:color="auto"/>
                <w:left w:val="none" w:sz="0" w:space="0" w:color="auto"/>
                <w:bottom w:val="none" w:sz="0" w:space="0" w:color="auto"/>
                <w:right w:val="none" w:sz="0" w:space="0" w:color="auto"/>
              </w:divBdr>
            </w:div>
            <w:div w:id="1487281224">
              <w:marLeft w:val="0"/>
              <w:marRight w:val="0"/>
              <w:marTop w:val="0"/>
              <w:marBottom w:val="0"/>
              <w:divBdr>
                <w:top w:val="none" w:sz="0" w:space="0" w:color="auto"/>
                <w:left w:val="none" w:sz="0" w:space="0" w:color="auto"/>
                <w:bottom w:val="none" w:sz="0" w:space="0" w:color="auto"/>
                <w:right w:val="none" w:sz="0" w:space="0" w:color="auto"/>
              </w:divBdr>
            </w:div>
            <w:div w:id="1496995684">
              <w:marLeft w:val="0"/>
              <w:marRight w:val="0"/>
              <w:marTop w:val="0"/>
              <w:marBottom w:val="0"/>
              <w:divBdr>
                <w:top w:val="none" w:sz="0" w:space="0" w:color="auto"/>
                <w:left w:val="none" w:sz="0" w:space="0" w:color="auto"/>
                <w:bottom w:val="none" w:sz="0" w:space="0" w:color="auto"/>
                <w:right w:val="none" w:sz="0" w:space="0" w:color="auto"/>
              </w:divBdr>
            </w:div>
            <w:div w:id="1499342825">
              <w:marLeft w:val="0"/>
              <w:marRight w:val="0"/>
              <w:marTop w:val="0"/>
              <w:marBottom w:val="0"/>
              <w:divBdr>
                <w:top w:val="none" w:sz="0" w:space="0" w:color="auto"/>
                <w:left w:val="none" w:sz="0" w:space="0" w:color="auto"/>
                <w:bottom w:val="none" w:sz="0" w:space="0" w:color="auto"/>
                <w:right w:val="none" w:sz="0" w:space="0" w:color="auto"/>
              </w:divBdr>
            </w:div>
            <w:div w:id="1510366745">
              <w:marLeft w:val="0"/>
              <w:marRight w:val="0"/>
              <w:marTop w:val="0"/>
              <w:marBottom w:val="0"/>
              <w:divBdr>
                <w:top w:val="none" w:sz="0" w:space="0" w:color="auto"/>
                <w:left w:val="none" w:sz="0" w:space="0" w:color="auto"/>
                <w:bottom w:val="none" w:sz="0" w:space="0" w:color="auto"/>
                <w:right w:val="none" w:sz="0" w:space="0" w:color="auto"/>
              </w:divBdr>
            </w:div>
            <w:div w:id="1522277626">
              <w:marLeft w:val="0"/>
              <w:marRight w:val="0"/>
              <w:marTop w:val="0"/>
              <w:marBottom w:val="0"/>
              <w:divBdr>
                <w:top w:val="none" w:sz="0" w:space="0" w:color="auto"/>
                <w:left w:val="none" w:sz="0" w:space="0" w:color="auto"/>
                <w:bottom w:val="none" w:sz="0" w:space="0" w:color="auto"/>
                <w:right w:val="none" w:sz="0" w:space="0" w:color="auto"/>
              </w:divBdr>
            </w:div>
            <w:div w:id="1530415182">
              <w:marLeft w:val="0"/>
              <w:marRight w:val="0"/>
              <w:marTop w:val="0"/>
              <w:marBottom w:val="0"/>
              <w:divBdr>
                <w:top w:val="none" w:sz="0" w:space="0" w:color="auto"/>
                <w:left w:val="none" w:sz="0" w:space="0" w:color="auto"/>
                <w:bottom w:val="none" w:sz="0" w:space="0" w:color="auto"/>
                <w:right w:val="none" w:sz="0" w:space="0" w:color="auto"/>
              </w:divBdr>
            </w:div>
            <w:div w:id="1535968067">
              <w:marLeft w:val="0"/>
              <w:marRight w:val="0"/>
              <w:marTop w:val="0"/>
              <w:marBottom w:val="0"/>
              <w:divBdr>
                <w:top w:val="none" w:sz="0" w:space="0" w:color="auto"/>
                <w:left w:val="none" w:sz="0" w:space="0" w:color="auto"/>
                <w:bottom w:val="none" w:sz="0" w:space="0" w:color="auto"/>
                <w:right w:val="none" w:sz="0" w:space="0" w:color="auto"/>
              </w:divBdr>
            </w:div>
            <w:div w:id="1545290824">
              <w:marLeft w:val="0"/>
              <w:marRight w:val="0"/>
              <w:marTop w:val="0"/>
              <w:marBottom w:val="0"/>
              <w:divBdr>
                <w:top w:val="none" w:sz="0" w:space="0" w:color="auto"/>
                <w:left w:val="none" w:sz="0" w:space="0" w:color="auto"/>
                <w:bottom w:val="none" w:sz="0" w:space="0" w:color="auto"/>
                <w:right w:val="none" w:sz="0" w:space="0" w:color="auto"/>
              </w:divBdr>
            </w:div>
            <w:div w:id="1551725955">
              <w:marLeft w:val="0"/>
              <w:marRight w:val="0"/>
              <w:marTop w:val="0"/>
              <w:marBottom w:val="0"/>
              <w:divBdr>
                <w:top w:val="none" w:sz="0" w:space="0" w:color="auto"/>
                <w:left w:val="none" w:sz="0" w:space="0" w:color="auto"/>
                <w:bottom w:val="none" w:sz="0" w:space="0" w:color="auto"/>
                <w:right w:val="none" w:sz="0" w:space="0" w:color="auto"/>
              </w:divBdr>
            </w:div>
            <w:div w:id="1558971767">
              <w:marLeft w:val="0"/>
              <w:marRight w:val="0"/>
              <w:marTop w:val="0"/>
              <w:marBottom w:val="0"/>
              <w:divBdr>
                <w:top w:val="none" w:sz="0" w:space="0" w:color="auto"/>
                <w:left w:val="none" w:sz="0" w:space="0" w:color="auto"/>
                <w:bottom w:val="none" w:sz="0" w:space="0" w:color="auto"/>
                <w:right w:val="none" w:sz="0" w:space="0" w:color="auto"/>
              </w:divBdr>
            </w:div>
            <w:div w:id="1565138232">
              <w:marLeft w:val="0"/>
              <w:marRight w:val="0"/>
              <w:marTop w:val="0"/>
              <w:marBottom w:val="0"/>
              <w:divBdr>
                <w:top w:val="none" w:sz="0" w:space="0" w:color="auto"/>
                <w:left w:val="none" w:sz="0" w:space="0" w:color="auto"/>
                <w:bottom w:val="none" w:sz="0" w:space="0" w:color="auto"/>
                <w:right w:val="none" w:sz="0" w:space="0" w:color="auto"/>
              </w:divBdr>
            </w:div>
            <w:div w:id="1573545153">
              <w:marLeft w:val="0"/>
              <w:marRight w:val="0"/>
              <w:marTop w:val="0"/>
              <w:marBottom w:val="0"/>
              <w:divBdr>
                <w:top w:val="none" w:sz="0" w:space="0" w:color="auto"/>
                <w:left w:val="none" w:sz="0" w:space="0" w:color="auto"/>
                <w:bottom w:val="none" w:sz="0" w:space="0" w:color="auto"/>
                <w:right w:val="none" w:sz="0" w:space="0" w:color="auto"/>
              </w:divBdr>
            </w:div>
            <w:div w:id="1577940527">
              <w:marLeft w:val="0"/>
              <w:marRight w:val="0"/>
              <w:marTop w:val="0"/>
              <w:marBottom w:val="0"/>
              <w:divBdr>
                <w:top w:val="none" w:sz="0" w:space="0" w:color="auto"/>
                <w:left w:val="none" w:sz="0" w:space="0" w:color="auto"/>
                <w:bottom w:val="none" w:sz="0" w:space="0" w:color="auto"/>
                <w:right w:val="none" w:sz="0" w:space="0" w:color="auto"/>
              </w:divBdr>
            </w:div>
            <w:div w:id="1581600683">
              <w:marLeft w:val="0"/>
              <w:marRight w:val="0"/>
              <w:marTop w:val="0"/>
              <w:marBottom w:val="0"/>
              <w:divBdr>
                <w:top w:val="none" w:sz="0" w:space="0" w:color="auto"/>
                <w:left w:val="none" w:sz="0" w:space="0" w:color="auto"/>
                <w:bottom w:val="none" w:sz="0" w:space="0" w:color="auto"/>
                <w:right w:val="none" w:sz="0" w:space="0" w:color="auto"/>
              </w:divBdr>
            </w:div>
            <w:div w:id="1581939679">
              <w:marLeft w:val="0"/>
              <w:marRight w:val="0"/>
              <w:marTop w:val="0"/>
              <w:marBottom w:val="0"/>
              <w:divBdr>
                <w:top w:val="none" w:sz="0" w:space="0" w:color="auto"/>
                <w:left w:val="none" w:sz="0" w:space="0" w:color="auto"/>
                <w:bottom w:val="none" w:sz="0" w:space="0" w:color="auto"/>
                <w:right w:val="none" w:sz="0" w:space="0" w:color="auto"/>
              </w:divBdr>
            </w:div>
            <w:div w:id="1589580758">
              <w:marLeft w:val="0"/>
              <w:marRight w:val="0"/>
              <w:marTop w:val="0"/>
              <w:marBottom w:val="0"/>
              <w:divBdr>
                <w:top w:val="none" w:sz="0" w:space="0" w:color="auto"/>
                <w:left w:val="none" w:sz="0" w:space="0" w:color="auto"/>
                <w:bottom w:val="none" w:sz="0" w:space="0" w:color="auto"/>
                <w:right w:val="none" w:sz="0" w:space="0" w:color="auto"/>
              </w:divBdr>
            </w:div>
            <w:div w:id="1606304174">
              <w:marLeft w:val="0"/>
              <w:marRight w:val="0"/>
              <w:marTop w:val="0"/>
              <w:marBottom w:val="0"/>
              <w:divBdr>
                <w:top w:val="none" w:sz="0" w:space="0" w:color="auto"/>
                <w:left w:val="none" w:sz="0" w:space="0" w:color="auto"/>
                <w:bottom w:val="none" w:sz="0" w:space="0" w:color="auto"/>
                <w:right w:val="none" w:sz="0" w:space="0" w:color="auto"/>
              </w:divBdr>
            </w:div>
            <w:div w:id="1616522780">
              <w:marLeft w:val="0"/>
              <w:marRight w:val="0"/>
              <w:marTop w:val="0"/>
              <w:marBottom w:val="0"/>
              <w:divBdr>
                <w:top w:val="none" w:sz="0" w:space="0" w:color="auto"/>
                <w:left w:val="none" w:sz="0" w:space="0" w:color="auto"/>
                <w:bottom w:val="none" w:sz="0" w:space="0" w:color="auto"/>
                <w:right w:val="none" w:sz="0" w:space="0" w:color="auto"/>
              </w:divBdr>
            </w:div>
            <w:div w:id="1617053891">
              <w:marLeft w:val="0"/>
              <w:marRight w:val="0"/>
              <w:marTop w:val="0"/>
              <w:marBottom w:val="0"/>
              <w:divBdr>
                <w:top w:val="none" w:sz="0" w:space="0" w:color="auto"/>
                <w:left w:val="none" w:sz="0" w:space="0" w:color="auto"/>
                <w:bottom w:val="none" w:sz="0" w:space="0" w:color="auto"/>
                <w:right w:val="none" w:sz="0" w:space="0" w:color="auto"/>
              </w:divBdr>
            </w:div>
            <w:div w:id="1623607404">
              <w:marLeft w:val="0"/>
              <w:marRight w:val="0"/>
              <w:marTop w:val="0"/>
              <w:marBottom w:val="0"/>
              <w:divBdr>
                <w:top w:val="none" w:sz="0" w:space="0" w:color="auto"/>
                <w:left w:val="none" w:sz="0" w:space="0" w:color="auto"/>
                <w:bottom w:val="none" w:sz="0" w:space="0" w:color="auto"/>
                <w:right w:val="none" w:sz="0" w:space="0" w:color="auto"/>
              </w:divBdr>
            </w:div>
            <w:div w:id="1649435308">
              <w:marLeft w:val="0"/>
              <w:marRight w:val="0"/>
              <w:marTop w:val="0"/>
              <w:marBottom w:val="0"/>
              <w:divBdr>
                <w:top w:val="none" w:sz="0" w:space="0" w:color="auto"/>
                <w:left w:val="none" w:sz="0" w:space="0" w:color="auto"/>
                <w:bottom w:val="none" w:sz="0" w:space="0" w:color="auto"/>
                <w:right w:val="none" w:sz="0" w:space="0" w:color="auto"/>
              </w:divBdr>
            </w:div>
            <w:div w:id="1654486723">
              <w:marLeft w:val="0"/>
              <w:marRight w:val="0"/>
              <w:marTop w:val="0"/>
              <w:marBottom w:val="0"/>
              <w:divBdr>
                <w:top w:val="none" w:sz="0" w:space="0" w:color="auto"/>
                <w:left w:val="none" w:sz="0" w:space="0" w:color="auto"/>
                <w:bottom w:val="none" w:sz="0" w:space="0" w:color="auto"/>
                <w:right w:val="none" w:sz="0" w:space="0" w:color="auto"/>
              </w:divBdr>
            </w:div>
            <w:div w:id="1668046964">
              <w:marLeft w:val="0"/>
              <w:marRight w:val="0"/>
              <w:marTop w:val="0"/>
              <w:marBottom w:val="0"/>
              <w:divBdr>
                <w:top w:val="none" w:sz="0" w:space="0" w:color="auto"/>
                <w:left w:val="none" w:sz="0" w:space="0" w:color="auto"/>
                <w:bottom w:val="none" w:sz="0" w:space="0" w:color="auto"/>
                <w:right w:val="none" w:sz="0" w:space="0" w:color="auto"/>
              </w:divBdr>
            </w:div>
            <w:div w:id="1673097215">
              <w:marLeft w:val="0"/>
              <w:marRight w:val="0"/>
              <w:marTop w:val="0"/>
              <w:marBottom w:val="0"/>
              <w:divBdr>
                <w:top w:val="none" w:sz="0" w:space="0" w:color="auto"/>
                <w:left w:val="none" w:sz="0" w:space="0" w:color="auto"/>
                <w:bottom w:val="none" w:sz="0" w:space="0" w:color="auto"/>
                <w:right w:val="none" w:sz="0" w:space="0" w:color="auto"/>
              </w:divBdr>
            </w:div>
            <w:div w:id="1673293516">
              <w:marLeft w:val="0"/>
              <w:marRight w:val="0"/>
              <w:marTop w:val="0"/>
              <w:marBottom w:val="0"/>
              <w:divBdr>
                <w:top w:val="none" w:sz="0" w:space="0" w:color="auto"/>
                <w:left w:val="none" w:sz="0" w:space="0" w:color="auto"/>
                <w:bottom w:val="none" w:sz="0" w:space="0" w:color="auto"/>
                <w:right w:val="none" w:sz="0" w:space="0" w:color="auto"/>
              </w:divBdr>
            </w:div>
            <w:div w:id="1679187174">
              <w:marLeft w:val="0"/>
              <w:marRight w:val="0"/>
              <w:marTop w:val="0"/>
              <w:marBottom w:val="0"/>
              <w:divBdr>
                <w:top w:val="none" w:sz="0" w:space="0" w:color="auto"/>
                <w:left w:val="none" w:sz="0" w:space="0" w:color="auto"/>
                <w:bottom w:val="none" w:sz="0" w:space="0" w:color="auto"/>
                <w:right w:val="none" w:sz="0" w:space="0" w:color="auto"/>
              </w:divBdr>
            </w:div>
            <w:div w:id="1690716649">
              <w:marLeft w:val="0"/>
              <w:marRight w:val="0"/>
              <w:marTop w:val="0"/>
              <w:marBottom w:val="0"/>
              <w:divBdr>
                <w:top w:val="none" w:sz="0" w:space="0" w:color="auto"/>
                <w:left w:val="none" w:sz="0" w:space="0" w:color="auto"/>
                <w:bottom w:val="none" w:sz="0" w:space="0" w:color="auto"/>
                <w:right w:val="none" w:sz="0" w:space="0" w:color="auto"/>
              </w:divBdr>
            </w:div>
            <w:div w:id="1700928933">
              <w:marLeft w:val="0"/>
              <w:marRight w:val="0"/>
              <w:marTop w:val="0"/>
              <w:marBottom w:val="0"/>
              <w:divBdr>
                <w:top w:val="none" w:sz="0" w:space="0" w:color="auto"/>
                <w:left w:val="none" w:sz="0" w:space="0" w:color="auto"/>
                <w:bottom w:val="none" w:sz="0" w:space="0" w:color="auto"/>
                <w:right w:val="none" w:sz="0" w:space="0" w:color="auto"/>
              </w:divBdr>
            </w:div>
            <w:div w:id="1701007223">
              <w:marLeft w:val="0"/>
              <w:marRight w:val="0"/>
              <w:marTop w:val="0"/>
              <w:marBottom w:val="0"/>
              <w:divBdr>
                <w:top w:val="none" w:sz="0" w:space="0" w:color="auto"/>
                <w:left w:val="none" w:sz="0" w:space="0" w:color="auto"/>
                <w:bottom w:val="none" w:sz="0" w:space="0" w:color="auto"/>
                <w:right w:val="none" w:sz="0" w:space="0" w:color="auto"/>
              </w:divBdr>
            </w:div>
            <w:div w:id="1703823624">
              <w:marLeft w:val="0"/>
              <w:marRight w:val="0"/>
              <w:marTop w:val="0"/>
              <w:marBottom w:val="0"/>
              <w:divBdr>
                <w:top w:val="none" w:sz="0" w:space="0" w:color="auto"/>
                <w:left w:val="none" w:sz="0" w:space="0" w:color="auto"/>
                <w:bottom w:val="none" w:sz="0" w:space="0" w:color="auto"/>
                <w:right w:val="none" w:sz="0" w:space="0" w:color="auto"/>
              </w:divBdr>
            </w:div>
            <w:div w:id="1712070898">
              <w:marLeft w:val="0"/>
              <w:marRight w:val="0"/>
              <w:marTop w:val="0"/>
              <w:marBottom w:val="0"/>
              <w:divBdr>
                <w:top w:val="none" w:sz="0" w:space="0" w:color="auto"/>
                <w:left w:val="none" w:sz="0" w:space="0" w:color="auto"/>
                <w:bottom w:val="none" w:sz="0" w:space="0" w:color="auto"/>
                <w:right w:val="none" w:sz="0" w:space="0" w:color="auto"/>
              </w:divBdr>
            </w:div>
            <w:div w:id="1718895590">
              <w:marLeft w:val="0"/>
              <w:marRight w:val="0"/>
              <w:marTop w:val="0"/>
              <w:marBottom w:val="0"/>
              <w:divBdr>
                <w:top w:val="none" w:sz="0" w:space="0" w:color="auto"/>
                <w:left w:val="none" w:sz="0" w:space="0" w:color="auto"/>
                <w:bottom w:val="none" w:sz="0" w:space="0" w:color="auto"/>
                <w:right w:val="none" w:sz="0" w:space="0" w:color="auto"/>
              </w:divBdr>
            </w:div>
            <w:div w:id="1720520484">
              <w:marLeft w:val="0"/>
              <w:marRight w:val="0"/>
              <w:marTop w:val="0"/>
              <w:marBottom w:val="0"/>
              <w:divBdr>
                <w:top w:val="none" w:sz="0" w:space="0" w:color="auto"/>
                <w:left w:val="none" w:sz="0" w:space="0" w:color="auto"/>
                <w:bottom w:val="none" w:sz="0" w:space="0" w:color="auto"/>
                <w:right w:val="none" w:sz="0" w:space="0" w:color="auto"/>
              </w:divBdr>
            </w:div>
            <w:div w:id="1722095695">
              <w:marLeft w:val="0"/>
              <w:marRight w:val="0"/>
              <w:marTop w:val="0"/>
              <w:marBottom w:val="0"/>
              <w:divBdr>
                <w:top w:val="none" w:sz="0" w:space="0" w:color="auto"/>
                <w:left w:val="none" w:sz="0" w:space="0" w:color="auto"/>
                <w:bottom w:val="none" w:sz="0" w:space="0" w:color="auto"/>
                <w:right w:val="none" w:sz="0" w:space="0" w:color="auto"/>
              </w:divBdr>
            </w:div>
            <w:div w:id="1726054358">
              <w:marLeft w:val="0"/>
              <w:marRight w:val="0"/>
              <w:marTop w:val="0"/>
              <w:marBottom w:val="0"/>
              <w:divBdr>
                <w:top w:val="none" w:sz="0" w:space="0" w:color="auto"/>
                <w:left w:val="none" w:sz="0" w:space="0" w:color="auto"/>
                <w:bottom w:val="none" w:sz="0" w:space="0" w:color="auto"/>
                <w:right w:val="none" w:sz="0" w:space="0" w:color="auto"/>
              </w:divBdr>
            </w:div>
            <w:div w:id="1732456724">
              <w:marLeft w:val="0"/>
              <w:marRight w:val="0"/>
              <w:marTop w:val="0"/>
              <w:marBottom w:val="0"/>
              <w:divBdr>
                <w:top w:val="none" w:sz="0" w:space="0" w:color="auto"/>
                <w:left w:val="none" w:sz="0" w:space="0" w:color="auto"/>
                <w:bottom w:val="none" w:sz="0" w:space="0" w:color="auto"/>
                <w:right w:val="none" w:sz="0" w:space="0" w:color="auto"/>
              </w:divBdr>
            </w:div>
            <w:div w:id="1733967562">
              <w:marLeft w:val="0"/>
              <w:marRight w:val="0"/>
              <w:marTop w:val="0"/>
              <w:marBottom w:val="0"/>
              <w:divBdr>
                <w:top w:val="none" w:sz="0" w:space="0" w:color="auto"/>
                <w:left w:val="none" w:sz="0" w:space="0" w:color="auto"/>
                <w:bottom w:val="none" w:sz="0" w:space="0" w:color="auto"/>
                <w:right w:val="none" w:sz="0" w:space="0" w:color="auto"/>
              </w:divBdr>
            </w:div>
            <w:div w:id="1741754906">
              <w:marLeft w:val="0"/>
              <w:marRight w:val="0"/>
              <w:marTop w:val="0"/>
              <w:marBottom w:val="0"/>
              <w:divBdr>
                <w:top w:val="none" w:sz="0" w:space="0" w:color="auto"/>
                <w:left w:val="none" w:sz="0" w:space="0" w:color="auto"/>
                <w:bottom w:val="none" w:sz="0" w:space="0" w:color="auto"/>
                <w:right w:val="none" w:sz="0" w:space="0" w:color="auto"/>
              </w:divBdr>
            </w:div>
            <w:div w:id="1784953428">
              <w:marLeft w:val="0"/>
              <w:marRight w:val="0"/>
              <w:marTop w:val="0"/>
              <w:marBottom w:val="0"/>
              <w:divBdr>
                <w:top w:val="none" w:sz="0" w:space="0" w:color="auto"/>
                <w:left w:val="none" w:sz="0" w:space="0" w:color="auto"/>
                <w:bottom w:val="none" w:sz="0" w:space="0" w:color="auto"/>
                <w:right w:val="none" w:sz="0" w:space="0" w:color="auto"/>
              </w:divBdr>
            </w:div>
            <w:div w:id="1800101856">
              <w:marLeft w:val="0"/>
              <w:marRight w:val="0"/>
              <w:marTop w:val="0"/>
              <w:marBottom w:val="0"/>
              <w:divBdr>
                <w:top w:val="none" w:sz="0" w:space="0" w:color="auto"/>
                <w:left w:val="none" w:sz="0" w:space="0" w:color="auto"/>
                <w:bottom w:val="none" w:sz="0" w:space="0" w:color="auto"/>
                <w:right w:val="none" w:sz="0" w:space="0" w:color="auto"/>
              </w:divBdr>
            </w:div>
            <w:div w:id="1800301767">
              <w:marLeft w:val="0"/>
              <w:marRight w:val="0"/>
              <w:marTop w:val="0"/>
              <w:marBottom w:val="0"/>
              <w:divBdr>
                <w:top w:val="none" w:sz="0" w:space="0" w:color="auto"/>
                <w:left w:val="none" w:sz="0" w:space="0" w:color="auto"/>
                <w:bottom w:val="none" w:sz="0" w:space="0" w:color="auto"/>
                <w:right w:val="none" w:sz="0" w:space="0" w:color="auto"/>
              </w:divBdr>
            </w:div>
            <w:div w:id="1800339673">
              <w:marLeft w:val="0"/>
              <w:marRight w:val="0"/>
              <w:marTop w:val="0"/>
              <w:marBottom w:val="0"/>
              <w:divBdr>
                <w:top w:val="none" w:sz="0" w:space="0" w:color="auto"/>
                <w:left w:val="none" w:sz="0" w:space="0" w:color="auto"/>
                <w:bottom w:val="none" w:sz="0" w:space="0" w:color="auto"/>
                <w:right w:val="none" w:sz="0" w:space="0" w:color="auto"/>
              </w:divBdr>
            </w:div>
            <w:div w:id="1808744461">
              <w:marLeft w:val="0"/>
              <w:marRight w:val="0"/>
              <w:marTop w:val="0"/>
              <w:marBottom w:val="0"/>
              <w:divBdr>
                <w:top w:val="none" w:sz="0" w:space="0" w:color="auto"/>
                <w:left w:val="none" w:sz="0" w:space="0" w:color="auto"/>
                <w:bottom w:val="none" w:sz="0" w:space="0" w:color="auto"/>
                <w:right w:val="none" w:sz="0" w:space="0" w:color="auto"/>
              </w:divBdr>
            </w:div>
            <w:div w:id="1815684760">
              <w:marLeft w:val="0"/>
              <w:marRight w:val="0"/>
              <w:marTop w:val="0"/>
              <w:marBottom w:val="0"/>
              <w:divBdr>
                <w:top w:val="none" w:sz="0" w:space="0" w:color="auto"/>
                <w:left w:val="none" w:sz="0" w:space="0" w:color="auto"/>
                <w:bottom w:val="none" w:sz="0" w:space="0" w:color="auto"/>
                <w:right w:val="none" w:sz="0" w:space="0" w:color="auto"/>
              </w:divBdr>
            </w:div>
            <w:div w:id="1816675823">
              <w:marLeft w:val="0"/>
              <w:marRight w:val="0"/>
              <w:marTop w:val="0"/>
              <w:marBottom w:val="0"/>
              <w:divBdr>
                <w:top w:val="none" w:sz="0" w:space="0" w:color="auto"/>
                <w:left w:val="none" w:sz="0" w:space="0" w:color="auto"/>
                <w:bottom w:val="none" w:sz="0" w:space="0" w:color="auto"/>
                <w:right w:val="none" w:sz="0" w:space="0" w:color="auto"/>
              </w:divBdr>
            </w:div>
            <w:div w:id="1819222659">
              <w:marLeft w:val="0"/>
              <w:marRight w:val="0"/>
              <w:marTop w:val="0"/>
              <w:marBottom w:val="0"/>
              <w:divBdr>
                <w:top w:val="none" w:sz="0" w:space="0" w:color="auto"/>
                <w:left w:val="none" w:sz="0" w:space="0" w:color="auto"/>
                <w:bottom w:val="none" w:sz="0" w:space="0" w:color="auto"/>
                <w:right w:val="none" w:sz="0" w:space="0" w:color="auto"/>
              </w:divBdr>
            </w:div>
            <w:div w:id="1831094427">
              <w:marLeft w:val="0"/>
              <w:marRight w:val="0"/>
              <w:marTop w:val="0"/>
              <w:marBottom w:val="0"/>
              <w:divBdr>
                <w:top w:val="none" w:sz="0" w:space="0" w:color="auto"/>
                <w:left w:val="none" w:sz="0" w:space="0" w:color="auto"/>
                <w:bottom w:val="none" w:sz="0" w:space="0" w:color="auto"/>
                <w:right w:val="none" w:sz="0" w:space="0" w:color="auto"/>
              </w:divBdr>
            </w:div>
            <w:div w:id="1833333747">
              <w:marLeft w:val="0"/>
              <w:marRight w:val="0"/>
              <w:marTop w:val="0"/>
              <w:marBottom w:val="0"/>
              <w:divBdr>
                <w:top w:val="none" w:sz="0" w:space="0" w:color="auto"/>
                <w:left w:val="none" w:sz="0" w:space="0" w:color="auto"/>
                <w:bottom w:val="none" w:sz="0" w:space="0" w:color="auto"/>
                <w:right w:val="none" w:sz="0" w:space="0" w:color="auto"/>
              </w:divBdr>
            </w:div>
            <w:div w:id="1835536019">
              <w:marLeft w:val="0"/>
              <w:marRight w:val="0"/>
              <w:marTop w:val="0"/>
              <w:marBottom w:val="0"/>
              <w:divBdr>
                <w:top w:val="none" w:sz="0" w:space="0" w:color="auto"/>
                <w:left w:val="none" w:sz="0" w:space="0" w:color="auto"/>
                <w:bottom w:val="none" w:sz="0" w:space="0" w:color="auto"/>
                <w:right w:val="none" w:sz="0" w:space="0" w:color="auto"/>
              </w:divBdr>
            </w:div>
            <w:div w:id="1837256792">
              <w:marLeft w:val="0"/>
              <w:marRight w:val="0"/>
              <w:marTop w:val="0"/>
              <w:marBottom w:val="0"/>
              <w:divBdr>
                <w:top w:val="none" w:sz="0" w:space="0" w:color="auto"/>
                <w:left w:val="none" w:sz="0" w:space="0" w:color="auto"/>
                <w:bottom w:val="none" w:sz="0" w:space="0" w:color="auto"/>
                <w:right w:val="none" w:sz="0" w:space="0" w:color="auto"/>
              </w:divBdr>
            </w:div>
            <w:div w:id="1840998263">
              <w:marLeft w:val="0"/>
              <w:marRight w:val="0"/>
              <w:marTop w:val="0"/>
              <w:marBottom w:val="0"/>
              <w:divBdr>
                <w:top w:val="none" w:sz="0" w:space="0" w:color="auto"/>
                <w:left w:val="none" w:sz="0" w:space="0" w:color="auto"/>
                <w:bottom w:val="none" w:sz="0" w:space="0" w:color="auto"/>
                <w:right w:val="none" w:sz="0" w:space="0" w:color="auto"/>
              </w:divBdr>
            </w:div>
            <w:div w:id="1845507112">
              <w:marLeft w:val="0"/>
              <w:marRight w:val="0"/>
              <w:marTop w:val="0"/>
              <w:marBottom w:val="0"/>
              <w:divBdr>
                <w:top w:val="none" w:sz="0" w:space="0" w:color="auto"/>
                <w:left w:val="none" w:sz="0" w:space="0" w:color="auto"/>
                <w:bottom w:val="none" w:sz="0" w:space="0" w:color="auto"/>
                <w:right w:val="none" w:sz="0" w:space="0" w:color="auto"/>
              </w:divBdr>
            </w:div>
            <w:div w:id="1847671121">
              <w:marLeft w:val="0"/>
              <w:marRight w:val="0"/>
              <w:marTop w:val="0"/>
              <w:marBottom w:val="0"/>
              <w:divBdr>
                <w:top w:val="none" w:sz="0" w:space="0" w:color="auto"/>
                <w:left w:val="none" w:sz="0" w:space="0" w:color="auto"/>
                <w:bottom w:val="none" w:sz="0" w:space="0" w:color="auto"/>
                <w:right w:val="none" w:sz="0" w:space="0" w:color="auto"/>
              </w:divBdr>
            </w:div>
            <w:div w:id="1857453459">
              <w:marLeft w:val="0"/>
              <w:marRight w:val="0"/>
              <w:marTop w:val="0"/>
              <w:marBottom w:val="0"/>
              <w:divBdr>
                <w:top w:val="none" w:sz="0" w:space="0" w:color="auto"/>
                <w:left w:val="none" w:sz="0" w:space="0" w:color="auto"/>
                <w:bottom w:val="none" w:sz="0" w:space="0" w:color="auto"/>
                <w:right w:val="none" w:sz="0" w:space="0" w:color="auto"/>
              </w:divBdr>
            </w:div>
            <w:div w:id="1879469335">
              <w:marLeft w:val="0"/>
              <w:marRight w:val="0"/>
              <w:marTop w:val="0"/>
              <w:marBottom w:val="0"/>
              <w:divBdr>
                <w:top w:val="none" w:sz="0" w:space="0" w:color="auto"/>
                <w:left w:val="none" w:sz="0" w:space="0" w:color="auto"/>
                <w:bottom w:val="none" w:sz="0" w:space="0" w:color="auto"/>
                <w:right w:val="none" w:sz="0" w:space="0" w:color="auto"/>
              </w:divBdr>
            </w:div>
            <w:div w:id="1883011215">
              <w:marLeft w:val="0"/>
              <w:marRight w:val="0"/>
              <w:marTop w:val="0"/>
              <w:marBottom w:val="0"/>
              <w:divBdr>
                <w:top w:val="none" w:sz="0" w:space="0" w:color="auto"/>
                <w:left w:val="none" w:sz="0" w:space="0" w:color="auto"/>
                <w:bottom w:val="none" w:sz="0" w:space="0" w:color="auto"/>
                <w:right w:val="none" w:sz="0" w:space="0" w:color="auto"/>
              </w:divBdr>
            </w:div>
            <w:div w:id="1884100326">
              <w:marLeft w:val="0"/>
              <w:marRight w:val="0"/>
              <w:marTop w:val="0"/>
              <w:marBottom w:val="0"/>
              <w:divBdr>
                <w:top w:val="none" w:sz="0" w:space="0" w:color="auto"/>
                <w:left w:val="none" w:sz="0" w:space="0" w:color="auto"/>
                <w:bottom w:val="none" w:sz="0" w:space="0" w:color="auto"/>
                <w:right w:val="none" w:sz="0" w:space="0" w:color="auto"/>
              </w:divBdr>
            </w:div>
            <w:div w:id="1884294024">
              <w:marLeft w:val="0"/>
              <w:marRight w:val="0"/>
              <w:marTop w:val="0"/>
              <w:marBottom w:val="0"/>
              <w:divBdr>
                <w:top w:val="none" w:sz="0" w:space="0" w:color="auto"/>
                <w:left w:val="none" w:sz="0" w:space="0" w:color="auto"/>
                <w:bottom w:val="none" w:sz="0" w:space="0" w:color="auto"/>
                <w:right w:val="none" w:sz="0" w:space="0" w:color="auto"/>
              </w:divBdr>
            </w:div>
            <w:div w:id="1887520050">
              <w:marLeft w:val="0"/>
              <w:marRight w:val="0"/>
              <w:marTop w:val="0"/>
              <w:marBottom w:val="0"/>
              <w:divBdr>
                <w:top w:val="none" w:sz="0" w:space="0" w:color="auto"/>
                <w:left w:val="none" w:sz="0" w:space="0" w:color="auto"/>
                <w:bottom w:val="none" w:sz="0" w:space="0" w:color="auto"/>
                <w:right w:val="none" w:sz="0" w:space="0" w:color="auto"/>
              </w:divBdr>
            </w:div>
            <w:div w:id="1888685602">
              <w:marLeft w:val="0"/>
              <w:marRight w:val="0"/>
              <w:marTop w:val="0"/>
              <w:marBottom w:val="0"/>
              <w:divBdr>
                <w:top w:val="none" w:sz="0" w:space="0" w:color="auto"/>
                <w:left w:val="none" w:sz="0" w:space="0" w:color="auto"/>
                <w:bottom w:val="none" w:sz="0" w:space="0" w:color="auto"/>
                <w:right w:val="none" w:sz="0" w:space="0" w:color="auto"/>
              </w:divBdr>
            </w:div>
            <w:div w:id="1893031003">
              <w:marLeft w:val="0"/>
              <w:marRight w:val="0"/>
              <w:marTop w:val="0"/>
              <w:marBottom w:val="0"/>
              <w:divBdr>
                <w:top w:val="none" w:sz="0" w:space="0" w:color="auto"/>
                <w:left w:val="none" w:sz="0" w:space="0" w:color="auto"/>
                <w:bottom w:val="none" w:sz="0" w:space="0" w:color="auto"/>
                <w:right w:val="none" w:sz="0" w:space="0" w:color="auto"/>
              </w:divBdr>
            </w:div>
            <w:div w:id="1898859014">
              <w:marLeft w:val="0"/>
              <w:marRight w:val="0"/>
              <w:marTop w:val="0"/>
              <w:marBottom w:val="0"/>
              <w:divBdr>
                <w:top w:val="none" w:sz="0" w:space="0" w:color="auto"/>
                <w:left w:val="none" w:sz="0" w:space="0" w:color="auto"/>
                <w:bottom w:val="none" w:sz="0" w:space="0" w:color="auto"/>
                <w:right w:val="none" w:sz="0" w:space="0" w:color="auto"/>
              </w:divBdr>
            </w:div>
            <w:div w:id="1899246573">
              <w:marLeft w:val="0"/>
              <w:marRight w:val="0"/>
              <w:marTop w:val="0"/>
              <w:marBottom w:val="0"/>
              <w:divBdr>
                <w:top w:val="none" w:sz="0" w:space="0" w:color="auto"/>
                <w:left w:val="none" w:sz="0" w:space="0" w:color="auto"/>
                <w:bottom w:val="none" w:sz="0" w:space="0" w:color="auto"/>
                <w:right w:val="none" w:sz="0" w:space="0" w:color="auto"/>
              </w:divBdr>
            </w:div>
            <w:div w:id="1902982689">
              <w:marLeft w:val="0"/>
              <w:marRight w:val="0"/>
              <w:marTop w:val="0"/>
              <w:marBottom w:val="0"/>
              <w:divBdr>
                <w:top w:val="none" w:sz="0" w:space="0" w:color="auto"/>
                <w:left w:val="none" w:sz="0" w:space="0" w:color="auto"/>
                <w:bottom w:val="none" w:sz="0" w:space="0" w:color="auto"/>
                <w:right w:val="none" w:sz="0" w:space="0" w:color="auto"/>
              </w:divBdr>
            </w:div>
            <w:div w:id="1910118271">
              <w:marLeft w:val="0"/>
              <w:marRight w:val="0"/>
              <w:marTop w:val="0"/>
              <w:marBottom w:val="0"/>
              <w:divBdr>
                <w:top w:val="none" w:sz="0" w:space="0" w:color="auto"/>
                <w:left w:val="none" w:sz="0" w:space="0" w:color="auto"/>
                <w:bottom w:val="none" w:sz="0" w:space="0" w:color="auto"/>
                <w:right w:val="none" w:sz="0" w:space="0" w:color="auto"/>
              </w:divBdr>
            </w:div>
            <w:div w:id="1912039387">
              <w:marLeft w:val="0"/>
              <w:marRight w:val="0"/>
              <w:marTop w:val="0"/>
              <w:marBottom w:val="0"/>
              <w:divBdr>
                <w:top w:val="none" w:sz="0" w:space="0" w:color="auto"/>
                <w:left w:val="none" w:sz="0" w:space="0" w:color="auto"/>
                <w:bottom w:val="none" w:sz="0" w:space="0" w:color="auto"/>
                <w:right w:val="none" w:sz="0" w:space="0" w:color="auto"/>
              </w:divBdr>
            </w:div>
            <w:div w:id="1924562669">
              <w:marLeft w:val="0"/>
              <w:marRight w:val="0"/>
              <w:marTop w:val="0"/>
              <w:marBottom w:val="0"/>
              <w:divBdr>
                <w:top w:val="none" w:sz="0" w:space="0" w:color="auto"/>
                <w:left w:val="none" w:sz="0" w:space="0" w:color="auto"/>
                <w:bottom w:val="none" w:sz="0" w:space="0" w:color="auto"/>
                <w:right w:val="none" w:sz="0" w:space="0" w:color="auto"/>
              </w:divBdr>
            </w:div>
            <w:div w:id="1924677188">
              <w:marLeft w:val="0"/>
              <w:marRight w:val="0"/>
              <w:marTop w:val="0"/>
              <w:marBottom w:val="0"/>
              <w:divBdr>
                <w:top w:val="none" w:sz="0" w:space="0" w:color="auto"/>
                <w:left w:val="none" w:sz="0" w:space="0" w:color="auto"/>
                <w:bottom w:val="none" w:sz="0" w:space="0" w:color="auto"/>
                <w:right w:val="none" w:sz="0" w:space="0" w:color="auto"/>
              </w:divBdr>
            </w:div>
            <w:div w:id="1925215779">
              <w:marLeft w:val="0"/>
              <w:marRight w:val="0"/>
              <w:marTop w:val="0"/>
              <w:marBottom w:val="0"/>
              <w:divBdr>
                <w:top w:val="none" w:sz="0" w:space="0" w:color="auto"/>
                <w:left w:val="none" w:sz="0" w:space="0" w:color="auto"/>
                <w:bottom w:val="none" w:sz="0" w:space="0" w:color="auto"/>
                <w:right w:val="none" w:sz="0" w:space="0" w:color="auto"/>
              </w:divBdr>
            </w:div>
            <w:div w:id="1934705879">
              <w:marLeft w:val="0"/>
              <w:marRight w:val="0"/>
              <w:marTop w:val="0"/>
              <w:marBottom w:val="0"/>
              <w:divBdr>
                <w:top w:val="none" w:sz="0" w:space="0" w:color="auto"/>
                <w:left w:val="none" w:sz="0" w:space="0" w:color="auto"/>
                <w:bottom w:val="none" w:sz="0" w:space="0" w:color="auto"/>
                <w:right w:val="none" w:sz="0" w:space="0" w:color="auto"/>
              </w:divBdr>
            </w:div>
            <w:div w:id="1942031106">
              <w:marLeft w:val="0"/>
              <w:marRight w:val="0"/>
              <w:marTop w:val="0"/>
              <w:marBottom w:val="0"/>
              <w:divBdr>
                <w:top w:val="none" w:sz="0" w:space="0" w:color="auto"/>
                <w:left w:val="none" w:sz="0" w:space="0" w:color="auto"/>
                <w:bottom w:val="none" w:sz="0" w:space="0" w:color="auto"/>
                <w:right w:val="none" w:sz="0" w:space="0" w:color="auto"/>
              </w:divBdr>
            </w:div>
            <w:div w:id="1956402383">
              <w:marLeft w:val="0"/>
              <w:marRight w:val="0"/>
              <w:marTop w:val="0"/>
              <w:marBottom w:val="0"/>
              <w:divBdr>
                <w:top w:val="none" w:sz="0" w:space="0" w:color="auto"/>
                <w:left w:val="none" w:sz="0" w:space="0" w:color="auto"/>
                <w:bottom w:val="none" w:sz="0" w:space="0" w:color="auto"/>
                <w:right w:val="none" w:sz="0" w:space="0" w:color="auto"/>
              </w:divBdr>
            </w:div>
            <w:div w:id="1964342781">
              <w:marLeft w:val="0"/>
              <w:marRight w:val="0"/>
              <w:marTop w:val="0"/>
              <w:marBottom w:val="0"/>
              <w:divBdr>
                <w:top w:val="none" w:sz="0" w:space="0" w:color="auto"/>
                <w:left w:val="none" w:sz="0" w:space="0" w:color="auto"/>
                <w:bottom w:val="none" w:sz="0" w:space="0" w:color="auto"/>
                <w:right w:val="none" w:sz="0" w:space="0" w:color="auto"/>
              </w:divBdr>
            </w:div>
            <w:div w:id="1976986789">
              <w:marLeft w:val="0"/>
              <w:marRight w:val="0"/>
              <w:marTop w:val="0"/>
              <w:marBottom w:val="0"/>
              <w:divBdr>
                <w:top w:val="none" w:sz="0" w:space="0" w:color="auto"/>
                <w:left w:val="none" w:sz="0" w:space="0" w:color="auto"/>
                <w:bottom w:val="none" w:sz="0" w:space="0" w:color="auto"/>
                <w:right w:val="none" w:sz="0" w:space="0" w:color="auto"/>
              </w:divBdr>
            </w:div>
            <w:div w:id="1979457642">
              <w:marLeft w:val="0"/>
              <w:marRight w:val="0"/>
              <w:marTop w:val="0"/>
              <w:marBottom w:val="0"/>
              <w:divBdr>
                <w:top w:val="none" w:sz="0" w:space="0" w:color="auto"/>
                <w:left w:val="none" w:sz="0" w:space="0" w:color="auto"/>
                <w:bottom w:val="none" w:sz="0" w:space="0" w:color="auto"/>
                <w:right w:val="none" w:sz="0" w:space="0" w:color="auto"/>
              </w:divBdr>
            </w:div>
            <w:div w:id="1980071806">
              <w:marLeft w:val="0"/>
              <w:marRight w:val="0"/>
              <w:marTop w:val="0"/>
              <w:marBottom w:val="0"/>
              <w:divBdr>
                <w:top w:val="none" w:sz="0" w:space="0" w:color="auto"/>
                <w:left w:val="none" w:sz="0" w:space="0" w:color="auto"/>
                <w:bottom w:val="none" w:sz="0" w:space="0" w:color="auto"/>
                <w:right w:val="none" w:sz="0" w:space="0" w:color="auto"/>
              </w:divBdr>
            </w:div>
            <w:div w:id="2002662195">
              <w:marLeft w:val="0"/>
              <w:marRight w:val="0"/>
              <w:marTop w:val="0"/>
              <w:marBottom w:val="0"/>
              <w:divBdr>
                <w:top w:val="none" w:sz="0" w:space="0" w:color="auto"/>
                <w:left w:val="none" w:sz="0" w:space="0" w:color="auto"/>
                <w:bottom w:val="none" w:sz="0" w:space="0" w:color="auto"/>
                <w:right w:val="none" w:sz="0" w:space="0" w:color="auto"/>
              </w:divBdr>
            </w:div>
            <w:div w:id="2003310650">
              <w:marLeft w:val="0"/>
              <w:marRight w:val="0"/>
              <w:marTop w:val="0"/>
              <w:marBottom w:val="0"/>
              <w:divBdr>
                <w:top w:val="none" w:sz="0" w:space="0" w:color="auto"/>
                <w:left w:val="none" w:sz="0" w:space="0" w:color="auto"/>
                <w:bottom w:val="none" w:sz="0" w:space="0" w:color="auto"/>
                <w:right w:val="none" w:sz="0" w:space="0" w:color="auto"/>
              </w:divBdr>
            </w:div>
            <w:div w:id="2040087883">
              <w:marLeft w:val="0"/>
              <w:marRight w:val="0"/>
              <w:marTop w:val="0"/>
              <w:marBottom w:val="0"/>
              <w:divBdr>
                <w:top w:val="none" w:sz="0" w:space="0" w:color="auto"/>
                <w:left w:val="none" w:sz="0" w:space="0" w:color="auto"/>
                <w:bottom w:val="none" w:sz="0" w:space="0" w:color="auto"/>
                <w:right w:val="none" w:sz="0" w:space="0" w:color="auto"/>
              </w:divBdr>
            </w:div>
            <w:div w:id="2043548560">
              <w:marLeft w:val="0"/>
              <w:marRight w:val="0"/>
              <w:marTop w:val="0"/>
              <w:marBottom w:val="0"/>
              <w:divBdr>
                <w:top w:val="none" w:sz="0" w:space="0" w:color="auto"/>
                <w:left w:val="none" w:sz="0" w:space="0" w:color="auto"/>
                <w:bottom w:val="none" w:sz="0" w:space="0" w:color="auto"/>
                <w:right w:val="none" w:sz="0" w:space="0" w:color="auto"/>
              </w:divBdr>
            </w:div>
            <w:div w:id="2044552747">
              <w:marLeft w:val="0"/>
              <w:marRight w:val="0"/>
              <w:marTop w:val="0"/>
              <w:marBottom w:val="0"/>
              <w:divBdr>
                <w:top w:val="none" w:sz="0" w:space="0" w:color="auto"/>
                <w:left w:val="none" w:sz="0" w:space="0" w:color="auto"/>
                <w:bottom w:val="none" w:sz="0" w:space="0" w:color="auto"/>
                <w:right w:val="none" w:sz="0" w:space="0" w:color="auto"/>
              </w:divBdr>
            </w:div>
            <w:div w:id="2054382387">
              <w:marLeft w:val="0"/>
              <w:marRight w:val="0"/>
              <w:marTop w:val="0"/>
              <w:marBottom w:val="0"/>
              <w:divBdr>
                <w:top w:val="none" w:sz="0" w:space="0" w:color="auto"/>
                <w:left w:val="none" w:sz="0" w:space="0" w:color="auto"/>
                <w:bottom w:val="none" w:sz="0" w:space="0" w:color="auto"/>
                <w:right w:val="none" w:sz="0" w:space="0" w:color="auto"/>
              </w:divBdr>
            </w:div>
            <w:div w:id="2055542867">
              <w:marLeft w:val="0"/>
              <w:marRight w:val="0"/>
              <w:marTop w:val="0"/>
              <w:marBottom w:val="0"/>
              <w:divBdr>
                <w:top w:val="none" w:sz="0" w:space="0" w:color="auto"/>
                <w:left w:val="none" w:sz="0" w:space="0" w:color="auto"/>
                <w:bottom w:val="none" w:sz="0" w:space="0" w:color="auto"/>
                <w:right w:val="none" w:sz="0" w:space="0" w:color="auto"/>
              </w:divBdr>
            </w:div>
            <w:div w:id="2055739090">
              <w:marLeft w:val="0"/>
              <w:marRight w:val="0"/>
              <w:marTop w:val="0"/>
              <w:marBottom w:val="0"/>
              <w:divBdr>
                <w:top w:val="none" w:sz="0" w:space="0" w:color="auto"/>
                <w:left w:val="none" w:sz="0" w:space="0" w:color="auto"/>
                <w:bottom w:val="none" w:sz="0" w:space="0" w:color="auto"/>
                <w:right w:val="none" w:sz="0" w:space="0" w:color="auto"/>
              </w:divBdr>
            </w:div>
            <w:div w:id="2056465086">
              <w:marLeft w:val="0"/>
              <w:marRight w:val="0"/>
              <w:marTop w:val="0"/>
              <w:marBottom w:val="0"/>
              <w:divBdr>
                <w:top w:val="none" w:sz="0" w:space="0" w:color="auto"/>
                <w:left w:val="none" w:sz="0" w:space="0" w:color="auto"/>
                <w:bottom w:val="none" w:sz="0" w:space="0" w:color="auto"/>
                <w:right w:val="none" w:sz="0" w:space="0" w:color="auto"/>
              </w:divBdr>
            </w:div>
            <w:div w:id="2060936087">
              <w:marLeft w:val="0"/>
              <w:marRight w:val="0"/>
              <w:marTop w:val="0"/>
              <w:marBottom w:val="0"/>
              <w:divBdr>
                <w:top w:val="none" w:sz="0" w:space="0" w:color="auto"/>
                <w:left w:val="none" w:sz="0" w:space="0" w:color="auto"/>
                <w:bottom w:val="none" w:sz="0" w:space="0" w:color="auto"/>
                <w:right w:val="none" w:sz="0" w:space="0" w:color="auto"/>
              </w:divBdr>
            </w:div>
            <w:div w:id="2070567993">
              <w:marLeft w:val="0"/>
              <w:marRight w:val="0"/>
              <w:marTop w:val="0"/>
              <w:marBottom w:val="0"/>
              <w:divBdr>
                <w:top w:val="none" w:sz="0" w:space="0" w:color="auto"/>
                <w:left w:val="none" w:sz="0" w:space="0" w:color="auto"/>
                <w:bottom w:val="none" w:sz="0" w:space="0" w:color="auto"/>
                <w:right w:val="none" w:sz="0" w:space="0" w:color="auto"/>
              </w:divBdr>
            </w:div>
            <w:div w:id="2076079571">
              <w:marLeft w:val="0"/>
              <w:marRight w:val="0"/>
              <w:marTop w:val="0"/>
              <w:marBottom w:val="0"/>
              <w:divBdr>
                <w:top w:val="none" w:sz="0" w:space="0" w:color="auto"/>
                <w:left w:val="none" w:sz="0" w:space="0" w:color="auto"/>
                <w:bottom w:val="none" w:sz="0" w:space="0" w:color="auto"/>
                <w:right w:val="none" w:sz="0" w:space="0" w:color="auto"/>
              </w:divBdr>
            </w:div>
            <w:div w:id="2080441132">
              <w:marLeft w:val="0"/>
              <w:marRight w:val="0"/>
              <w:marTop w:val="0"/>
              <w:marBottom w:val="0"/>
              <w:divBdr>
                <w:top w:val="none" w:sz="0" w:space="0" w:color="auto"/>
                <w:left w:val="none" w:sz="0" w:space="0" w:color="auto"/>
                <w:bottom w:val="none" w:sz="0" w:space="0" w:color="auto"/>
                <w:right w:val="none" w:sz="0" w:space="0" w:color="auto"/>
              </w:divBdr>
            </w:div>
            <w:div w:id="2103989468">
              <w:marLeft w:val="0"/>
              <w:marRight w:val="0"/>
              <w:marTop w:val="0"/>
              <w:marBottom w:val="0"/>
              <w:divBdr>
                <w:top w:val="none" w:sz="0" w:space="0" w:color="auto"/>
                <w:left w:val="none" w:sz="0" w:space="0" w:color="auto"/>
                <w:bottom w:val="none" w:sz="0" w:space="0" w:color="auto"/>
                <w:right w:val="none" w:sz="0" w:space="0" w:color="auto"/>
              </w:divBdr>
            </w:div>
            <w:div w:id="2106726554">
              <w:marLeft w:val="0"/>
              <w:marRight w:val="0"/>
              <w:marTop w:val="0"/>
              <w:marBottom w:val="0"/>
              <w:divBdr>
                <w:top w:val="none" w:sz="0" w:space="0" w:color="auto"/>
                <w:left w:val="none" w:sz="0" w:space="0" w:color="auto"/>
                <w:bottom w:val="none" w:sz="0" w:space="0" w:color="auto"/>
                <w:right w:val="none" w:sz="0" w:space="0" w:color="auto"/>
              </w:divBdr>
            </w:div>
            <w:div w:id="2107731649">
              <w:marLeft w:val="0"/>
              <w:marRight w:val="0"/>
              <w:marTop w:val="0"/>
              <w:marBottom w:val="0"/>
              <w:divBdr>
                <w:top w:val="none" w:sz="0" w:space="0" w:color="auto"/>
                <w:left w:val="none" w:sz="0" w:space="0" w:color="auto"/>
                <w:bottom w:val="none" w:sz="0" w:space="0" w:color="auto"/>
                <w:right w:val="none" w:sz="0" w:space="0" w:color="auto"/>
              </w:divBdr>
            </w:div>
            <w:div w:id="2109306372">
              <w:marLeft w:val="0"/>
              <w:marRight w:val="0"/>
              <w:marTop w:val="0"/>
              <w:marBottom w:val="0"/>
              <w:divBdr>
                <w:top w:val="none" w:sz="0" w:space="0" w:color="auto"/>
                <w:left w:val="none" w:sz="0" w:space="0" w:color="auto"/>
                <w:bottom w:val="none" w:sz="0" w:space="0" w:color="auto"/>
                <w:right w:val="none" w:sz="0" w:space="0" w:color="auto"/>
              </w:divBdr>
            </w:div>
            <w:div w:id="2112165236">
              <w:marLeft w:val="0"/>
              <w:marRight w:val="0"/>
              <w:marTop w:val="0"/>
              <w:marBottom w:val="0"/>
              <w:divBdr>
                <w:top w:val="none" w:sz="0" w:space="0" w:color="auto"/>
                <w:left w:val="none" w:sz="0" w:space="0" w:color="auto"/>
                <w:bottom w:val="none" w:sz="0" w:space="0" w:color="auto"/>
                <w:right w:val="none" w:sz="0" w:space="0" w:color="auto"/>
              </w:divBdr>
            </w:div>
            <w:div w:id="2113474380">
              <w:marLeft w:val="0"/>
              <w:marRight w:val="0"/>
              <w:marTop w:val="0"/>
              <w:marBottom w:val="0"/>
              <w:divBdr>
                <w:top w:val="none" w:sz="0" w:space="0" w:color="auto"/>
                <w:left w:val="none" w:sz="0" w:space="0" w:color="auto"/>
                <w:bottom w:val="none" w:sz="0" w:space="0" w:color="auto"/>
                <w:right w:val="none" w:sz="0" w:space="0" w:color="auto"/>
              </w:divBdr>
            </w:div>
            <w:div w:id="2114519254">
              <w:marLeft w:val="0"/>
              <w:marRight w:val="0"/>
              <w:marTop w:val="0"/>
              <w:marBottom w:val="0"/>
              <w:divBdr>
                <w:top w:val="none" w:sz="0" w:space="0" w:color="auto"/>
                <w:left w:val="none" w:sz="0" w:space="0" w:color="auto"/>
                <w:bottom w:val="none" w:sz="0" w:space="0" w:color="auto"/>
                <w:right w:val="none" w:sz="0" w:space="0" w:color="auto"/>
              </w:divBdr>
            </w:div>
            <w:div w:id="2116903807">
              <w:marLeft w:val="0"/>
              <w:marRight w:val="0"/>
              <w:marTop w:val="0"/>
              <w:marBottom w:val="0"/>
              <w:divBdr>
                <w:top w:val="none" w:sz="0" w:space="0" w:color="auto"/>
                <w:left w:val="none" w:sz="0" w:space="0" w:color="auto"/>
                <w:bottom w:val="none" w:sz="0" w:space="0" w:color="auto"/>
                <w:right w:val="none" w:sz="0" w:space="0" w:color="auto"/>
              </w:divBdr>
            </w:div>
            <w:div w:id="2119910570">
              <w:marLeft w:val="0"/>
              <w:marRight w:val="0"/>
              <w:marTop w:val="0"/>
              <w:marBottom w:val="0"/>
              <w:divBdr>
                <w:top w:val="none" w:sz="0" w:space="0" w:color="auto"/>
                <w:left w:val="none" w:sz="0" w:space="0" w:color="auto"/>
                <w:bottom w:val="none" w:sz="0" w:space="0" w:color="auto"/>
                <w:right w:val="none" w:sz="0" w:space="0" w:color="auto"/>
              </w:divBdr>
            </w:div>
            <w:div w:id="2121682879">
              <w:marLeft w:val="0"/>
              <w:marRight w:val="0"/>
              <w:marTop w:val="0"/>
              <w:marBottom w:val="0"/>
              <w:divBdr>
                <w:top w:val="none" w:sz="0" w:space="0" w:color="auto"/>
                <w:left w:val="none" w:sz="0" w:space="0" w:color="auto"/>
                <w:bottom w:val="none" w:sz="0" w:space="0" w:color="auto"/>
                <w:right w:val="none" w:sz="0" w:space="0" w:color="auto"/>
              </w:divBdr>
            </w:div>
            <w:div w:id="2126580031">
              <w:marLeft w:val="0"/>
              <w:marRight w:val="0"/>
              <w:marTop w:val="0"/>
              <w:marBottom w:val="0"/>
              <w:divBdr>
                <w:top w:val="none" w:sz="0" w:space="0" w:color="auto"/>
                <w:left w:val="none" w:sz="0" w:space="0" w:color="auto"/>
                <w:bottom w:val="none" w:sz="0" w:space="0" w:color="auto"/>
                <w:right w:val="none" w:sz="0" w:space="0" w:color="auto"/>
              </w:divBdr>
            </w:div>
            <w:div w:id="2128424442">
              <w:marLeft w:val="0"/>
              <w:marRight w:val="0"/>
              <w:marTop w:val="0"/>
              <w:marBottom w:val="0"/>
              <w:divBdr>
                <w:top w:val="none" w:sz="0" w:space="0" w:color="auto"/>
                <w:left w:val="none" w:sz="0" w:space="0" w:color="auto"/>
                <w:bottom w:val="none" w:sz="0" w:space="0" w:color="auto"/>
                <w:right w:val="none" w:sz="0" w:space="0" w:color="auto"/>
              </w:divBdr>
            </w:div>
            <w:div w:id="2130658987">
              <w:marLeft w:val="0"/>
              <w:marRight w:val="0"/>
              <w:marTop w:val="0"/>
              <w:marBottom w:val="0"/>
              <w:divBdr>
                <w:top w:val="none" w:sz="0" w:space="0" w:color="auto"/>
                <w:left w:val="none" w:sz="0" w:space="0" w:color="auto"/>
                <w:bottom w:val="none" w:sz="0" w:space="0" w:color="auto"/>
                <w:right w:val="none" w:sz="0" w:space="0" w:color="auto"/>
              </w:divBdr>
            </w:div>
            <w:div w:id="21377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4930">
      <w:bodyDiv w:val="1"/>
      <w:marLeft w:val="0"/>
      <w:marRight w:val="0"/>
      <w:marTop w:val="0"/>
      <w:marBottom w:val="0"/>
      <w:divBdr>
        <w:top w:val="none" w:sz="0" w:space="0" w:color="auto"/>
        <w:left w:val="none" w:sz="0" w:space="0" w:color="auto"/>
        <w:bottom w:val="none" w:sz="0" w:space="0" w:color="auto"/>
        <w:right w:val="none" w:sz="0" w:space="0" w:color="auto"/>
      </w:divBdr>
    </w:div>
    <w:div w:id="778837598">
      <w:bodyDiv w:val="1"/>
      <w:marLeft w:val="0"/>
      <w:marRight w:val="0"/>
      <w:marTop w:val="0"/>
      <w:marBottom w:val="0"/>
      <w:divBdr>
        <w:top w:val="none" w:sz="0" w:space="0" w:color="auto"/>
        <w:left w:val="none" w:sz="0" w:space="0" w:color="auto"/>
        <w:bottom w:val="none" w:sz="0" w:space="0" w:color="auto"/>
        <w:right w:val="none" w:sz="0" w:space="0" w:color="auto"/>
      </w:divBdr>
    </w:div>
    <w:div w:id="781455411">
      <w:bodyDiv w:val="1"/>
      <w:marLeft w:val="0"/>
      <w:marRight w:val="0"/>
      <w:marTop w:val="0"/>
      <w:marBottom w:val="0"/>
      <w:divBdr>
        <w:top w:val="none" w:sz="0" w:space="0" w:color="auto"/>
        <w:left w:val="none" w:sz="0" w:space="0" w:color="auto"/>
        <w:bottom w:val="none" w:sz="0" w:space="0" w:color="auto"/>
        <w:right w:val="none" w:sz="0" w:space="0" w:color="auto"/>
      </w:divBdr>
    </w:div>
    <w:div w:id="793905633">
      <w:bodyDiv w:val="1"/>
      <w:marLeft w:val="0"/>
      <w:marRight w:val="0"/>
      <w:marTop w:val="0"/>
      <w:marBottom w:val="0"/>
      <w:divBdr>
        <w:top w:val="none" w:sz="0" w:space="0" w:color="auto"/>
        <w:left w:val="none" w:sz="0" w:space="0" w:color="auto"/>
        <w:bottom w:val="none" w:sz="0" w:space="0" w:color="auto"/>
        <w:right w:val="none" w:sz="0" w:space="0" w:color="auto"/>
      </w:divBdr>
    </w:div>
    <w:div w:id="797796901">
      <w:bodyDiv w:val="1"/>
      <w:marLeft w:val="0"/>
      <w:marRight w:val="0"/>
      <w:marTop w:val="0"/>
      <w:marBottom w:val="0"/>
      <w:divBdr>
        <w:top w:val="none" w:sz="0" w:space="0" w:color="auto"/>
        <w:left w:val="none" w:sz="0" w:space="0" w:color="auto"/>
        <w:bottom w:val="none" w:sz="0" w:space="0" w:color="auto"/>
        <w:right w:val="none" w:sz="0" w:space="0" w:color="auto"/>
      </w:divBdr>
    </w:div>
    <w:div w:id="814182526">
      <w:bodyDiv w:val="1"/>
      <w:marLeft w:val="0"/>
      <w:marRight w:val="0"/>
      <w:marTop w:val="0"/>
      <w:marBottom w:val="0"/>
      <w:divBdr>
        <w:top w:val="none" w:sz="0" w:space="0" w:color="auto"/>
        <w:left w:val="none" w:sz="0" w:space="0" w:color="auto"/>
        <w:bottom w:val="none" w:sz="0" w:space="0" w:color="auto"/>
        <w:right w:val="none" w:sz="0" w:space="0" w:color="auto"/>
      </w:divBdr>
    </w:div>
    <w:div w:id="816651471">
      <w:bodyDiv w:val="1"/>
      <w:marLeft w:val="0"/>
      <w:marRight w:val="0"/>
      <w:marTop w:val="0"/>
      <w:marBottom w:val="0"/>
      <w:divBdr>
        <w:top w:val="none" w:sz="0" w:space="0" w:color="auto"/>
        <w:left w:val="none" w:sz="0" w:space="0" w:color="auto"/>
        <w:bottom w:val="none" w:sz="0" w:space="0" w:color="auto"/>
        <w:right w:val="none" w:sz="0" w:space="0" w:color="auto"/>
      </w:divBdr>
    </w:div>
    <w:div w:id="823357316">
      <w:bodyDiv w:val="1"/>
      <w:marLeft w:val="0"/>
      <w:marRight w:val="0"/>
      <w:marTop w:val="0"/>
      <w:marBottom w:val="0"/>
      <w:divBdr>
        <w:top w:val="none" w:sz="0" w:space="0" w:color="auto"/>
        <w:left w:val="none" w:sz="0" w:space="0" w:color="auto"/>
        <w:bottom w:val="none" w:sz="0" w:space="0" w:color="auto"/>
        <w:right w:val="none" w:sz="0" w:space="0" w:color="auto"/>
      </w:divBdr>
    </w:div>
    <w:div w:id="844705360">
      <w:bodyDiv w:val="1"/>
      <w:marLeft w:val="0"/>
      <w:marRight w:val="0"/>
      <w:marTop w:val="0"/>
      <w:marBottom w:val="0"/>
      <w:divBdr>
        <w:top w:val="none" w:sz="0" w:space="0" w:color="auto"/>
        <w:left w:val="none" w:sz="0" w:space="0" w:color="auto"/>
        <w:bottom w:val="none" w:sz="0" w:space="0" w:color="auto"/>
        <w:right w:val="none" w:sz="0" w:space="0" w:color="auto"/>
      </w:divBdr>
    </w:div>
    <w:div w:id="852114744">
      <w:bodyDiv w:val="1"/>
      <w:marLeft w:val="0"/>
      <w:marRight w:val="0"/>
      <w:marTop w:val="0"/>
      <w:marBottom w:val="0"/>
      <w:divBdr>
        <w:top w:val="none" w:sz="0" w:space="0" w:color="auto"/>
        <w:left w:val="none" w:sz="0" w:space="0" w:color="auto"/>
        <w:bottom w:val="none" w:sz="0" w:space="0" w:color="auto"/>
        <w:right w:val="none" w:sz="0" w:space="0" w:color="auto"/>
      </w:divBdr>
    </w:div>
    <w:div w:id="872573408">
      <w:bodyDiv w:val="1"/>
      <w:marLeft w:val="0"/>
      <w:marRight w:val="0"/>
      <w:marTop w:val="0"/>
      <w:marBottom w:val="0"/>
      <w:divBdr>
        <w:top w:val="none" w:sz="0" w:space="0" w:color="auto"/>
        <w:left w:val="none" w:sz="0" w:space="0" w:color="auto"/>
        <w:bottom w:val="none" w:sz="0" w:space="0" w:color="auto"/>
        <w:right w:val="none" w:sz="0" w:space="0" w:color="auto"/>
      </w:divBdr>
    </w:div>
    <w:div w:id="886139247">
      <w:bodyDiv w:val="1"/>
      <w:marLeft w:val="0"/>
      <w:marRight w:val="0"/>
      <w:marTop w:val="0"/>
      <w:marBottom w:val="0"/>
      <w:divBdr>
        <w:top w:val="none" w:sz="0" w:space="0" w:color="auto"/>
        <w:left w:val="none" w:sz="0" w:space="0" w:color="auto"/>
        <w:bottom w:val="none" w:sz="0" w:space="0" w:color="auto"/>
        <w:right w:val="none" w:sz="0" w:space="0" w:color="auto"/>
      </w:divBdr>
    </w:div>
    <w:div w:id="889420938">
      <w:bodyDiv w:val="1"/>
      <w:marLeft w:val="0"/>
      <w:marRight w:val="0"/>
      <w:marTop w:val="0"/>
      <w:marBottom w:val="0"/>
      <w:divBdr>
        <w:top w:val="none" w:sz="0" w:space="0" w:color="auto"/>
        <w:left w:val="none" w:sz="0" w:space="0" w:color="auto"/>
        <w:bottom w:val="none" w:sz="0" w:space="0" w:color="auto"/>
        <w:right w:val="none" w:sz="0" w:space="0" w:color="auto"/>
      </w:divBdr>
      <w:divsChild>
        <w:div w:id="436946640">
          <w:marLeft w:val="0"/>
          <w:marRight w:val="0"/>
          <w:marTop w:val="0"/>
          <w:marBottom w:val="0"/>
          <w:divBdr>
            <w:top w:val="none" w:sz="0" w:space="0" w:color="auto"/>
            <w:left w:val="none" w:sz="0" w:space="0" w:color="auto"/>
            <w:bottom w:val="none" w:sz="0" w:space="0" w:color="auto"/>
            <w:right w:val="none" w:sz="0" w:space="0" w:color="auto"/>
          </w:divBdr>
          <w:divsChild>
            <w:div w:id="8220745">
              <w:marLeft w:val="0"/>
              <w:marRight w:val="0"/>
              <w:marTop w:val="0"/>
              <w:marBottom w:val="0"/>
              <w:divBdr>
                <w:top w:val="none" w:sz="0" w:space="0" w:color="auto"/>
                <w:left w:val="none" w:sz="0" w:space="0" w:color="auto"/>
                <w:bottom w:val="none" w:sz="0" w:space="0" w:color="auto"/>
                <w:right w:val="none" w:sz="0" w:space="0" w:color="auto"/>
              </w:divBdr>
            </w:div>
            <w:div w:id="13925759">
              <w:marLeft w:val="0"/>
              <w:marRight w:val="0"/>
              <w:marTop w:val="0"/>
              <w:marBottom w:val="0"/>
              <w:divBdr>
                <w:top w:val="none" w:sz="0" w:space="0" w:color="auto"/>
                <w:left w:val="none" w:sz="0" w:space="0" w:color="auto"/>
                <w:bottom w:val="none" w:sz="0" w:space="0" w:color="auto"/>
                <w:right w:val="none" w:sz="0" w:space="0" w:color="auto"/>
              </w:divBdr>
            </w:div>
            <w:div w:id="21246570">
              <w:marLeft w:val="0"/>
              <w:marRight w:val="0"/>
              <w:marTop w:val="0"/>
              <w:marBottom w:val="0"/>
              <w:divBdr>
                <w:top w:val="none" w:sz="0" w:space="0" w:color="auto"/>
                <w:left w:val="none" w:sz="0" w:space="0" w:color="auto"/>
                <w:bottom w:val="none" w:sz="0" w:space="0" w:color="auto"/>
                <w:right w:val="none" w:sz="0" w:space="0" w:color="auto"/>
              </w:divBdr>
            </w:div>
            <w:div w:id="21786269">
              <w:marLeft w:val="0"/>
              <w:marRight w:val="0"/>
              <w:marTop w:val="0"/>
              <w:marBottom w:val="0"/>
              <w:divBdr>
                <w:top w:val="none" w:sz="0" w:space="0" w:color="auto"/>
                <w:left w:val="none" w:sz="0" w:space="0" w:color="auto"/>
                <w:bottom w:val="none" w:sz="0" w:space="0" w:color="auto"/>
                <w:right w:val="none" w:sz="0" w:space="0" w:color="auto"/>
              </w:divBdr>
            </w:div>
            <w:div w:id="24790170">
              <w:marLeft w:val="0"/>
              <w:marRight w:val="0"/>
              <w:marTop w:val="0"/>
              <w:marBottom w:val="0"/>
              <w:divBdr>
                <w:top w:val="none" w:sz="0" w:space="0" w:color="auto"/>
                <w:left w:val="none" w:sz="0" w:space="0" w:color="auto"/>
                <w:bottom w:val="none" w:sz="0" w:space="0" w:color="auto"/>
                <w:right w:val="none" w:sz="0" w:space="0" w:color="auto"/>
              </w:divBdr>
            </w:div>
            <w:div w:id="31074539">
              <w:marLeft w:val="0"/>
              <w:marRight w:val="0"/>
              <w:marTop w:val="0"/>
              <w:marBottom w:val="0"/>
              <w:divBdr>
                <w:top w:val="none" w:sz="0" w:space="0" w:color="auto"/>
                <w:left w:val="none" w:sz="0" w:space="0" w:color="auto"/>
                <w:bottom w:val="none" w:sz="0" w:space="0" w:color="auto"/>
                <w:right w:val="none" w:sz="0" w:space="0" w:color="auto"/>
              </w:divBdr>
            </w:div>
            <w:div w:id="32661724">
              <w:marLeft w:val="0"/>
              <w:marRight w:val="0"/>
              <w:marTop w:val="0"/>
              <w:marBottom w:val="0"/>
              <w:divBdr>
                <w:top w:val="none" w:sz="0" w:space="0" w:color="auto"/>
                <w:left w:val="none" w:sz="0" w:space="0" w:color="auto"/>
                <w:bottom w:val="none" w:sz="0" w:space="0" w:color="auto"/>
                <w:right w:val="none" w:sz="0" w:space="0" w:color="auto"/>
              </w:divBdr>
            </w:div>
            <w:div w:id="33971327">
              <w:marLeft w:val="0"/>
              <w:marRight w:val="0"/>
              <w:marTop w:val="0"/>
              <w:marBottom w:val="0"/>
              <w:divBdr>
                <w:top w:val="none" w:sz="0" w:space="0" w:color="auto"/>
                <w:left w:val="none" w:sz="0" w:space="0" w:color="auto"/>
                <w:bottom w:val="none" w:sz="0" w:space="0" w:color="auto"/>
                <w:right w:val="none" w:sz="0" w:space="0" w:color="auto"/>
              </w:divBdr>
            </w:div>
            <w:div w:id="38942851">
              <w:marLeft w:val="0"/>
              <w:marRight w:val="0"/>
              <w:marTop w:val="0"/>
              <w:marBottom w:val="0"/>
              <w:divBdr>
                <w:top w:val="none" w:sz="0" w:space="0" w:color="auto"/>
                <w:left w:val="none" w:sz="0" w:space="0" w:color="auto"/>
                <w:bottom w:val="none" w:sz="0" w:space="0" w:color="auto"/>
                <w:right w:val="none" w:sz="0" w:space="0" w:color="auto"/>
              </w:divBdr>
            </w:div>
            <w:div w:id="41712776">
              <w:marLeft w:val="0"/>
              <w:marRight w:val="0"/>
              <w:marTop w:val="0"/>
              <w:marBottom w:val="0"/>
              <w:divBdr>
                <w:top w:val="none" w:sz="0" w:space="0" w:color="auto"/>
                <w:left w:val="none" w:sz="0" w:space="0" w:color="auto"/>
                <w:bottom w:val="none" w:sz="0" w:space="0" w:color="auto"/>
                <w:right w:val="none" w:sz="0" w:space="0" w:color="auto"/>
              </w:divBdr>
            </w:div>
            <w:div w:id="49616712">
              <w:marLeft w:val="0"/>
              <w:marRight w:val="0"/>
              <w:marTop w:val="0"/>
              <w:marBottom w:val="0"/>
              <w:divBdr>
                <w:top w:val="none" w:sz="0" w:space="0" w:color="auto"/>
                <w:left w:val="none" w:sz="0" w:space="0" w:color="auto"/>
                <w:bottom w:val="none" w:sz="0" w:space="0" w:color="auto"/>
                <w:right w:val="none" w:sz="0" w:space="0" w:color="auto"/>
              </w:divBdr>
            </w:div>
            <w:div w:id="53090611">
              <w:marLeft w:val="0"/>
              <w:marRight w:val="0"/>
              <w:marTop w:val="0"/>
              <w:marBottom w:val="0"/>
              <w:divBdr>
                <w:top w:val="none" w:sz="0" w:space="0" w:color="auto"/>
                <w:left w:val="none" w:sz="0" w:space="0" w:color="auto"/>
                <w:bottom w:val="none" w:sz="0" w:space="0" w:color="auto"/>
                <w:right w:val="none" w:sz="0" w:space="0" w:color="auto"/>
              </w:divBdr>
            </w:div>
            <w:div w:id="69355295">
              <w:marLeft w:val="0"/>
              <w:marRight w:val="0"/>
              <w:marTop w:val="0"/>
              <w:marBottom w:val="0"/>
              <w:divBdr>
                <w:top w:val="none" w:sz="0" w:space="0" w:color="auto"/>
                <w:left w:val="none" w:sz="0" w:space="0" w:color="auto"/>
                <w:bottom w:val="none" w:sz="0" w:space="0" w:color="auto"/>
                <w:right w:val="none" w:sz="0" w:space="0" w:color="auto"/>
              </w:divBdr>
            </w:div>
            <w:div w:id="88084453">
              <w:marLeft w:val="0"/>
              <w:marRight w:val="0"/>
              <w:marTop w:val="0"/>
              <w:marBottom w:val="0"/>
              <w:divBdr>
                <w:top w:val="none" w:sz="0" w:space="0" w:color="auto"/>
                <w:left w:val="none" w:sz="0" w:space="0" w:color="auto"/>
                <w:bottom w:val="none" w:sz="0" w:space="0" w:color="auto"/>
                <w:right w:val="none" w:sz="0" w:space="0" w:color="auto"/>
              </w:divBdr>
            </w:div>
            <w:div w:id="90395793">
              <w:marLeft w:val="0"/>
              <w:marRight w:val="0"/>
              <w:marTop w:val="0"/>
              <w:marBottom w:val="0"/>
              <w:divBdr>
                <w:top w:val="none" w:sz="0" w:space="0" w:color="auto"/>
                <w:left w:val="none" w:sz="0" w:space="0" w:color="auto"/>
                <w:bottom w:val="none" w:sz="0" w:space="0" w:color="auto"/>
                <w:right w:val="none" w:sz="0" w:space="0" w:color="auto"/>
              </w:divBdr>
            </w:div>
            <w:div w:id="98374164">
              <w:marLeft w:val="0"/>
              <w:marRight w:val="0"/>
              <w:marTop w:val="0"/>
              <w:marBottom w:val="0"/>
              <w:divBdr>
                <w:top w:val="none" w:sz="0" w:space="0" w:color="auto"/>
                <w:left w:val="none" w:sz="0" w:space="0" w:color="auto"/>
                <w:bottom w:val="none" w:sz="0" w:space="0" w:color="auto"/>
                <w:right w:val="none" w:sz="0" w:space="0" w:color="auto"/>
              </w:divBdr>
            </w:div>
            <w:div w:id="98985345">
              <w:marLeft w:val="0"/>
              <w:marRight w:val="0"/>
              <w:marTop w:val="0"/>
              <w:marBottom w:val="0"/>
              <w:divBdr>
                <w:top w:val="none" w:sz="0" w:space="0" w:color="auto"/>
                <w:left w:val="none" w:sz="0" w:space="0" w:color="auto"/>
                <w:bottom w:val="none" w:sz="0" w:space="0" w:color="auto"/>
                <w:right w:val="none" w:sz="0" w:space="0" w:color="auto"/>
              </w:divBdr>
            </w:div>
            <w:div w:id="99300322">
              <w:marLeft w:val="0"/>
              <w:marRight w:val="0"/>
              <w:marTop w:val="0"/>
              <w:marBottom w:val="0"/>
              <w:divBdr>
                <w:top w:val="none" w:sz="0" w:space="0" w:color="auto"/>
                <w:left w:val="none" w:sz="0" w:space="0" w:color="auto"/>
                <w:bottom w:val="none" w:sz="0" w:space="0" w:color="auto"/>
                <w:right w:val="none" w:sz="0" w:space="0" w:color="auto"/>
              </w:divBdr>
            </w:div>
            <w:div w:id="100343190">
              <w:marLeft w:val="0"/>
              <w:marRight w:val="0"/>
              <w:marTop w:val="0"/>
              <w:marBottom w:val="0"/>
              <w:divBdr>
                <w:top w:val="none" w:sz="0" w:space="0" w:color="auto"/>
                <w:left w:val="none" w:sz="0" w:space="0" w:color="auto"/>
                <w:bottom w:val="none" w:sz="0" w:space="0" w:color="auto"/>
                <w:right w:val="none" w:sz="0" w:space="0" w:color="auto"/>
              </w:divBdr>
            </w:div>
            <w:div w:id="102193261">
              <w:marLeft w:val="0"/>
              <w:marRight w:val="0"/>
              <w:marTop w:val="0"/>
              <w:marBottom w:val="0"/>
              <w:divBdr>
                <w:top w:val="none" w:sz="0" w:space="0" w:color="auto"/>
                <w:left w:val="none" w:sz="0" w:space="0" w:color="auto"/>
                <w:bottom w:val="none" w:sz="0" w:space="0" w:color="auto"/>
                <w:right w:val="none" w:sz="0" w:space="0" w:color="auto"/>
              </w:divBdr>
            </w:div>
            <w:div w:id="110129582">
              <w:marLeft w:val="0"/>
              <w:marRight w:val="0"/>
              <w:marTop w:val="0"/>
              <w:marBottom w:val="0"/>
              <w:divBdr>
                <w:top w:val="none" w:sz="0" w:space="0" w:color="auto"/>
                <w:left w:val="none" w:sz="0" w:space="0" w:color="auto"/>
                <w:bottom w:val="none" w:sz="0" w:space="0" w:color="auto"/>
                <w:right w:val="none" w:sz="0" w:space="0" w:color="auto"/>
              </w:divBdr>
            </w:div>
            <w:div w:id="115174220">
              <w:marLeft w:val="0"/>
              <w:marRight w:val="0"/>
              <w:marTop w:val="0"/>
              <w:marBottom w:val="0"/>
              <w:divBdr>
                <w:top w:val="none" w:sz="0" w:space="0" w:color="auto"/>
                <w:left w:val="none" w:sz="0" w:space="0" w:color="auto"/>
                <w:bottom w:val="none" w:sz="0" w:space="0" w:color="auto"/>
                <w:right w:val="none" w:sz="0" w:space="0" w:color="auto"/>
              </w:divBdr>
            </w:div>
            <w:div w:id="119568183">
              <w:marLeft w:val="0"/>
              <w:marRight w:val="0"/>
              <w:marTop w:val="0"/>
              <w:marBottom w:val="0"/>
              <w:divBdr>
                <w:top w:val="none" w:sz="0" w:space="0" w:color="auto"/>
                <w:left w:val="none" w:sz="0" w:space="0" w:color="auto"/>
                <w:bottom w:val="none" w:sz="0" w:space="0" w:color="auto"/>
                <w:right w:val="none" w:sz="0" w:space="0" w:color="auto"/>
              </w:divBdr>
            </w:div>
            <w:div w:id="135996743">
              <w:marLeft w:val="0"/>
              <w:marRight w:val="0"/>
              <w:marTop w:val="0"/>
              <w:marBottom w:val="0"/>
              <w:divBdr>
                <w:top w:val="none" w:sz="0" w:space="0" w:color="auto"/>
                <w:left w:val="none" w:sz="0" w:space="0" w:color="auto"/>
                <w:bottom w:val="none" w:sz="0" w:space="0" w:color="auto"/>
                <w:right w:val="none" w:sz="0" w:space="0" w:color="auto"/>
              </w:divBdr>
            </w:div>
            <w:div w:id="153763446">
              <w:marLeft w:val="0"/>
              <w:marRight w:val="0"/>
              <w:marTop w:val="0"/>
              <w:marBottom w:val="0"/>
              <w:divBdr>
                <w:top w:val="none" w:sz="0" w:space="0" w:color="auto"/>
                <w:left w:val="none" w:sz="0" w:space="0" w:color="auto"/>
                <w:bottom w:val="none" w:sz="0" w:space="0" w:color="auto"/>
                <w:right w:val="none" w:sz="0" w:space="0" w:color="auto"/>
              </w:divBdr>
            </w:div>
            <w:div w:id="155386031">
              <w:marLeft w:val="0"/>
              <w:marRight w:val="0"/>
              <w:marTop w:val="0"/>
              <w:marBottom w:val="0"/>
              <w:divBdr>
                <w:top w:val="none" w:sz="0" w:space="0" w:color="auto"/>
                <w:left w:val="none" w:sz="0" w:space="0" w:color="auto"/>
                <w:bottom w:val="none" w:sz="0" w:space="0" w:color="auto"/>
                <w:right w:val="none" w:sz="0" w:space="0" w:color="auto"/>
              </w:divBdr>
            </w:div>
            <w:div w:id="157767614">
              <w:marLeft w:val="0"/>
              <w:marRight w:val="0"/>
              <w:marTop w:val="0"/>
              <w:marBottom w:val="0"/>
              <w:divBdr>
                <w:top w:val="none" w:sz="0" w:space="0" w:color="auto"/>
                <w:left w:val="none" w:sz="0" w:space="0" w:color="auto"/>
                <w:bottom w:val="none" w:sz="0" w:space="0" w:color="auto"/>
                <w:right w:val="none" w:sz="0" w:space="0" w:color="auto"/>
              </w:divBdr>
            </w:div>
            <w:div w:id="166671849">
              <w:marLeft w:val="0"/>
              <w:marRight w:val="0"/>
              <w:marTop w:val="0"/>
              <w:marBottom w:val="0"/>
              <w:divBdr>
                <w:top w:val="none" w:sz="0" w:space="0" w:color="auto"/>
                <w:left w:val="none" w:sz="0" w:space="0" w:color="auto"/>
                <w:bottom w:val="none" w:sz="0" w:space="0" w:color="auto"/>
                <w:right w:val="none" w:sz="0" w:space="0" w:color="auto"/>
              </w:divBdr>
            </w:div>
            <w:div w:id="182860935">
              <w:marLeft w:val="0"/>
              <w:marRight w:val="0"/>
              <w:marTop w:val="0"/>
              <w:marBottom w:val="0"/>
              <w:divBdr>
                <w:top w:val="none" w:sz="0" w:space="0" w:color="auto"/>
                <w:left w:val="none" w:sz="0" w:space="0" w:color="auto"/>
                <w:bottom w:val="none" w:sz="0" w:space="0" w:color="auto"/>
                <w:right w:val="none" w:sz="0" w:space="0" w:color="auto"/>
              </w:divBdr>
            </w:div>
            <w:div w:id="190148992">
              <w:marLeft w:val="0"/>
              <w:marRight w:val="0"/>
              <w:marTop w:val="0"/>
              <w:marBottom w:val="0"/>
              <w:divBdr>
                <w:top w:val="none" w:sz="0" w:space="0" w:color="auto"/>
                <w:left w:val="none" w:sz="0" w:space="0" w:color="auto"/>
                <w:bottom w:val="none" w:sz="0" w:space="0" w:color="auto"/>
                <w:right w:val="none" w:sz="0" w:space="0" w:color="auto"/>
              </w:divBdr>
            </w:div>
            <w:div w:id="190531638">
              <w:marLeft w:val="0"/>
              <w:marRight w:val="0"/>
              <w:marTop w:val="0"/>
              <w:marBottom w:val="0"/>
              <w:divBdr>
                <w:top w:val="none" w:sz="0" w:space="0" w:color="auto"/>
                <w:left w:val="none" w:sz="0" w:space="0" w:color="auto"/>
                <w:bottom w:val="none" w:sz="0" w:space="0" w:color="auto"/>
                <w:right w:val="none" w:sz="0" w:space="0" w:color="auto"/>
              </w:divBdr>
            </w:div>
            <w:div w:id="191312091">
              <w:marLeft w:val="0"/>
              <w:marRight w:val="0"/>
              <w:marTop w:val="0"/>
              <w:marBottom w:val="0"/>
              <w:divBdr>
                <w:top w:val="none" w:sz="0" w:space="0" w:color="auto"/>
                <w:left w:val="none" w:sz="0" w:space="0" w:color="auto"/>
                <w:bottom w:val="none" w:sz="0" w:space="0" w:color="auto"/>
                <w:right w:val="none" w:sz="0" w:space="0" w:color="auto"/>
              </w:divBdr>
            </w:div>
            <w:div w:id="194735952">
              <w:marLeft w:val="0"/>
              <w:marRight w:val="0"/>
              <w:marTop w:val="0"/>
              <w:marBottom w:val="0"/>
              <w:divBdr>
                <w:top w:val="none" w:sz="0" w:space="0" w:color="auto"/>
                <w:left w:val="none" w:sz="0" w:space="0" w:color="auto"/>
                <w:bottom w:val="none" w:sz="0" w:space="0" w:color="auto"/>
                <w:right w:val="none" w:sz="0" w:space="0" w:color="auto"/>
              </w:divBdr>
            </w:div>
            <w:div w:id="203442819">
              <w:marLeft w:val="0"/>
              <w:marRight w:val="0"/>
              <w:marTop w:val="0"/>
              <w:marBottom w:val="0"/>
              <w:divBdr>
                <w:top w:val="none" w:sz="0" w:space="0" w:color="auto"/>
                <w:left w:val="none" w:sz="0" w:space="0" w:color="auto"/>
                <w:bottom w:val="none" w:sz="0" w:space="0" w:color="auto"/>
                <w:right w:val="none" w:sz="0" w:space="0" w:color="auto"/>
              </w:divBdr>
            </w:div>
            <w:div w:id="209727483">
              <w:marLeft w:val="0"/>
              <w:marRight w:val="0"/>
              <w:marTop w:val="0"/>
              <w:marBottom w:val="0"/>
              <w:divBdr>
                <w:top w:val="none" w:sz="0" w:space="0" w:color="auto"/>
                <w:left w:val="none" w:sz="0" w:space="0" w:color="auto"/>
                <w:bottom w:val="none" w:sz="0" w:space="0" w:color="auto"/>
                <w:right w:val="none" w:sz="0" w:space="0" w:color="auto"/>
              </w:divBdr>
            </w:div>
            <w:div w:id="223566823">
              <w:marLeft w:val="0"/>
              <w:marRight w:val="0"/>
              <w:marTop w:val="0"/>
              <w:marBottom w:val="0"/>
              <w:divBdr>
                <w:top w:val="none" w:sz="0" w:space="0" w:color="auto"/>
                <w:left w:val="none" w:sz="0" w:space="0" w:color="auto"/>
                <w:bottom w:val="none" w:sz="0" w:space="0" w:color="auto"/>
                <w:right w:val="none" w:sz="0" w:space="0" w:color="auto"/>
              </w:divBdr>
            </w:div>
            <w:div w:id="225337127">
              <w:marLeft w:val="0"/>
              <w:marRight w:val="0"/>
              <w:marTop w:val="0"/>
              <w:marBottom w:val="0"/>
              <w:divBdr>
                <w:top w:val="none" w:sz="0" w:space="0" w:color="auto"/>
                <w:left w:val="none" w:sz="0" w:space="0" w:color="auto"/>
                <w:bottom w:val="none" w:sz="0" w:space="0" w:color="auto"/>
                <w:right w:val="none" w:sz="0" w:space="0" w:color="auto"/>
              </w:divBdr>
            </w:div>
            <w:div w:id="226499031">
              <w:marLeft w:val="0"/>
              <w:marRight w:val="0"/>
              <w:marTop w:val="0"/>
              <w:marBottom w:val="0"/>
              <w:divBdr>
                <w:top w:val="none" w:sz="0" w:space="0" w:color="auto"/>
                <w:left w:val="none" w:sz="0" w:space="0" w:color="auto"/>
                <w:bottom w:val="none" w:sz="0" w:space="0" w:color="auto"/>
                <w:right w:val="none" w:sz="0" w:space="0" w:color="auto"/>
              </w:divBdr>
            </w:div>
            <w:div w:id="250428883">
              <w:marLeft w:val="0"/>
              <w:marRight w:val="0"/>
              <w:marTop w:val="0"/>
              <w:marBottom w:val="0"/>
              <w:divBdr>
                <w:top w:val="none" w:sz="0" w:space="0" w:color="auto"/>
                <w:left w:val="none" w:sz="0" w:space="0" w:color="auto"/>
                <w:bottom w:val="none" w:sz="0" w:space="0" w:color="auto"/>
                <w:right w:val="none" w:sz="0" w:space="0" w:color="auto"/>
              </w:divBdr>
            </w:div>
            <w:div w:id="269550549">
              <w:marLeft w:val="0"/>
              <w:marRight w:val="0"/>
              <w:marTop w:val="0"/>
              <w:marBottom w:val="0"/>
              <w:divBdr>
                <w:top w:val="none" w:sz="0" w:space="0" w:color="auto"/>
                <w:left w:val="none" w:sz="0" w:space="0" w:color="auto"/>
                <w:bottom w:val="none" w:sz="0" w:space="0" w:color="auto"/>
                <w:right w:val="none" w:sz="0" w:space="0" w:color="auto"/>
              </w:divBdr>
            </w:div>
            <w:div w:id="273636311">
              <w:marLeft w:val="0"/>
              <w:marRight w:val="0"/>
              <w:marTop w:val="0"/>
              <w:marBottom w:val="0"/>
              <w:divBdr>
                <w:top w:val="none" w:sz="0" w:space="0" w:color="auto"/>
                <w:left w:val="none" w:sz="0" w:space="0" w:color="auto"/>
                <w:bottom w:val="none" w:sz="0" w:space="0" w:color="auto"/>
                <w:right w:val="none" w:sz="0" w:space="0" w:color="auto"/>
              </w:divBdr>
            </w:div>
            <w:div w:id="285504760">
              <w:marLeft w:val="0"/>
              <w:marRight w:val="0"/>
              <w:marTop w:val="0"/>
              <w:marBottom w:val="0"/>
              <w:divBdr>
                <w:top w:val="none" w:sz="0" w:space="0" w:color="auto"/>
                <w:left w:val="none" w:sz="0" w:space="0" w:color="auto"/>
                <w:bottom w:val="none" w:sz="0" w:space="0" w:color="auto"/>
                <w:right w:val="none" w:sz="0" w:space="0" w:color="auto"/>
              </w:divBdr>
            </w:div>
            <w:div w:id="286011264">
              <w:marLeft w:val="0"/>
              <w:marRight w:val="0"/>
              <w:marTop w:val="0"/>
              <w:marBottom w:val="0"/>
              <w:divBdr>
                <w:top w:val="none" w:sz="0" w:space="0" w:color="auto"/>
                <w:left w:val="none" w:sz="0" w:space="0" w:color="auto"/>
                <w:bottom w:val="none" w:sz="0" w:space="0" w:color="auto"/>
                <w:right w:val="none" w:sz="0" w:space="0" w:color="auto"/>
              </w:divBdr>
            </w:div>
            <w:div w:id="292978271">
              <w:marLeft w:val="0"/>
              <w:marRight w:val="0"/>
              <w:marTop w:val="0"/>
              <w:marBottom w:val="0"/>
              <w:divBdr>
                <w:top w:val="none" w:sz="0" w:space="0" w:color="auto"/>
                <w:left w:val="none" w:sz="0" w:space="0" w:color="auto"/>
                <w:bottom w:val="none" w:sz="0" w:space="0" w:color="auto"/>
                <w:right w:val="none" w:sz="0" w:space="0" w:color="auto"/>
              </w:divBdr>
            </w:div>
            <w:div w:id="295911041">
              <w:marLeft w:val="0"/>
              <w:marRight w:val="0"/>
              <w:marTop w:val="0"/>
              <w:marBottom w:val="0"/>
              <w:divBdr>
                <w:top w:val="none" w:sz="0" w:space="0" w:color="auto"/>
                <w:left w:val="none" w:sz="0" w:space="0" w:color="auto"/>
                <w:bottom w:val="none" w:sz="0" w:space="0" w:color="auto"/>
                <w:right w:val="none" w:sz="0" w:space="0" w:color="auto"/>
              </w:divBdr>
            </w:div>
            <w:div w:id="299654794">
              <w:marLeft w:val="0"/>
              <w:marRight w:val="0"/>
              <w:marTop w:val="0"/>
              <w:marBottom w:val="0"/>
              <w:divBdr>
                <w:top w:val="none" w:sz="0" w:space="0" w:color="auto"/>
                <w:left w:val="none" w:sz="0" w:space="0" w:color="auto"/>
                <w:bottom w:val="none" w:sz="0" w:space="0" w:color="auto"/>
                <w:right w:val="none" w:sz="0" w:space="0" w:color="auto"/>
              </w:divBdr>
            </w:div>
            <w:div w:id="302735760">
              <w:marLeft w:val="0"/>
              <w:marRight w:val="0"/>
              <w:marTop w:val="0"/>
              <w:marBottom w:val="0"/>
              <w:divBdr>
                <w:top w:val="none" w:sz="0" w:space="0" w:color="auto"/>
                <w:left w:val="none" w:sz="0" w:space="0" w:color="auto"/>
                <w:bottom w:val="none" w:sz="0" w:space="0" w:color="auto"/>
                <w:right w:val="none" w:sz="0" w:space="0" w:color="auto"/>
              </w:divBdr>
            </w:div>
            <w:div w:id="306709853">
              <w:marLeft w:val="0"/>
              <w:marRight w:val="0"/>
              <w:marTop w:val="0"/>
              <w:marBottom w:val="0"/>
              <w:divBdr>
                <w:top w:val="none" w:sz="0" w:space="0" w:color="auto"/>
                <w:left w:val="none" w:sz="0" w:space="0" w:color="auto"/>
                <w:bottom w:val="none" w:sz="0" w:space="0" w:color="auto"/>
                <w:right w:val="none" w:sz="0" w:space="0" w:color="auto"/>
              </w:divBdr>
            </w:div>
            <w:div w:id="334454802">
              <w:marLeft w:val="0"/>
              <w:marRight w:val="0"/>
              <w:marTop w:val="0"/>
              <w:marBottom w:val="0"/>
              <w:divBdr>
                <w:top w:val="none" w:sz="0" w:space="0" w:color="auto"/>
                <w:left w:val="none" w:sz="0" w:space="0" w:color="auto"/>
                <w:bottom w:val="none" w:sz="0" w:space="0" w:color="auto"/>
                <w:right w:val="none" w:sz="0" w:space="0" w:color="auto"/>
              </w:divBdr>
            </w:div>
            <w:div w:id="335426111">
              <w:marLeft w:val="0"/>
              <w:marRight w:val="0"/>
              <w:marTop w:val="0"/>
              <w:marBottom w:val="0"/>
              <w:divBdr>
                <w:top w:val="none" w:sz="0" w:space="0" w:color="auto"/>
                <w:left w:val="none" w:sz="0" w:space="0" w:color="auto"/>
                <w:bottom w:val="none" w:sz="0" w:space="0" w:color="auto"/>
                <w:right w:val="none" w:sz="0" w:space="0" w:color="auto"/>
              </w:divBdr>
            </w:div>
            <w:div w:id="342637202">
              <w:marLeft w:val="0"/>
              <w:marRight w:val="0"/>
              <w:marTop w:val="0"/>
              <w:marBottom w:val="0"/>
              <w:divBdr>
                <w:top w:val="none" w:sz="0" w:space="0" w:color="auto"/>
                <w:left w:val="none" w:sz="0" w:space="0" w:color="auto"/>
                <w:bottom w:val="none" w:sz="0" w:space="0" w:color="auto"/>
                <w:right w:val="none" w:sz="0" w:space="0" w:color="auto"/>
              </w:divBdr>
            </w:div>
            <w:div w:id="344787047">
              <w:marLeft w:val="0"/>
              <w:marRight w:val="0"/>
              <w:marTop w:val="0"/>
              <w:marBottom w:val="0"/>
              <w:divBdr>
                <w:top w:val="none" w:sz="0" w:space="0" w:color="auto"/>
                <w:left w:val="none" w:sz="0" w:space="0" w:color="auto"/>
                <w:bottom w:val="none" w:sz="0" w:space="0" w:color="auto"/>
                <w:right w:val="none" w:sz="0" w:space="0" w:color="auto"/>
              </w:divBdr>
            </w:div>
            <w:div w:id="345448953">
              <w:marLeft w:val="0"/>
              <w:marRight w:val="0"/>
              <w:marTop w:val="0"/>
              <w:marBottom w:val="0"/>
              <w:divBdr>
                <w:top w:val="none" w:sz="0" w:space="0" w:color="auto"/>
                <w:left w:val="none" w:sz="0" w:space="0" w:color="auto"/>
                <w:bottom w:val="none" w:sz="0" w:space="0" w:color="auto"/>
                <w:right w:val="none" w:sz="0" w:space="0" w:color="auto"/>
              </w:divBdr>
            </w:div>
            <w:div w:id="349331479">
              <w:marLeft w:val="0"/>
              <w:marRight w:val="0"/>
              <w:marTop w:val="0"/>
              <w:marBottom w:val="0"/>
              <w:divBdr>
                <w:top w:val="none" w:sz="0" w:space="0" w:color="auto"/>
                <w:left w:val="none" w:sz="0" w:space="0" w:color="auto"/>
                <w:bottom w:val="none" w:sz="0" w:space="0" w:color="auto"/>
                <w:right w:val="none" w:sz="0" w:space="0" w:color="auto"/>
              </w:divBdr>
            </w:div>
            <w:div w:id="350037891">
              <w:marLeft w:val="0"/>
              <w:marRight w:val="0"/>
              <w:marTop w:val="0"/>
              <w:marBottom w:val="0"/>
              <w:divBdr>
                <w:top w:val="none" w:sz="0" w:space="0" w:color="auto"/>
                <w:left w:val="none" w:sz="0" w:space="0" w:color="auto"/>
                <w:bottom w:val="none" w:sz="0" w:space="0" w:color="auto"/>
                <w:right w:val="none" w:sz="0" w:space="0" w:color="auto"/>
              </w:divBdr>
            </w:div>
            <w:div w:id="359673453">
              <w:marLeft w:val="0"/>
              <w:marRight w:val="0"/>
              <w:marTop w:val="0"/>
              <w:marBottom w:val="0"/>
              <w:divBdr>
                <w:top w:val="none" w:sz="0" w:space="0" w:color="auto"/>
                <w:left w:val="none" w:sz="0" w:space="0" w:color="auto"/>
                <w:bottom w:val="none" w:sz="0" w:space="0" w:color="auto"/>
                <w:right w:val="none" w:sz="0" w:space="0" w:color="auto"/>
              </w:divBdr>
            </w:div>
            <w:div w:id="369961121">
              <w:marLeft w:val="0"/>
              <w:marRight w:val="0"/>
              <w:marTop w:val="0"/>
              <w:marBottom w:val="0"/>
              <w:divBdr>
                <w:top w:val="none" w:sz="0" w:space="0" w:color="auto"/>
                <w:left w:val="none" w:sz="0" w:space="0" w:color="auto"/>
                <w:bottom w:val="none" w:sz="0" w:space="0" w:color="auto"/>
                <w:right w:val="none" w:sz="0" w:space="0" w:color="auto"/>
              </w:divBdr>
            </w:div>
            <w:div w:id="383989290">
              <w:marLeft w:val="0"/>
              <w:marRight w:val="0"/>
              <w:marTop w:val="0"/>
              <w:marBottom w:val="0"/>
              <w:divBdr>
                <w:top w:val="none" w:sz="0" w:space="0" w:color="auto"/>
                <w:left w:val="none" w:sz="0" w:space="0" w:color="auto"/>
                <w:bottom w:val="none" w:sz="0" w:space="0" w:color="auto"/>
                <w:right w:val="none" w:sz="0" w:space="0" w:color="auto"/>
              </w:divBdr>
            </w:div>
            <w:div w:id="397243321">
              <w:marLeft w:val="0"/>
              <w:marRight w:val="0"/>
              <w:marTop w:val="0"/>
              <w:marBottom w:val="0"/>
              <w:divBdr>
                <w:top w:val="none" w:sz="0" w:space="0" w:color="auto"/>
                <w:left w:val="none" w:sz="0" w:space="0" w:color="auto"/>
                <w:bottom w:val="none" w:sz="0" w:space="0" w:color="auto"/>
                <w:right w:val="none" w:sz="0" w:space="0" w:color="auto"/>
              </w:divBdr>
            </w:div>
            <w:div w:id="398941942">
              <w:marLeft w:val="0"/>
              <w:marRight w:val="0"/>
              <w:marTop w:val="0"/>
              <w:marBottom w:val="0"/>
              <w:divBdr>
                <w:top w:val="none" w:sz="0" w:space="0" w:color="auto"/>
                <w:left w:val="none" w:sz="0" w:space="0" w:color="auto"/>
                <w:bottom w:val="none" w:sz="0" w:space="0" w:color="auto"/>
                <w:right w:val="none" w:sz="0" w:space="0" w:color="auto"/>
              </w:divBdr>
            </w:div>
            <w:div w:id="402604469">
              <w:marLeft w:val="0"/>
              <w:marRight w:val="0"/>
              <w:marTop w:val="0"/>
              <w:marBottom w:val="0"/>
              <w:divBdr>
                <w:top w:val="none" w:sz="0" w:space="0" w:color="auto"/>
                <w:left w:val="none" w:sz="0" w:space="0" w:color="auto"/>
                <w:bottom w:val="none" w:sz="0" w:space="0" w:color="auto"/>
                <w:right w:val="none" w:sz="0" w:space="0" w:color="auto"/>
              </w:divBdr>
            </w:div>
            <w:div w:id="410586768">
              <w:marLeft w:val="0"/>
              <w:marRight w:val="0"/>
              <w:marTop w:val="0"/>
              <w:marBottom w:val="0"/>
              <w:divBdr>
                <w:top w:val="none" w:sz="0" w:space="0" w:color="auto"/>
                <w:left w:val="none" w:sz="0" w:space="0" w:color="auto"/>
                <w:bottom w:val="none" w:sz="0" w:space="0" w:color="auto"/>
                <w:right w:val="none" w:sz="0" w:space="0" w:color="auto"/>
              </w:divBdr>
            </w:div>
            <w:div w:id="420300360">
              <w:marLeft w:val="0"/>
              <w:marRight w:val="0"/>
              <w:marTop w:val="0"/>
              <w:marBottom w:val="0"/>
              <w:divBdr>
                <w:top w:val="none" w:sz="0" w:space="0" w:color="auto"/>
                <w:left w:val="none" w:sz="0" w:space="0" w:color="auto"/>
                <w:bottom w:val="none" w:sz="0" w:space="0" w:color="auto"/>
                <w:right w:val="none" w:sz="0" w:space="0" w:color="auto"/>
              </w:divBdr>
            </w:div>
            <w:div w:id="420415956">
              <w:marLeft w:val="0"/>
              <w:marRight w:val="0"/>
              <w:marTop w:val="0"/>
              <w:marBottom w:val="0"/>
              <w:divBdr>
                <w:top w:val="none" w:sz="0" w:space="0" w:color="auto"/>
                <w:left w:val="none" w:sz="0" w:space="0" w:color="auto"/>
                <w:bottom w:val="none" w:sz="0" w:space="0" w:color="auto"/>
                <w:right w:val="none" w:sz="0" w:space="0" w:color="auto"/>
              </w:divBdr>
            </w:div>
            <w:div w:id="437675120">
              <w:marLeft w:val="0"/>
              <w:marRight w:val="0"/>
              <w:marTop w:val="0"/>
              <w:marBottom w:val="0"/>
              <w:divBdr>
                <w:top w:val="none" w:sz="0" w:space="0" w:color="auto"/>
                <w:left w:val="none" w:sz="0" w:space="0" w:color="auto"/>
                <w:bottom w:val="none" w:sz="0" w:space="0" w:color="auto"/>
                <w:right w:val="none" w:sz="0" w:space="0" w:color="auto"/>
              </w:divBdr>
            </w:div>
            <w:div w:id="447939584">
              <w:marLeft w:val="0"/>
              <w:marRight w:val="0"/>
              <w:marTop w:val="0"/>
              <w:marBottom w:val="0"/>
              <w:divBdr>
                <w:top w:val="none" w:sz="0" w:space="0" w:color="auto"/>
                <w:left w:val="none" w:sz="0" w:space="0" w:color="auto"/>
                <w:bottom w:val="none" w:sz="0" w:space="0" w:color="auto"/>
                <w:right w:val="none" w:sz="0" w:space="0" w:color="auto"/>
              </w:divBdr>
            </w:div>
            <w:div w:id="450444447">
              <w:marLeft w:val="0"/>
              <w:marRight w:val="0"/>
              <w:marTop w:val="0"/>
              <w:marBottom w:val="0"/>
              <w:divBdr>
                <w:top w:val="none" w:sz="0" w:space="0" w:color="auto"/>
                <w:left w:val="none" w:sz="0" w:space="0" w:color="auto"/>
                <w:bottom w:val="none" w:sz="0" w:space="0" w:color="auto"/>
                <w:right w:val="none" w:sz="0" w:space="0" w:color="auto"/>
              </w:divBdr>
            </w:div>
            <w:div w:id="457264690">
              <w:marLeft w:val="0"/>
              <w:marRight w:val="0"/>
              <w:marTop w:val="0"/>
              <w:marBottom w:val="0"/>
              <w:divBdr>
                <w:top w:val="none" w:sz="0" w:space="0" w:color="auto"/>
                <w:left w:val="none" w:sz="0" w:space="0" w:color="auto"/>
                <w:bottom w:val="none" w:sz="0" w:space="0" w:color="auto"/>
                <w:right w:val="none" w:sz="0" w:space="0" w:color="auto"/>
              </w:divBdr>
            </w:div>
            <w:div w:id="463886299">
              <w:marLeft w:val="0"/>
              <w:marRight w:val="0"/>
              <w:marTop w:val="0"/>
              <w:marBottom w:val="0"/>
              <w:divBdr>
                <w:top w:val="none" w:sz="0" w:space="0" w:color="auto"/>
                <w:left w:val="none" w:sz="0" w:space="0" w:color="auto"/>
                <w:bottom w:val="none" w:sz="0" w:space="0" w:color="auto"/>
                <w:right w:val="none" w:sz="0" w:space="0" w:color="auto"/>
              </w:divBdr>
            </w:div>
            <w:div w:id="473792021">
              <w:marLeft w:val="0"/>
              <w:marRight w:val="0"/>
              <w:marTop w:val="0"/>
              <w:marBottom w:val="0"/>
              <w:divBdr>
                <w:top w:val="none" w:sz="0" w:space="0" w:color="auto"/>
                <w:left w:val="none" w:sz="0" w:space="0" w:color="auto"/>
                <w:bottom w:val="none" w:sz="0" w:space="0" w:color="auto"/>
                <w:right w:val="none" w:sz="0" w:space="0" w:color="auto"/>
              </w:divBdr>
            </w:div>
            <w:div w:id="476067936">
              <w:marLeft w:val="0"/>
              <w:marRight w:val="0"/>
              <w:marTop w:val="0"/>
              <w:marBottom w:val="0"/>
              <w:divBdr>
                <w:top w:val="none" w:sz="0" w:space="0" w:color="auto"/>
                <w:left w:val="none" w:sz="0" w:space="0" w:color="auto"/>
                <w:bottom w:val="none" w:sz="0" w:space="0" w:color="auto"/>
                <w:right w:val="none" w:sz="0" w:space="0" w:color="auto"/>
              </w:divBdr>
            </w:div>
            <w:div w:id="477647226">
              <w:marLeft w:val="0"/>
              <w:marRight w:val="0"/>
              <w:marTop w:val="0"/>
              <w:marBottom w:val="0"/>
              <w:divBdr>
                <w:top w:val="none" w:sz="0" w:space="0" w:color="auto"/>
                <w:left w:val="none" w:sz="0" w:space="0" w:color="auto"/>
                <w:bottom w:val="none" w:sz="0" w:space="0" w:color="auto"/>
                <w:right w:val="none" w:sz="0" w:space="0" w:color="auto"/>
              </w:divBdr>
            </w:div>
            <w:div w:id="478309471">
              <w:marLeft w:val="0"/>
              <w:marRight w:val="0"/>
              <w:marTop w:val="0"/>
              <w:marBottom w:val="0"/>
              <w:divBdr>
                <w:top w:val="none" w:sz="0" w:space="0" w:color="auto"/>
                <w:left w:val="none" w:sz="0" w:space="0" w:color="auto"/>
                <w:bottom w:val="none" w:sz="0" w:space="0" w:color="auto"/>
                <w:right w:val="none" w:sz="0" w:space="0" w:color="auto"/>
              </w:divBdr>
            </w:div>
            <w:div w:id="479343011">
              <w:marLeft w:val="0"/>
              <w:marRight w:val="0"/>
              <w:marTop w:val="0"/>
              <w:marBottom w:val="0"/>
              <w:divBdr>
                <w:top w:val="none" w:sz="0" w:space="0" w:color="auto"/>
                <w:left w:val="none" w:sz="0" w:space="0" w:color="auto"/>
                <w:bottom w:val="none" w:sz="0" w:space="0" w:color="auto"/>
                <w:right w:val="none" w:sz="0" w:space="0" w:color="auto"/>
              </w:divBdr>
            </w:div>
            <w:div w:id="482158592">
              <w:marLeft w:val="0"/>
              <w:marRight w:val="0"/>
              <w:marTop w:val="0"/>
              <w:marBottom w:val="0"/>
              <w:divBdr>
                <w:top w:val="none" w:sz="0" w:space="0" w:color="auto"/>
                <w:left w:val="none" w:sz="0" w:space="0" w:color="auto"/>
                <w:bottom w:val="none" w:sz="0" w:space="0" w:color="auto"/>
                <w:right w:val="none" w:sz="0" w:space="0" w:color="auto"/>
              </w:divBdr>
            </w:div>
            <w:div w:id="490101024">
              <w:marLeft w:val="0"/>
              <w:marRight w:val="0"/>
              <w:marTop w:val="0"/>
              <w:marBottom w:val="0"/>
              <w:divBdr>
                <w:top w:val="none" w:sz="0" w:space="0" w:color="auto"/>
                <w:left w:val="none" w:sz="0" w:space="0" w:color="auto"/>
                <w:bottom w:val="none" w:sz="0" w:space="0" w:color="auto"/>
                <w:right w:val="none" w:sz="0" w:space="0" w:color="auto"/>
              </w:divBdr>
            </w:div>
            <w:div w:id="490482719">
              <w:marLeft w:val="0"/>
              <w:marRight w:val="0"/>
              <w:marTop w:val="0"/>
              <w:marBottom w:val="0"/>
              <w:divBdr>
                <w:top w:val="none" w:sz="0" w:space="0" w:color="auto"/>
                <w:left w:val="none" w:sz="0" w:space="0" w:color="auto"/>
                <w:bottom w:val="none" w:sz="0" w:space="0" w:color="auto"/>
                <w:right w:val="none" w:sz="0" w:space="0" w:color="auto"/>
              </w:divBdr>
            </w:div>
            <w:div w:id="498621901">
              <w:marLeft w:val="0"/>
              <w:marRight w:val="0"/>
              <w:marTop w:val="0"/>
              <w:marBottom w:val="0"/>
              <w:divBdr>
                <w:top w:val="none" w:sz="0" w:space="0" w:color="auto"/>
                <w:left w:val="none" w:sz="0" w:space="0" w:color="auto"/>
                <w:bottom w:val="none" w:sz="0" w:space="0" w:color="auto"/>
                <w:right w:val="none" w:sz="0" w:space="0" w:color="auto"/>
              </w:divBdr>
            </w:div>
            <w:div w:id="500046373">
              <w:marLeft w:val="0"/>
              <w:marRight w:val="0"/>
              <w:marTop w:val="0"/>
              <w:marBottom w:val="0"/>
              <w:divBdr>
                <w:top w:val="none" w:sz="0" w:space="0" w:color="auto"/>
                <w:left w:val="none" w:sz="0" w:space="0" w:color="auto"/>
                <w:bottom w:val="none" w:sz="0" w:space="0" w:color="auto"/>
                <w:right w:val="none" w:sz="0" w:space="0" w:color="auto"/>
              </w:divBdr>
            </w:div>
            <w:div w:id="510950897">
              <w:marLeft w:val="0"/>
              <w:marRight w:val="0"/>
              <w:marTop w:val="0"/>
              <w:marBottom w:val="0"/>
              <w:divBdr>
                <w:top w:val="none" w:sz="0" w:space="0" w:color="auto"/>
                <w:left w:val="none" w:sz="0" w:space="0" w:color="auto"/>
                <w:bottom w:val="none" w:sz="0" w:space="0" w:color="auto"/>
                <w:right w:val="none" w:sz="0" w:space="0" w:color="auto"/>
              </w:divBdr>
            </w:div>
            <w:div w:id="512653063">
              <w:marLeft w:val="0"/>
              <w:marRight w:val="0"/>
              <w:marTop w:val="0"/>
              <w:marBottom w:val="0"/>
              <w:divBdr>
                <w:top w:val="none" w:sz="0" w:space="0" w:color="auto"/>
                <w:left w:val="none" w:sz="0" w:space="0" w:color="auto"/>
                <w:bottom w:val="none" w:sz="0" w:space="0" w:color="auto"/>
                <w:right w:val="none" w:sz="0" w:space="0" w:color="auto"/>
              </w:divBdr>
            </w:div>
            <w:div w:id="526066209">
              <w:marLeft w:val="0"/>
              <w:marRight w:val="0"/>
              <w:marTop w:val="0"/>
              <w:marBottom w:val="0"/>
              <w:divBdr>
                <w:top w:val="none" w:sz="0" w:space="0" w:color="auto"/>
                <w:left w:val="none" w:sz="0" w:space="0" w:color="auto"/>
                <w:bottom w:val="none" w:sz="0" w:space="0" w:color="auto"/>
                <w:right w:val="none" w:sz="0" w:space="0" w:color="auto"/>
              </w:divBdr>
            </w:div>
            <w:div w:id="535196969">
              <w:marLeft w:val="0"/>
              <w:marRight w:val="0"/>
              <w:marTop w:val="0"/>
              <w:marBottom w:val="0"/>
              <w:divBdr>
                <w:top w:val="none" w:sz="0" w:space="0" w:color="auto"/>
                <w:left w:val="none" w:sz="0" w:space="0" w:color="auto"/>
                <w:bottom w:val="none" w:sz="0" w:space="0" w:color="auto"/>
                <w:right w:val="none" w:sz="0" w:space="0" w:color="auto"/>
              </w:divBdr>
            </w:div>
            <w:div w:id="535586637">
              <w:marLeft w:val="0"/>
              <w:marRight w:val="0"/>
              <w:marTop w:val="0"/>
              <w:marBottom w:val="0"/>
              <w:divBdr>
                <w:top w:val="none" w:sz="0" w:space="0" w:color="auto"/>
                <w:left w:val="none" w:sz="0" w:space="0" w:color="auto"/>
                <w:bottom w:val="none" w:sz="0" w:space="0" w:color="auto"/>
                <w:right w:val="none" w:sz="0" w:space="0" w:color="auto"/>
              </w:divBdr>
            </w:div>
            <w:div w:id="544755927">
              <w:marLeft w:val="0"/>
              <w:marRight w:val="0"/>
              <w:marTop w:val="0"/>
              <w:marBottom w:val="0"/>
              <w:divBdr>
                <w:top w:val="none" w:sz="0" w:space="0" w:color="auto"/>
                <w:left w:val="none" w:sz="0" w:space="0" w:color="auto"/>
                <w:bottom w:val="none" w:sz="0" w:space="0" w:color="auto"/>
                <w:right w:val="none" w:sz="0" w:space="0" w:color="auto"/>
              </w:divBdr>
            </w:div>
            <w:div w:id="553738409">
              <w:marLeft w:val="0"/>
              <w:marRight w:val="0"/>
              <w:marTop w:val="0"/>
              <w:marBottom w:val="0"/>
              <w:divBdr>
                <w:top w:val="none" w:sz="0" w:space="0" w:color="auto"/>
                <w:left w:val="none" w:sz="0" w:space="0" w:color="auto"/>
                <w:bottom w:val="none" w:sz="0" w:space="0" w:color="auto"/>
                <w:right w:val="none" w:sz="0" w:space="0" w:color="auto"/>
              </w:divBdr>
            </w:div>
            <w:div w:id="558130223">
              <w:marLeft w:val="0"/>
              <w:marRight w:val="0"/>
              <w:marTop w:val="0"/>
              <w:marBottom w:val="0"/>
              <w:divBdr>
                <w:top w:val="none" w:sz="0" w:space="0" w:color="auto"/>
                <w:left w:val="none" w:sz="0" w:space="0" w:color="auto"/>
                <w:bottom w:val="none" w:sz="0" w:space="0" w:color="auto"/>
                <w:right w:val="none" w:sz="0" w:space="0" w:color="auto"/>
              </w:divBdr>
            </w:div>
            <w:div w:id="558632952">
              <w:marLeft w:val="0"/>
              <w:marRight w:val="0"/>
              <w:marTop w:val="0"/>
              <w:marBottom w:val="0"/>
              <w:divBdr>
                <w:top w:val="none" w:sz="0" w:space="0" w:color="auto"/>
                <w:left w:val="none" w:sz="0" w:space="0" w:color="auto"/>
                <w:bottom w:val="none" w:sz="0" w:space="0" w:color="auto"/>
                <w:right w:val="none" w:sz="0" w:space="0" w:color="auto"/>
              </w:divBdr>
            </w:div>
            <w:div w:id="559677836">
              <w:marLeft w:val="0"/>
              <w:marRight w:val="0"/>
              <w:marTop w:val="0"/>
              <w:marBottom w:val="0"/>
              <w:divBdr>
                <w:top w:val="none" w:sz="0" w:space="0" w:color="auto"/>
                <w:left w:val="none" w:sz="0" w:space="0" w:color="auto"/>
                <w:bottom w:val="none" w:sz="0" w:space="0" w:color="auto"/>
                <w:right w:val="none" w:sz="0" w:space="0" w:color="auto"/>
              </w:divBdr>
            </w:div>
            <w:div w:id="567542815">
              <w:marLeft w:val="0"/>
              <w:marRight w:val="0"/>
              <w:marTop w:val="0"/>
              <w:marBottom w:val="0"/>
              <w:divBdr>
                <w:top w:val="none" w:sz="0" w:space="0" w:color="auto"/>
                <w:left w:val="none" w:sz="0" w:space="0" w:color="auto"/>
                <w:bottom w:val="none" w:sz="0" w:space="0" w:color="auto"/>
                <w:right w:val="none" w:sz="0" w:space="0" w:color="auto"/>
              </w:divBdr>
            </w:div>
            <w:div w:id="567569012">
              <w:marLeft w:val="0"/>
              <w:marRight w:val="0"/>
              <w:marTop w:val="0"/>
              <w:marBottom w:val="0"/>
              <w:divBdr>
                <w:top w:val="none" w:sz="0" w:space="0" w:color="auto"/>
                <w:left w:val="none" w:sz="0" w:space="0" w:color="auto"/>
                <w:bottom w:val="none" w:sz="0" w:space="0" w:color="auto"/>
                <w:right w:val="none" w:sz="0" w:space="0" w:color="auto"/>
              </w:divBdr>
            </w:div>
            <w:div w:id="576131466">
              <w:marLeft w:val="0"/>
              <w:marRight w:val="0"/>
              <w:marTop w:val="0"/>
              <w:marBottom w:val="0"/>
              <w:divBdr>
                <w:top w:val="none" w:sz="0" w:space="0" w:color="auto"/>
                <w:left w:val="none" w:sz="0" w:space="0" w:color="auto"/>
                <w:bottom w:val="none" w:sz="0" w:space="0" w:color="auto"/>
                <w:right w:val="none" w:sz="0" w:space="0" w:color="auto"/>
              </w:divBdr>
            </w:div>
            <w:div w:id="576940425">
              <w:marLeft w:val="0"/>
              <w:marRight w:val="0"/>
              <w:marTop w:val="0"/>
              <w:marBottom w:val="0"/>
              <w:divBdr>
                <w:top w:val="none" w:sz="0" w:space="0" w:color="auto"/>
                <w:left w:val="none" w:sz="0" w:space="0" w:color="auto"/>
                <w:bottom w:val="none" w:sz="0" w:space="0" w:color="auto"/>
                <w:right w:val="none" w:sz="0" w:space="0" w:color="auto"/>
              </w:divBdr>
            </w:div>
            <w:div w:id="577323361">
              <w:marLeft w:val="0"/>
              <w:marRight w:val="0"/>
              <w:marTop w:val="0"/>
              <w:marBottom w:val="0"/>
              <w:divBdr>
                <w:top w:val="none" w:sz="0" w:space="0" w:color="auto"/>
                <w:left w:val="none" w:sz="0" w:space="0" w:color="auto"/>
                <w:bottom w:val="none" w:sz="0" w:space="0" w:color="auto"/>
                <w:right w:val="none" w:sz="0" w:space="0" w:color="auto"/>
              </w:divBdr>
            </w:div>
            <w:div w:id="580065272">
              <w:marLeft w:val="0"/>
              <w:marRight w:val="0"/>
              <w:marTop w:val="0"/>
              <w:marBottom w:val="0"/>
              <w:divBdr>
                <w:top w:val="none" w:sz="0" w:space="0" w:color="auto"/>
                <w:left w:val="none" w:sz="0" w:space="0" w:color="auto"/>
                <w:bottom w:val="none" w:sz="0" w:space="0" w:color="auto"/>
                <w:right w:val="none" w:sz="0" w:space="0" w:color="auto"/>
              </w:divBdr>
            </w:div>
            <w:div w:id="583152958">
              <w:marLeft w:val="0"/>
              <w:marRight w:val="0"/>
              <w:marTop w:val="0"/>
              <w:marBottom w:val="0"/>
              <w:divBdr>
                <w:top w:val="none" w:sz="0" w:space="0" w:color="auto"/>
                <w:left w:val="none" w:sz="0" w:space="0" w:color="auto"/>
                <w:bottom w:val="none" w:sz="0" w:space="0" w:color="auto"/>
                <w:right w:val="none" w:sz="0" w:space="0" w:color="auto"/>
              </w:divBdr>
            </w:div>
            <w:div w:id="609044309">
              <w:marLeft w:val="0"/>
              <w:marRight w:val="0"/>
              <w:marTop w:val="0"/>
              <w:marBottom w:val="0"/>
              <w:divBdr>
                <w:top w:val="none" w:sz="0" w:space="0" w:color="auto"/>
                <w:left w:val="none" w:sz="0" w:space="0" w:color="auto"/>
                <w:bottom w:val="none" w:sz="0" w:space="0" w:color="auto"/>
                <w:right w:val="none" w:sz="0" w:space="0" w:color="auto"/>
              </w:divBdr>
            </w:div>
            <w:div w:id="609510561">
              <w:marLeft w:val="0"/>
              <w:marRight w:val="0"/>
              <w:marTop w:val="0"/>
              <w:marBottom w:val="0"/>
              <w:divBdr>
                <w:top w:val="none" w:sz="0" w:space="0" w:color="auto"/>
                <w:left w:val="none" w:sz="0" w:space="0" w:color="auto"/>
                <w:bottom w:val="none" w:sz="0" w:space="0" w:color="auto"/>
                <w:right w:val="none" w:sz="0" w:space="0" w:color="auto"/>
              </w:divBdr>
            </w:div>
            <w:div w:id="611741345">
              <w:marLeft w:val="0"/>
              <w:marRight w:val="0"/>
              <w:marTop w:val="0"/>
              <w:marBottom w:val="0"/>
              <w:divBdr>
                <w:top w:val="none" w:sz="0" w:space="0" w:color="auto"/>
                <w:left w:val="none" w:sz="0" w:space="0" w:color="auto"/>
                <w:bottom w:val="none" w:sz="0" w:space="0" w:color="auto"/>
                <w:right w:val="none" w:sz="0" w:space="0" w:color="auto"/>
              </w:divBdr>
            </w:div>
            <w:div w:id="619651189">
              <w:marLeft w:val="0"/>
              <w:marRight w:val="0"/>
              <w:marTop w:val="0"/>
              <w:marBottom w:val="0"/>
              <w:divBdr>
                <w:top w:val="none" w:sz="0" w:space="0" w:color="auto"/>
                <w:left w:val="none" w:sz="0" w:space="0" w:color="auto"/>
                <w:bottom w:val="none" w:sz="0" w:space="0" w:color="auto"/>
                <w:right w:val="none" w:sz="0" w:space="0" w:color="auto"/>
              </w:divBdr>
            </w:div>
            <w:div w:id="619844305">
              <w:marLeft w:val="0"/>
              <w:marRight w:val="0"/>
              <w:marTop w:val="0"/>
              <w:marBottom w:val="0"/>
              <w:divBdr>
                <w:top w:val="none" w:sz="0" w:space="0" w:color="auto"/>
                <w:left w:val="none" w:sz="0" w:space="0" w:color="auto"/>
                <w:bottom w:val="none" w:sz="0" w:space="0" w:color="auto"/>
                <w:right w:val="none" w:sz="0" w:space="0" w:color="auto"/>
              </w:divBdr>
            </w:div>
            <w:div w:id="625697580">
              <w:marLeft w:val="0"/>
              <w:marRight w:val="0"/>
              <w:marTop w:val="0"/>
              <w:marBottom w:val="0"/>
              <w:divBdr>
                <w:top w:val="none" w:sz="0" w:space="0" w:color="auto"/>
                <w:left w:val="none" w:sz="0" w:space="0" w:color="auto"/>
                <w:bottom w:val="none" w:sz="0" w:space="0" w:color="auto"/>
                <w:right w:val="none" w:sz="0" w:space="0" w:color="auto"/>
              </w:divBdr>
            </w:div>
            <w:div w:id="631910565">
              <w:marLeft w:val="0"/>
              <w:marRight w:val="0"/>
              <w:marTop w:val="0"/>
              <w:marBottom w:val="0"/>
              <w:divBdr>
                <w:top w:val="none" w:sz="0" w:space="0" w:color="auto"/>
                <w:left w:val="none" w:sz="0" w:space="0" w:color="auto"/>
                <w:bottom w:val="none" w:sz="0" w:space="0" w:color="auto"/>
                <w:right w:val="none" w:sz="0" w:space="0" w:color="auto"/>
              </w:divBdr>
            </w:div>
            <w:div w:id="632753804">
              <w:marLeft w:val="0"/>
              <w:marRight w:val="0"/>
              <w:marTop w:val="0"/>
              <w:marBottom w:val="0"/>
              <w:divBdr>
                <w:top w:val="none" w:sz="0" w:space="0" w:color="auto"/>
                <w:left w:val="none" w:sz="0" w:space="0" w:color="auto"/>
                <w:bottom w:val="none" w:sz="0" w:space="0" w:color="auto"/>
                <w:right w:val="none" w:sz="0" w:space="0" w:color="auto"/>
              </w:divBdr>
            </w:div>
            <w:div w:id="640303725">
              <w:marLeft w:val="0"/>
              <w:marRight w:val="0"/>
              <w:marTop w:val="0"/>
              <w:marBottom w:val="0"/>
              <w:divBdr>
                <w:top w:val="none" w:sz="0" w:space="0" w:color="auto"/>
                <w:left w:val="none" w:sz="0" w:space="0" w:color="auto"/>
                <w:bottom w:val="none" w:sz="0" w:space="0" w:color="auto"/>
                <w:right w:val="none" w:sz="0" w:space="0" w:color="auto"/>
              </w:divBdr>
            </w:div>
            <w:div w:id="649403449">
              <w:marLeft w:val="0"/>
              <w:marRight w:val="0"/>
              <w:marTop w:val="0"/>
              <w:marBottom w:val="0"/>
              <w:divBdr>
                <w:top w:val="none" w:sz="0" w:space="0" w:color="auto"/>
                <w:left w:val="none" w:sz="0" w:space="0" w:color="auto"/>
                <w:bottom w:val="none" w:sz="0" w:space="0" w:color="auto"/>
                <w:right w:val="none" w:sz="0" w:space="0" w:color="auto"/>
              </w:divBdr>
            </w:div>
            <w:div w:id="651062453">
              <w:marLeft w:val="0"/>
              <w:marRight w:val="0"/>
              <w:marTop w:val="0"/>
              <w:marBottom w:val="0"/>
              <w:divBdr>
                <w:top w:val="none" w:sz="0" w:space="0" w:color="auto"/>
                <w:left w:val="none" w:sz="0" w:space="0" w:color="auto"/>
                <w:bottom w:val="none" w:sz="0" w:space="0" w:color="auto"/>
                <w:right w:val="none" w:sz="0" w:space="0" w:color="auto"/>
              </w:divBdr>
            </w:div>
            <w:div w:id="659621545">
              <w:marLeft w:val="0"/>
              <w:marRight w:val="0"/>
              <w:marTop w:val="0"/>
              <w:marBottom w:val="0"/>
              <w:divBdr>
                <w:top w:val="none" w:sz="0" w:space="0" w:color="auto"/>
                <w:left w:val="none" w:sz="0" w:space="0" w:color="auto"/>
                <w:bottom w:val="none" w:sz="0" w:space="0" w:color="auto"/>
                <w:right w:val="none" w:sz="0" w:space="0" w:color="auto"/>
              </w:divBdr>
            </w:div>
            <w:div w:id="660355511">
              <w:marLeft w:val="0"/>
              <w:marRight w:val="0"/>
              <w:marTop w:val="0"/>
              <w:marBottom w:val="0"/>
              <w:divBdr>
                <w:top w:val="none" w:sz="0" w:space="0" w:color="auto"/>
                <w:left w:val="none" w:sz="0" w:space="0" w:color="auto"/>
                <w:bottom w:val="none" w:sz="0" w:space="0" w:color="auto"/>
                <w:right w:val="none" w:sz="0" w:space="0" w:color="auto"/>
              </w:divBdr>
            </w:div>
            <w:div w:id="662665795">
              <w:marLeft w:val="0"/>
              <w:marRight w:val="0"/>
              <w:marTop w:val="0"/>
              <w:marBottom w:val="0"/>
              <w:divBdr>
                <w:top w:val="none" w:sz="0" w:space="0" w:color="auto"/>
                <w:left w:val="none" w:sz="0" w:space="0" w:color="auto"/>
                <w:bottom w:val="none" w:sz="0" w:space="0" w:color="auto"/>
                <w:right w:val="none" w:sz="0" w:space="0" w:color="auto"/>
              </w:divBdr>
            </w:div>
            <w:div w:id="685447080">
              <w:marLeft w:val="0"/>
              <w:marRight w:val="0"/>
              <w:marTop w:val="0"/>
              <w:marBottom w:val="0"/>
              <w:divBdr>
                <w:top w:val="none" w:sz="0" w:space="0" w:color="auto"/>
                <w:left w:val="none" w:sz="0" w:space="0" w:color="auto"/>
                <w:bottom w:val="none" w:sz="0" w:space="0" w:color="auto"/>
                <w:right w:val="none" w:sz="0" w:space="0" w:color="auto"/>
              </w:divBdr>
            </w:div>
            <w:div w:id="692153022">
              <w:marLeft w:val="0"/>
              <w:marRight w:val="0"/>
              <w:marTop w:val="0"/>
              <w:marBottom w:val="0"/>
              <w:divBdr>
                <w:top w:val="none" w:sz="0" w:space="0" w:color="auto"/>
                <w:left w:val="none" w:sz="0" w:space="0" w:color="auto"/>
                <w:bottom w:val="none" w:sz="0" w:space="0" w:color="auto"/>
                <w:right w:val="none" w:sz="0" w:space="0" w:color="auto"/>
              </w:divBdr>
            </w:div>
            <w:div w:id="716121615">
              <w:marLeft w:val="0"/>
              <w:marRight w:val="0"/>
              <w:marTop w:val="0"/>
              <w:marBottom w:val="0"/>
              <w:divBdr>
                <w:top w:val="none" w:sz="0" w:space="0" w:color="auto"/>
                <w:left w:val="none" w:sz="0" w:space="0" w:color="auto"/>
                <w:bottom w:val="none" w:sz="0" w:space="0" w:color="auto"/>
                <w:right w:val="none" w:sz="0" w:space="0" w:color="auto"/>
              </w:divBdr>
            </w:div>
            <w:div w:id="734205507">
              <w:marLeft w:val="0"/>
              <w:marRight w:val="0"/>
              <w:marTop w:val="0"/>
              <w:marBottom w:val="0"/>
              <w:divBdr>
                <w:top w:val="none" w:sz="0" w:space="0" w:color="auto"/>
                <w:left w:val="none" w:sz="0" w:space="0" w:color="auto"/>
                <w:bottom w:val="none" w:sz="0" w:space="0" w:color="auto"/>
                <w:right w:val="none" w:sz="0" w:space="0" w:color="auto"/>
              </w:divBdr>
            </w:div>
            <w:div w:id="755787393">
              <w:marLeft w:val="0"/>
              <w:marRight w:val="0"/>
              <w:marTop w:val="0"/>
              <w:marBottom w:val="0"/>
              <w:divBdr>
                <w:top w:val="none" w:sz="0" w:space="0" w:color="auto"/>
                <w:left w:val="none" w:sz="0" w:space="0" w:color="auto"/>
                <w:bottom w:val="none" w:sz="0" w:space="0" w:color="auto"/>
                <w:right w:val="none" w:sz="0" w:space="0" w:color="auto"/>
              </w:divBdr>
            </w:div>
            <w:div w:id="756366751">
              <w:marLeft w:val="0"/>
              <w:marRight w:val="0"/>
              <w:marTop w:val="0"/>
              <w:marBottom w:val="0"/>
              <w:divBdr>
                <w:top w:val="none" w:sz="0" w:space="0" w:color="auto"/>
                <w:left w:val="none" w:sz="0" w:space="0" w:color="auto"/>
                <w:bottom w:val="none" w:sz="0" w:space="0" w:color="auto"/>
                <w:right w:val="none" w:sz="0" w:space="0" w:color="auto"/>
              </w:divBdr>
            </w:div>
            <w:div w:id="769084904">
              <w:marLeft w:val="0"/>
              <w:marRight w:val="0"/>
              <w:marTop w:val="0"/>
              <w:marBottom w:val="0"/>
              <w:divBdr>
                <w:top w:val="none" w:sz="0" w:space="0" w:color="auto"/>
                <w:left w:val="none" w:sz="0" w:space="0" w:color="auto"/>
                <w:bottom w:val="none" w:sz="0" w:space="0" w:color="auto"/>
                <w:right w:val="none" w:sz="0" w:space="0" w:color="auto"/>
              </w:divBdr>
            </w:div>
            <w:div w:id="777679530">
              <w:marLeft w:val="0"/>
              <w:marRight w:val="0"/>
              <w:marTop w:val="0"/>
              <w:marBottom w:val="0"/>
              <w:divBdr>
                <w:top w:val="none" w:sz="0" w:space="0" w:color="auto"/>
                <w:left w:val="none" w:sz="0" w:space="0" w:color="auto"/>
                <w:bottom w:val="none" w:sz="0" w:space="0" w:color="auto"/>
                <w:right w:val="none" w:sz="0" w:space="0" w:color="auto"/>
              </w:divBdr>
            </w:div>
            <w:div w:id="779448859">
              <w:marLeft w:val="0"/>
              <w:marRight w:val="0"/>
              <w:marTop w:val="0"/>
              <w:marBottom w:val="0"/>
              <w:divBdr>
                <w:top w:val="none" w:sz="0" w:space="0" w:color="auto"/>
                <w:left w:val="none" w:sz="0" w:space="0" w:color="auto"/>
                <w:bottom w:val="none" w:sz="0" w:space="0" w:color="auto"/>
                <w:right w:val="none" w:sz="0" w:space="0" w:color="auto"/>
              </w:divBdr>
            </w:div>
            <w:div w:id="785153709">
              <w:marLeft w:val="0"/>
              <w:marRight w:val="0"/>
              <w:marTop w:val="0"/>
              <w:marBottom w:val="0"/>
              <w:divBdr>
                <w:top w:val="none" w:sz="0" w:space="0" w:color="auto"/>
                <w:left w:val="none" w:sz="0" w:space="0" w:color="auto"/>
                <w:bottom w:val="none" w:sz="0" w:space="0" w:color="auto"/>
                <w:right w:val="none" w:sz="0" w:space="0" w:color="auto"/>
              </w:divBdr>
            </w:div>
            <w:div w:id="791438222">
              <w:marLeft w:val="0"/>
              <w:marRight w:val="0"/>
              <w:marTop w:val="0"/>
              <w:marBottom w:val="0"/>
              <w:divBdr>
                <w:top w:val="none" w:sz="0" w:space="0" w:color="auto"/>
                <w:left w:val="none" w:sz="0" w:space="0" w:color="auto"/>
                <w:bottom w:val="none" w:sz="0" w:space="0" w:color="auto"/>
                <w:right w:val="none" w:sz="0" w:space="0" w:color="auto"/>
              </w:divBdr>
            </w:div>
            <w:div w:id="793334275">
              <w:marLeft w:val="0"/>
              <w:marRight w:val="0"/>
              <w:marTop w:val="0"/>
              <w:marBottom w:val="0"/>
              <w:divBdr>
                <w:top w:val="none" w:sz="0" w:space="0" w:color="auto"/>
                <w:left w:val="none" w:sz="0" w:space="0" w:color="auto"/>
                <w:bottom w:val="none" w:sz="0" w:space="0" w:color="auto"/>
                <w:right w:val="none" w:sz="0" w:space="0" w:color="auto"/>
              </w:divBdr>
            </w:div>
            <w:div w:id="812063145">
              <w:marLeft w:val="0"/>
              <w:marRight w:val="0"/>
              <w:marTop w:val="0"/>
              <w:marBottom w:val="0"/>
              <w:divBdr>
                <w:top w:val="none" w:sz="0" w:space="0" w:color="auto"/>
                <w:left w:val="none" w:sz="0" w:space="0" w:color="auto"/>
                <w:bottom w:val="none" w:sz="0" w:space="0" w:color="auto"/>
                <w:right w:val="none" w:sz="0" w:space="0" w:color="auto"/>
              </w:divBdr>
            </w:div>
            <w:div w:id="817381476">
              <w:marLeft w:val="0"/>
              <w:marRight w:val="0"/>
              <w:marTop w:val="0"/>
              <w:marBottom w:val="0"/>
              <w:divBdr>
                <w:top w:val="none" w:sz="0" w:space="0" w:color="auto"/>
                <w:left w:val="none" w:sz="0" w:space="0" w:color="auto"/>
                <w:bottom w:val="none" w:sz="0" w:space="0" w:color="auto"/>
                <w:right w:val="none" w:sz="0" w:space="0" w:color="auto"/>
              </w:divBdr>
            </w:div>
            <w:div w:id="831599841">
              <w:marLeft w:val="0"/>
              <w:marRight w:val="0"/>
              <w:marTop w:val="0"/>
              <w:marBottom w:val="0"/>
              <w:divBdr>
                <w:top w:val="none" w:sz="0" w:space="0" w:color="auto"/>
                <w:left w:val="none" w:sz="0" w:space="0" w:color="auto"/>
                <w:bottom w:val="none" w:sz="0" w:space="0" w:color="auto"/>
                <w:right w:val="none" w:sz="0" w:space="0" w:color="auto"/>
              </w:divBdr>
            </w:div>
            <w:div w:id="836580208">
              <w:marLeft w:val="0"/>
              <w:marRight w:val="0"/>
              <w:marTop w:val="0"/>
              <w:marBottom w:val="0"/>
              <w:divBdr>
                <w:top w:val="none" w:sz="0" w:space="0" w:color="auto"/>
                <w:left w:val="none" w:sz="0" w:space="0" w:color="auto"/>
                <w:bottom w:val="none" w:sz="0" w:space="0" w:color="auto"/>
                <w:right w:val="none" w:sz="0" w:space="0" w:color="auto"/>
              </w:divBdr>
            </w:div>
            <w:div w:id="837888005">
              <w:marLeft w:val="0"/>
              <w:marRight w:val="0"/>
              <w:marTop w:val="0"/>
              <w:marBottom w:val="0"/>
              <w:divBdr>
                <w:top w:val="none" w:sz="0" w:space="0" w:color="auto"/>
                <w:left w:val="none" w:sz="0" w:space="0" w:color="auto"/>
                <w:bottom w:val="none" w:sz="0" w:space="0" w:color="auto"/>
                <w:right w:val="none" w:sz="0" w:space="0" w:color="auto"/>
              </w:divBdr>
            </w:div>
            <w:div w:id="840048040">
              <w:marLeft w:val="0"/>
              <w:marRight w:val="0"/>
              <w:marTop w:val="0"/>
              <w:marBottom w:val="0"/>
              <w:divBdr>
                <w:top w:val="none" w:sz="0" w:space="0" w:color="auto"/>
                <w:left w:val="none" w:sz="0" w:space="0" w:color="auto"/>
                <w:bottom w:val="none" w:sz="0" w:space="0" w:color="auto"/>
                <w:right w:val="none" w:sz="0" w:space="0" w:color="auto"/>
              </w:divBdr>
            </w:div>
            <w:div w:id="840319158">
              <w:marLeft w:val="0"/>
              <w:marRight w:val="0"/>
              <w:marTop w:val="0"/>
              <w:marBottom w:val="0"/>
              <w:divBdr>
                <w:top w:val="none" w:sz="0" w:space="0" w:color="auto"/>
                <w:left w:val="none" w:sz="0" w:space="0" w:color="auto"/>
                <w:bottom w:val="none" w:sz="0" w:space="0" w:color="auto"/>
                <w:right w:val="none" w:sz="0" w:space="0" w:color="auto"/>
              </w:divBdr>
            </w:div>
            <w:div w:id="840895778">
              <w:marLeft w:val="0"/>
              <w:marRight w:val="0"/>
              <w:marTop w:val="0"/>
              <w:marBottom w:val="0"/>
              <w:divBdr>
                <w:top w:val="none" w:sz="0" w:space="0" w:color="auto"/>
                <w:left w:val="none" w:sz="0" w:space="0" w:color="auto"/>
                <w:bottom w:val="none" w:sz="0" w:space="0" w:color="auto"/>
                <w:right w:val="none" w:sz="0" w:space="0" w:color="auto"/>
              </w:divBdr>
            </w:div>
            <w:div w:id="848446010">
              <w:marLeft w:val="0"/>
              <w:marRight w:val="0"/>
              <w:marTop w:val="0"/>
              <w:marBottom w:val="0"/>
              <w:divBdr>
                <w:top w:val="none" w:sz="0" w:space="0" w:color="auto"/>
                <w:left w:val="none" w:sz="0" w:space="0" w:color="auto"/>
                <w:bottom w:val="none" w:sz="0" w:space="0" w:color="auto"/>
                <w:right w:val="none" w:sz="0" w:space="0" w:color="auto"/>
              </w:divBdr>
            </w:div>
            <w:div w:id="854076410">
              <w:marLeft w:val="0"/>
              <w:marRight w:val="0"/>
              <w:marTop w:val="0"/>
              <w:marBottom w:val="0"/>
              <w:divBdr>
                <w:top w:val="none" w:sz="0" w:space="0" w:color="auto"/>
                <w:left w:val="none" w:sz="0" w:space="0" w:color="auto"/>
                <w:bottom w:val="none" w:sz="0" w:space="0" w:color="auto"/>
                <w:right w:val="none" w:sz="0" w:space="0" w:color="auto"/>
              </w:divBdr>
            </w:div>
            <w:div w:id="864367865">
              <w:marLeft w:val="0"/>
              <w:marRight w:val="0"/>
              <w:marTop w:val="0"/>
              <w:marBottom w:val="0"/>
              <w:divBdr>
                <w:top w:val="none" w:sz="0" w:space="0" w:color="auto"/>
                <w:left w:val="none" w:sz="0" w:space="0" w:color="auto"/>
                <w:bottom w:val="none" w:sz="0" w:space="0" w:color="auto"/>
                <w:right w:val="none" w:sz="0" w:space="0" w:color="auto"/>
              </w:divBdr>
            </w:div>
            <w:div w:id="872577342">
              <w:marLeft w:val="0"/>
              <w:marRight w:val="0"/>
              <w:marTop w:val="0"/>
              <w:marBottom w:val="0"/>
              <w:divBdr>
                <w:top w:val="none" w:sz="0" w:space="0" w:color="auto"/>
                <w:left w:val="none" w:sz="0" w:space="0" w:color="auto"/>
                <w:bottom w:val="none" w:sz="0" w:space="0" w:color="auto"/>
                <w:right w:val="none" w:sz="0" w:space="0" w:color="auto"/>
              </w:divBdr>
            </w:div>
            <w:div w:id="873812392">
              <w:marLeft w:val="0"/>
              <w:marRight w:val="0"/>
              <w:marTop w:val="0"/>
              <w:marBottom w:val="0"/>
              <w:divBdr>
                <w:top w:val="none" w:sz="0" w:space="0" w:color="auto"/>
                <w:left w:val="none" w:sz="0" w:space="0" w:color="auto"/>
                <w:bottom w:val="none" w:sz="0" w:space="0" w:color="auto"/>
                <w:right w:val="none" w:sz="0" w:space="0" w:color="auto"/>
              </w:divBdr>
            </w:div>
            <w:div w:id="874343893">
              <w:marLeft w:val="0"/>
              <w:marRight w:val="0"/>
              <w:marTop w:val="0"/>
              <w:marBottom w:val="0"/>
              <w:divBdr>
                <w:top w:val="none" w:sz="0" w:space="0" w:color="auto"/>
                <w:left w:val="none" w:sz="0" w:space="0" w:color="auto"/>
                <w:bottom w:val="none" w:sz="0" w:space="0" w:color="auto"/>
                <w:right w:val="none" w:sz="0" w:space="0" w:color="auto"/>
              </w:divBdr>
            </w:div>
            <w:div w:id="878779377">
              <w:marLeft w:val="0"/>
              <w:marRight w:val="0"/>
              <w:marTop w:val="0"/>
              <w:marBottom w:val="0"/>
              <w:divBdr>
                <w:top w:val="none" w:sz="0" w:space="0" w:color="auto"/>
                <w:left w:val="none" w:sz="0" w:space="0" w:color="auto"/>
                <w:bottom w:val="none" w:sz="0" w:space="0" w:color="auto"/>
                <w:right w:val="none" w:sz="0" w:space="0" w:color="auto"/>
              </w:divBdr>
            </w:div>
            <w:div w:id="894664540">
              <w:marLeft w:val="0"/>
              <w:marRight w:val="0"/>
              <w:marTop w:val="0"/>
              <w:marBottom w:val="0"/>
              <w:divBdr>
                <w:top w:val="none" w:sz="0" w:space="0" w:color="auto"/>
                <w:left w:val="none" w:sz="0" w:space="0" w:color="auto"/>
                <w:bottom w:val="none" w:sz="0" w:space="0" w:color="auto"/>
                <w:right w:val="none" w:sz="0" w:space="0" w:color="auto"/>
              </w:divBdr>
            </w:div>
            <w:div w:id="907154798">
              <w:marLeft w:val="0"/>
              <w:marRight w:val="0"/>
              <w:marTop w:val="0"/>
              <w:marBottom w:val="0"/>
              <w:divBdr>
                <w:top w:val="none" w:sz="0" w:space="0" w:color="auto"/>
                <w:left w:val="none" w:sz="0" w:space="0" w:color="auto"/>
                <w:bottom w:val="none" w:sz="0" w:space="0" w:color="auto"/>
                <w:right w:val="none" w:sz="0" w:space="0" w:color="auto"/>
              </w:divBdr>
            </w:div>
            <w:div w:id="912468729">
              <w:marLeft w:val="0"/>
              <w:marRight w:val="0"/>
              <w:marTop w:val="0"/>
              <w:marBottom w:val="0"/>
              <w:divBdr>
                <w:top w:val="none" w:sz="0" w:space="0" w:color="auto"/>
                <w:left w:val="none" w:sz="0" w:space="0" w:color="auto"/>
                <w:bottom w:val="none" w:sz="0" w:space="0" w:color="auto"/>
                <w:right w:val="none" w:sz="0" w:space="0" w:color="auto"/>
              </w:divBdr>
            </w:div>
            <w:div w:id="919827092">
              <w:marLeft w:val="0"/>
              <w:marRight w:val="0"/>
              <w:marTop w:val="0"/>
              <w:marBottom w:val="0"/>
              <w:divBdr>
                <w:top w:val="none" w:sz="0" w:space="0" w:color="auto"/>
                <w:left w:val="none" w:sz="0" w:space="0" w:color="auto"/>
                <w:bottom w:val="none" w:sz="0" w:space="0" w:color="auto"/>
                <w:right w:val="none" w:sz="0" w:space="0" w:color="auto"/>
              </w:divBdr>
            </w:div>
            <w:div w:id="927621584">
              <w:marLeft w:val="0"/>
              <w:marRight w:val="0"/>
              <w:marTop w:val="0"/>
              <w:marBottom w:val="0"/>
              <w:divBdr>
                <w:top w:val="none" w:sz="0" w:space="0" w:color="auto"/>
                <w:left w:val="none" w:sz="0" w:space="0" w:color="auto"/>
                <w:bottom w:val="none" w:sz="0" w:space="0" w:color="auto"/>
                <w:right w:val="none" w:sz="0" w:space="0" w:color="auto"/>
              </w:divBdr>
            </w:div>
            <w:div w:id="945312998">
              <w:marLeft w:val="0"/>
              <w:marRight w:val="0"/>
              <w:marTop w:val="0"/>
              <w:marBottom w:val="0"/>
              <w:divBdr>
                <w:top w:val="none" w:sz="0" w:space="0" w:color="auto"/>
                <w:left w:val="none" w:sz="0" w:space="0" w:color="auto"/>
                <w:bottom w:val="none" w:sz="0" w:space="0" w:color="auto"/>
                <w:right w:val="none" w:sz="0" w:space="0" w:color="auto"/>
              </w:divBdr>
            </w:div>
            <w:div w:id="950089276">
              <w:marLeft w:val="0"/>
              <w:marRight w:val="0"/>
              <w:marTop w:val="0"/>
              <w:marBottom w:val="0"/>
              <w:divBdr>
                <w:top w:val="none" w:sz="0" w:space="0" w:color="auto"/>
                <w:left w:val="none" w:sz="0" w:space="0" w:color="auto"/>
                <w:bottom w:val="none" w:sz="0" w:space="0" w:color="auto"/>
                <w:right w:val="none" w:sz="0" w:space="0" w:color="auto"/>
              </w:divBdr>
            </w:div>
            <w:div w:id="952594029">
              <w:marLeft w:val="0"/>
              <w:marRight w:val="0"/>
              <w:marTop w:val="0"/>
              <w:marBottom w:val="0"/>
              <w:divBdr>
                <w:top w:val="none" w:sz="0" w:space="0" w:color="auto"/>
                <w:left w:val="none" w:sz="0" w:space="0" w:color="auto"/>
                <w:bottom w:val="none" w:sz="0" w:space="0" w:color="auto"/>
                <w:right w:val="none" w:sz="0" w:space="0" w:color="auto"/>
              </w:divBdr>
            </w:div>
            <w:div w:id="954169087">
              <w:marLeft w:val="0"/>
              <w:marRight w:val="0"/>
              <w:marTop w:val="0"/>
              <w:marBottom w:val="0"/>
              <w:divBdr>
                <w:top w:val="none" w:sz="0" w:space="0" w:color="auto"/>
                <w:left w:val="none" w:sz="0" w:space="0" w:color="auto"/>
                <w:bottom w:val="none" w:sz="0" w:space="0" w:color="auto"/>
                <w:right w:val="none" w:sz="0" w:space="0" w:color="auto"/>
              </w:divBdr>
            </w:div>
            <w:div w:id="956839148">
              <w:marLeft w:val="0"/>
              <w:marRight w:val="0"/>
              <w:marTop w:val="0"/>
              <w:marBottom w:val="0"/>
              <w:divBdr>
                <w:top w:val="none" w:sz="0" w:space="0" w:color="auto"/>
                <w:left w:val="none" w:sz="0" w:space="0" w:color="auto"/>
                <w:bottom w:val="none" w:sz="0" w:space="0" w:color="auto"/>
                <w:right w:val="none" w:sz="0" w:space="0" w:color="auto"/>
              </w:divBdr>
            </w:div>
            <w:div w:id="971522855">
              <w:marLeft w:val="0"/>
              <w:marRight w:val="0"/>
              <w:marTop w:val="0"/>
              <w:marBottom w:val="0"/>
              <w:divBdr>
                <w:top w:val="none" w:sz="0" w:space="0" w:color="auto"/>
                <w:left w:val="none" w:sz="0" w:space="0" w:color="auto"/>
                <w:bottom w:val="none" w:sz="0" w:space="0" w:color="auto"/>
                <w:right w:val="none" w:sz="0" w:space="0" w:color="auto"/>
              </w:divBdr>
            </w:div>
            <w:div w:id="972755329">
              <w:marLeft w:val="0"/>
              <w:marRight w:val="0"/>
              <w:marTop w:val="0"/>
              <w:marBottom w:val="0"/>
              <w:divBdr>
                <w:top w:val="none" w:sz="0" w:space="0" w:color="auto"/>
                <w:left w:val="none" w:sz="0" w:space="0" w:color="auto"/>
                <w:bottom w:val="none" w:sz="0" w:space="0" w:color="auto"/>
                <w:right w:val="none" w:sz="0" w:space="0" w:color="auto"/>
              </w:divBdr>
            </w:div>
            <w:div w:id="980230590">
              <w:marLeft w:val="0"/>
              <w:marRight w:val="0"/>
              <w:marTop w:val="0"/>
              <w:marBottom w:val="0"/>
              <w:divBdr>
                <w:top w:val="none" w:sz="0" w:space="0" w:color="auto"/>
                <w:left w:val="none" w:sz="0" w:space="0" w:color="auto"/>
                <w:bottom w:val="none" w:sz="0" w:space="0" w:color="auto"/>
                <w:right w:val="none" w:sz="0" w:space="0" w:color="auto"/>
              </w:divBdr>
            </w:div>
            <w:div w:id="991178184">
              <w:marLeft w:val="0"/>
              <w:marRight w:val="0"/>
              <w:marTop w:val="0"/>
              <w:marBottom w:val="0"/>
              <w:divBdr>
                <w:top w:val="none" w:sz="0" w:space="0" w:color="auto"/>
                <w:left w:val="none" w:sz="0" w:space="0" w:color="auto"/>
                <w:bottom w:val="none" w:sz="0" w:space="0" w:color="auto"/>
                <w:right w:val="none" w:sz="0" w:space="0" w:color="auto"/>
              </w:divBdr>
            </w:div>
            <w:div w:id="991983581">
              <w:marLeft w:val="0"/>
              <w:marRight w:val="0"/>
              <w:marTop w:val="0"/>
              <w:marBottom w:val="0"/>
              <w:divBdr>
                <w:top w:val="none" w:sz="0" w:space="0" w:color="auto"/>
                <w:left w:val="none" w:sz="0" w:space="0" w:color="auto"/>
                <w:bottom w:val="none" w:sz="0" w:space="0" w:color="auto"/>
                <w:right w:val="none" w:sz="0" w:space="0" w:color="auto"/>
              </w:divBdr>
            </w:div>
            <w:div w:id="1001084262">
              <w:marLeft w:val="0"/>
              <w:marRight w:val="0"/>
              <w:marTop w:val="0"/>
              <w:marBottom w:val="0"/>
              <w:divBdr>
                <w:top w:val="none" w:sz="0" w:space="0" w:color="auto"/>
                <w:left w:val="none" w:sz="0" w:space="0" w:color="auto"/>
                <w:bottom w:val="none" w:sz="0" w:space="0" w:color="auto"/>
                <w:right w:val="none" w:sz="0" w:space="0" w:color="auto"/>
              </w:divBdr>
            </w:div>
            <w:div w:id="1002010041">
              <w:marLeft w:val="0"/>
              <w:marRight w:val="0"/>
              <w:marTop w:val="0"/>
              <w:marBottom w:val="0"/>
              <w:divBdr>
                <w:top w:val="none" w:sz="0" w:space="0" w:color="auto"/>
                <w:left w:val="none" w:sz="0" w:space="0" w:color="auto"/>
                <w:bottom w:val="none" w:sz="0" w:space="0" w:color="auto"/>
                <w:right w:val="none" w:sz="0" w:space="0" w:color="auto"/>
              </w:divBdr>
            </w:div>
            <w:div w:id="1003121186">
              <w:marLeft w:val="0"/>
              <w:marRight w:val="0"/>
              <w:marTop w:val="0"/>
              <w:marBottom w:val="0"/>
              <w:divBdr>
                <w:top w:val="none" w:sz="0" w:space="0" w:color="auto"/>
                <w:left w:val="none" w:sz="0" w:space="0" w:color="auto"/>
                <w:bottom w:val="none" w:sz="0" w:space="0" w:color="auto"/>
                <w:right w:val="none" w:sz="0" w:space="0" w:color="auto"/>
              </w:divBdr>
            </w:div>
            <w:div w:id="1008631066">
              <w:marLeft w:val="0"/>
              <w:marRight w:val="0"/>
              <w:marTop w:val="0"/>
              <w:marBottom w:val="0"/>
              <w:divBdr>
                <w:top w:val="none" w:sz="0" w:space="0" w:color="auto"/>
                <w:left w:val="none" w:sz="0" w:space="0" w:color="auto"/>
                <w:bottom w:val="none" w:sz="0" w:space="0" w:color="auto"/>
                <w:right w:val="none" w:sz="0" w:space="0" w:color="auto"/>
              </w:divBdr>
            </w:div>
            <w:div w:id="1011448100">
              <w:marLeft w:val="0"/>
              <w:marRight w:val="0"/>
              <w:marTop w:val="0"/>
              <w:marBottom w:val="0"/>
              <w:divBdr>
                <w:top w:val="none" w:sz="0" w:space="0" w:color="auto"/>
                <w:left w:val="none" w:sz="0" w:space="0" w:color="auto"/>
                <w:bottom w:val="none" w:sz="0" w:space="0" w:color="auto"/>
                <w:right w:val="none" w:sz="0" w:space="0" w:color="auto"/>
              </w:divBdr>
            </w:div>
            <w:div w:id="1014840675">
              <w:marLeft w:val="0"/>
              <w:marRight w:val="0"/>
              <w:marTop w:val="0"/>
              <w:marBottom w:val="0"/>
              <w:divBdr>
                <w:top w:val="none" w:sz="0" w:space="0" w:color="auto"/>
                <w:left w:val="none" w:sz="0" w:space="0" w:color="auto"/>
                <w:bottom w:val="none" w:sz="0" w:space="0" w:color="auto"/>
                <w:right w:val="none" w:sz="0" w:space="0" w:color="auto"/>
              </w:divBdr>
            </w:div>
            <w:div w:id="1016466013">
              <w:marLeft w:val="0"/>
              <w:marRight w:val="0"/>
              <w:marTop w:val="0"/>
              <w:marBottom w:val="0"/>
              <w:divBdr>
                <w:top w:val="none" w:sz="0" w:space="0" w:color="auto"/>
                <w:left w:val="none" w:sz="0" w:space="0" w:color="auto"/>
                <w:bottom w:val="none" w:sz="0" w:space="0" w:color="auto"/>
                <w:right w:val="none" w:sz="0" w:space="0" w:color="auto"/>
              </w:divBdr>
            </w:div>
            <w:div w:id="1028144058">
              <w:marLeft w:val="0"/>
              <w:marRight w:val="0"/>
              <w:marTop w:val="0"/>
              <w:marBottom w:val="0"/>
              <w:divBdr>
                <w:top w:val="none" w:sz="0" w:space="0" w:color="auto"/>
                <w:left w:val="none" w:sz="0" w:space="0" w:color="auto"/>
                <w:bottom w:val="none" w:sz="0" w:space="0" w:color="auto"/>
                <w:right w:val="none" w:sz="0" w:space="0" w:color="auto"/>
              </w:divBdr>
            </w:div>
            <w:div w:id="1044595144">
              <w:marLeft w:val="0"/>
              <w:marRight w:val="0"/>
              <w:marTop w:val="0"/>
              <w:marBottom w:val="0"/>
              <w:divBdr>
                <w:top w:val="none" w:sz="0" w:space="0" w:color="auto"/>
                <w:left w:val="none" w:sz="0" w:space="0" w:color="auto"/>
                <w:bottom w:val="none" w:sz="0" w:space="0" w:color="auto"/>
                <w:right w:val="none" w:sz="0" w:space="0" w:color="auto"/>
              </w:divBdr>
            </w:div>
            <w:div w:id="1072778565">
              <w:marLeft w:val="0"/>
              <w:marRight w:val="0"/>
              <w:marTop w:val="0"/>
              <w:marBottom w:val="0"/>
              <w:divBdr>
                <w:top w:val="none" w:sz="0" w:space="0" w:color="auto"/>
                <w:left w:val="none" w:sz="0" w:space="0" w:color="auto"/>
                <w:bottom w:val="none" w:sz="0" w:space="0" w:color="auto"/>
                <w:right w:val="none" w:sz="0" w:space="0" w:color="auto"/>
              </w:divBdr>
            </w:div>
            <w:div w:id="1083066337">
              <w:marLeft w:val="0"/>
              <w:marRight w:val="0"/>
              <w:marTop w:val="0"/>
              <w:marBottom w:val="0"/>
              <w:divBdr>
                <w:top w:val="none" w:sz="0" w:space="0" w:color="auto"/>
                <w:left w:val="none" w:sz="0" w:space="0" w:color="auto"/>
                <w:bottom w:val="none" w:sz="0" w:space="0" w:color="auto"/>
                <w:right w:val="none" w:sz="0" w:space="0" w:color="auto"/>
              </w:divBdr>
            </w:div>
            <w:div w:id="1095052581">
              <w:marLeft w:val="0"/>
              <w:marRight w:val="0"/>
              <w:marTop w:val="0"/>
              <w:marBottom w:val="0"/>
              <w:divBdr>
                <w:top w:val="none" w:sz="0" w:space="0" w:color="auto"/>
                <w:left w:val="none" w:sz="0" w:space="0" w:color="auto"/>
                <w:bottom w:val="none" w:sz="0" w:space="0" w:color="auto"/>
                <w:right w:val="none" w:sz="0" w:space="0" w:color="auto"/>
              </w:divBdr>
            </w:div>
            <w:div w:id="1108431656">
              <w:marLeft w:val="0"/>
              <w:marRight w:val="0"/>
              <w:marTop w:val="0"/>
              <w:marBottom w:val="0"/>
              <w:divBdr>
                <w:top w:val="none" w:sz="0" w:space="0" w:color="auto"/>
                <w:left w:val="none" w:sz="0" w:space="0" w:color="auto"/>
                <w:bottom w:val="none" w:sz="0" w:space="0" w:color="auto"/>
                <w:right w:val="none" w:sz="0" w:space="0" w:color="auto"/>
              </w:divBdr>
            </w:div>
            <w:div w:id="1111323241">
              <w:marLeft w:val="0"/>
              <w:marRight w:val="0"/>
              <w:marTop w:val="0"/>
              <w:marBottom w:val="0"/>
              <w:divBdr>
                <w:top w:val="none" w:sz="0" w:space="0" w:color="auto"/>
                <w:left w:val="none" w:sz="0" w:space="0" w:color="auto"/>
                <w:bottom w:val="none" w:sz="0" w:space="0" w:color="auto"/>
                <w:right w:val="none" w:sz="0" w:space="0" w:color="auto"/>
              </w:divBdr>
            </w:div>
            <w:div w:id="1112287817">
              <w:marLeft w:val="0"/>
              <w:marRight w:val="0"/>
              <w:marTop w:val="0"/>
              <w:marBottom w:val="0"/>
              <w:divBdr>
                <w:top w:val="none" w:sz="0" w:space="0" w:color="auto"/>
                <w:left w:val="none" w:sz="0" w:space="0" w:color="auto"/>
                <w:bottom w:val="none" w:sz="0" w:space="0" w:color="auto"/>
                <w:right w:val="none" w:sz="0" w:space="0" w:color="auto"/>
              </w:divBdr>
            </w:div>
            <w:div w:id="1118141717">
              <w:marLeft w:val="0"/>
              <w:marRight w:val="0"/>
              <w:marTop w:val="0"/>
              <w:marBottom w:val="0"/>
              <w:divBdr>
                <w:top w:val="none" w:sz="0" w:space="0" w:color="auto"/>
                <w:left w:val="none" w:sz="0" w:space="0" w:color="auto"/>
                <w:bottom w:val="none" w:sz="0" w:space="0" w:color="auto"/>
                <w:right w:val="none" w:sz="0" w:space="0" w:color="auto"/>
              </w:divBdr>
            </w:div>
            <w:div w:id="1120882547">
              <w:marLeft w:val="0"/>
              <w:marRight w:val="0"/>
              <w:marTop w:val="0"/>
              <w:marBottom w:val="0"/>
              <w:divBdr>
                <w:top w:val="none" w:sz="0" w:space="0" w:color="auto"/>
                <w:left w:val="none" w:sz="0" w:space="0" w:color="auto"/>
                <w:bottom w:val="none" w:sz="0" w:space="0" w:color="auto"/>
                <w:right w:val="none" w:sz="0" w:space="0" w:color="auto"/>
              </w:divBdr>
            </w:div>
            <w:div w:id="1129472055">
              <w:marLeft w:val="0"/>
              <w:marRight w:val="0"/>
              <w:marTop w:val="0"/>
              <w:marBottom w:val="0"/>
              <w:divBdr>
                <w:top w:val="none" w:sz="0" w:space="0" w:color="auto"/>
                <w:left w:val="none" w:sz="0" w:space="0" w:color="auto"/>
                <w:bottom w:val="none" w:sz="0" w:space="0" w:color="auto"/>
                <w:right w:val="none" w:sz="0" w:space="0" w:color="auto"/>
              </w:divBdr>
            </w:div>
            <w:div w:id="1133402117">
              <w:marLeft w:val="0"/>
              <w:marRight w:val="0"/>
              <w:marTop w:val="0"/>
              <w:marBottom w:val="0"/>
              <w:divBdr>
                <w:top w:val="none" w:sz="0" w:space="0" w:color="auto"/>
                <w:left w:val="none" w:sz="0" w:space="0" w:color="auto"/>
                <w:bottom w:val="none" w:sz="0" w:space="0" w:color="auto"/>
                <w:right w:val="none" w:sz="0" w:space="0" w:color="auto"/>
              </w:divBdr>
            </w:div>
            <w:div w:id="1134716839">
              <w:marLeft w:val="0"/>
              <w:marRight w:val="0"/>
              <w:marTop w:val="0"/>
              <w:marBottom w:val="0"/>
              <w:divBdr>
                <w:top w:val="none" w:sz="0" w:space="0" w:color="auto"/>
                <w:left w:val="none" w:sz="0" w:space="0" w:color="auto"/>
                <w:bottom w:val="none" w:sz="0" w:space="0" w:color="auto"/>
                <w:right w:val="none" w:sz="0" w:space="0" w:color="auto"/>
              </w:divBdr>
            </w:div>
            <w:div w:id="1141190199">
              <w:marLeft w:val="0"/>
              <w:marRight w:val="0"/>
              <w:marTop w:val="0"/>
              <w:marBottom w:val="0"/>
              <w:divBdr>
                <w:top w:val="none" w:sz="0" w:space="0" w:color="auto"/>
                <w:left w:val="none" w:sz="0" w:space="0" w:color="auto"/>
                <w:bottom w:val="none" w:sz="0" w:space="0" w:color="auto"/>
                <w:right w:val="none" w:sz="0" w:space="0" w:color="auto"/>
              </w:divBdr>
            </w:div>
            <w:div w:id="1144351634">
              <w:marLeft w:val="0"/>
              <w:marRight w:val="0"/>
              <w:marTop w:val="0"/>
              <w:marBottom w:val="0"/>
              <w:divBdr>
                <w:top w:val="none" w:sz="0" w:space="0" w:color="auto"/>
                <w:left w:val="none" w:sz="0" w:space="0" w:color="auto"/>
                <w:bottom w:val="none" w:sz="0" w:space="0" w:color="auto"/>
                <w:right w:val="none" w:sz="0" w:space="0" w:color="auto"/>
              </w:divBdr>
            </w:div>
            <w:div w:id="1153571569">
              <w:marLeft w:val="0"/>
              <w:marRight w:val="0"/>
              <w:marTop w:val="0"/>
              <w:marBottom w:val="0"/>
              <w:divBdr>
                <w:top w:val="none" w:sz="0" w:space="0" w:color="auto"/>
                <w:left w:val="none" w:sz="0" w:space="0" w:color="auto"/>
                <w:bottom w:val="none" w:sz="0" w:space="0" w:color="auto"/>
                <w:right w:val="none" w:sz="0" w:space="0" w:color="auto"/>
              </w:divBdr>
            </w:div>
            <w:div w:id="1155217108">
              <w:marLeft w:val="0"/>
              <w:marRight w:val="0"/>
              <w:marTop w:val="0"/>
              <w:marBottom w:val="0"/>
              <w:divBdr>
                <w:top w:val="none" w:sz="0" w:space="0" w:color="auto"/>
                <w:left w:val="none" w:sz="0" w:space="0" w:color="auto"/>
                <w:bottom w:val="none" w:sz="0" w:space="0" w:color="auto"/>
                <w:right w:val="none" w:sz="0" w:space="0" w:color="auto"/>
              </w:divBdr>
            </w:div>
            <w:div w:id="1155607479">
              <w:marLeft w:val="0"/>
              <w:marRight w:val="0"/>
              <w:marTop w:val="0"/>
              <w:marBottom w:val="0"/>
              <w:divBdr>
                <w:top w:val="none" w:sz="0" w:space="0" w:color="auto"/>
                <w:left w:val="none" w:sz="0" w:space="0" w:color="auto"/>
                <w:bottom w:val="none" w:sz="0" w:space="0" w:color="auto"/>
                <w:right w:val="none" w:sz="0" w:space="0" w:color="auto"/>
              </w:divBdr>
            </w:div>
            <w:div w:id="1158576956">
              <w:marLeft w:val="0"/>
              <w:marRight w:val="0"/>
              <w:marTop w:val="0"/>
              <w:marBottom w:val="0"/>
              <w:divBdr>
                <w:top w:val="none" w:sz="0" w:space="0" w:color="auto"/>
                <w:left w:val="none" w:sz="0" w:space="0" w:color="auto"/>
                <w:bottom w:val="none" w:sz="0" w:space="0" w:color="auto"/>
                <w:right w:val="none" w:sz="0" w:space="0" w:color="auto"/>
              </w:divBdr>
            </w:div>
            <w:div w:id="1163013367">
              <w:marLeft w:val="0"/>
              <w:marRight w:val="0"/>
              <w:marTop w:val="0"/>
              <w:marBottom w:val="0"/>
              <w:divBdr>
                <w:top w:val="none" w:sz="0" w:space="0" w:color="auto"/>
                <w:left w:val="none" w:sz="0" w:space="0" w:color="auto"/>
                <w:bottom w:val="none" w:sz="0" w:space="0" w:color="auto"/>
                <w:right w:val="none" w:sz="0" w:space="0" w:color="auto"/>
              </w:divBdr>
            </w:div>
            <w:div w:id="1166091185">
              <w:marLeft w:val="0"/>
              <w:marRight w:val="0"/>
              <w:marTop w:val="0"/>
              <w:marBottom w:val="0"/>
              <w:divBdr>
                <w:top w:val="none" w:sz="0" w:space="0" w:color="auto"/>
                <w:left w:val="none" w:sz="0" w:space="0" w:color="auto"/>
                <w:bottom w:val="none" w:sz="0" w:space="0" w:color="auto"/>
                <w:right w:val="none" w:sz="0" w:space="0" w:color="auto"/>
              </w:divBdr>
            </w:div>
            <w:div w:id="1174808986">
              <w:marLeft w:val="0"/>
              <w:marRight w:val="0"/>
              <w:marTop w:val="0"/>
              <w:marBottom w:val="0"/>
              <w:divBdr>
                <w:top w:val="none" w:sz="0" w:space="0" w:color="auto"/>
                <w:left w:val="none" w:sz="0" w:space="0" w:color="auto"/>
                <w:bottom w:val="none" w:sz="0" w:space="0" w:color="auto"/>
                <w:right w:val="none" w:sz="0" w:space="0" w:color="auto"/>
              </w:divBdr>
            </w:div>
            <w:div w:id="1182544738">
              <w:marLeft w:val="0"/>
              <w:marRight w:val="0"/>
              <w:marTop w:val="0"/>
              <w:marBottom w:val="0"/>
              <w:divBdr>
                <w:top w:val="none" w:sz="0" w:space="0" w:color="auto"/>
                <w:left w:val="none" w:sz="0" w:space="0" w:color="auto"/>
                <w:bottom w:val="none" w:sz="0" w:space="0" w:color="auto"/>
                <w:right w:val="none" w:sz="0" w:space="0" w:color="auto"/>
              </w:divBdr>
            </w:div>
            <w:div w:id="1189174787">
              <w:marLeft w:val="0"/>
              <w:marRight w:val="0"/>
              <w:marTop w:val="0"/>
              <w:marBottom w:val="0"/>
              <w:divBdr>
                <w:top w:val="none" w:sz="0" w:space="0" w:color="auto"/>
                <w:left w:val="none" w:sz="0" w:space="0" w:color="auto"/>
                <w:bottom w:val="none" w:sz="0" w:space="0" w:color="auto"/>
                <w:right w:val="none" w:sz="0" w:space="0" w:color="auto"/>
              </w:divBdr>
            </w:div>
            <w:div w:id="1193882699">
              <w:marLeft w:val="0"/>
              <w:marRight w:val="0"/>
              <w:marTop w:val="0"/>
              <w:marBottom w:val="0"/>
              <w:divBdr>
                <w:top w:val="none" w:sz="0" w:space="0" w:color="auto"/>
                <w:left w:val="none" w:sz="0" w:space="0" w:color="auto"/>
                <w:bottom w:val="none" w:sz="0" w:space="0" w:color="auto"/>
                <w:right w:val="none" w:sz="0" w:space="0" w:color="auto"/>
              </w:divBdr>
            </w:div>
            <w:div w:id="1204445040">
              <w:marLeft w:val="0"/>
              <w:marRight w:val="0"/>
              <w:marTop w:val="0"/>
              <w:marBottom w:val="0"/>
              <w:divBdr>
                <w:top w:val="none" w:sz="0" w:space="0" w:color="auto"/>
                <w:left w:val="none" w:sz="0" w:space="0" w:color="auto"/>
                <w:bottom w:val="none" w:sz="0" w:space="0" w:color="auto"/>
                <w:right w:val="none" w:sz="0" w:space="0" w:color="auto"/>
              </w:divBdr>
            </w:div>
            <w:div w:id="1207177238">
              <w:marLeft w:val="0"/>
              <w:marRight w:val="0"/>
              <w:marTop w:val="0"/>
              <w:marBottom w:val="0"/>
              <w:divBdr>
                <w:top w:val="none" w:sz="0" w:space="0" w:color="auto"/>
                <w:left w:val="none" w:sz="0" w:space="0" w:color="auto"/>
                <w:bottom w:val="none" w:sz="0" w:space="0" w:color="auto"/>
                <w:right w:val="none" w:sz="0" w:space="0" w:color="auto"/>
              </w:divBdr>
            </w:div>
            <w:div w:id="1207253414">
              <w:marLeft w:val="0"/>
              <w:marRight w:val="0"/>
              <w:marTop w:val="0"/>
              <w:marBottom w:val="0"/>
              <w:divBdr>
                <w:top w:val="none" w:sz="0" w:space="0" w:color="auto"/>
                <w:left w:val="none" w:sz="0" w:space="0" w:color="auto"/>
                <w:bottom w:val="none" w:sz="0" w:space="0" w:color="auto"/>
                <w:right w:val="none" w:sz="0" w:space="0" w:color="auto"/>
              </w:divBdr>
            </w:div>
            <w:div w:id="1220826641">
              <w:marLeft w:val="0"/>
              <w:marRight w:val="0"/>
              <w:marTop w:val="0"/>
              <w:marBottom w:val="0"/>
              <w:divBdr>
                <w:top w:val="none" w:sz="0" w:space="0" w:color="auto"/>
                <w:left w:val="none" w:sz="0" w:space="0" w:color="auto"/>
                <w:bottom w:val="none" w:sz="0" w:space="0" w:color="auto"/>
                <w:right w:val="none" w:sz="0" w:space="0" w:color="auto"/>
              </w:divBdr>
            </w:div>
            <w:div w:id="1221552585">
              <w:marLeft w:val="0"/>
              <w:marRight w:val="0"/>
              <w:marTop w:val="0"/>
              <w:marBottom w:val="0"/>
              <w:divBdr>
                <w:top w:val="none" w:sz="0" w:space="0" w:color="auto"/>
                <w:left w:val="none" w:sz="0" w:space="0" w:color="auto"/>
                <w:bottom w:val="none" w:sz="0" w:space="0" w:color="auto"/>
                <w:right w:val="none" w:sz="0" w:space="0" w:color="auto"/>
              </w:divBdr>
            </w:div>
            <w:div w:id="1226647881">
              <w:marLeft w:val="0"/>
              <w:marRight w:val="0"/>
              <w:marTop w:val="0"/>
              <w:marBottom w:val="0"/>
              <w:divBdr>
                <w:top w:val="none" w:sz="0" w:space="0" w:color="auto"/>
                <w:left w:val="none" w:sz="0" w:space="0" w:color="auto"/>
                <w:bottom w:val="none" w:sz="0" w:space="0" w:color="auto"/>
                <w:right w:val="none" w:sz="0" w:space="0" w:color="auto"/>
              </w:divBdr>
            </w:div>
            <w:div w:id="1237591751">
              <w:marLeft w:val="0"/>
              <w:marRight w:val="0"/>
              <w:marTop w:val="0"/>
              <w:marBottom w:val="0"/>
              <w:divBdr>
                <w:top w:val="none" w:sz="0" w:space="0" w:color="auto"/>
                <w:left w:val="none" w:sz="0" w:space="0" w:color="auto"/>
                <w:bottom w:val="none" w:sz="0" w:space="0" w:color="auto"/>
                <w:right w:val="none" w:sz="0" w:space="0" w:color="auto"/>
              </w:divBdr>
            </w:div>
            <w:div w:id="1241212273">
              <w:marLeft w:val="0"/>
              <w:marRight w:val="0"/>
              <w:marTop w:val="0"/>
              <w:marBottom w:val="0"/>
              <w:divBdr>
                <w:top w:val="none" w:sz="0" w:space="0" w:color="auto"/>
                <w:left w:val="none" w:sz="0" w:space="0" w:color="auto"/>
                <w:bottom w:val="none" w:sz="0" w:space="0" w:color="auto"/>
                <w:right w:val="none" w:sz="0" w:space="0" w:color="auto"/>
              </w:divBdr>
            </w:div>
            <w:div w:id="1245142396">
              <w:marLeft w:val="0"/>
              <w:marRight w:val="0"/>
              <w:marTop w:val="0"/>
              <w:marBottom w:val="0"/>
              <w:divBdr>
                <w:top w:val="none" w:sz="0" w:space="0" w:color="auto"/>
                <w:left w:val="none" w:sz="0" w:space="0" w:color="auto"/>
                <w:bottom w:val="none" w:sz="0" w:space="0" w:color="auto"/>
                <w:right w:val="none" w:sz="0" w:space="0" w:color="auto"/>
              </w:divBdr>
            </w:div>
            <w:div w:id="1249848724">
              <w:marLeft w:val="0"/>
              <w:marRight w:val="0"/>
              <w:marTop w:val="0"/>
              <w:marBottom w:val="0"/>
              <w:divBdr>
                <w:top w:val="none" w:sz="0" w:space="0" w:color="auto"/>
                <w:left w:val="none" w:sz="0" w:space="0" w:color="auto"/>
                <w:bottom w:val="none" w:sz="0" w:space="0" w:color="auto"/>
                <w:right w:val="none" w:sz="0" w:space="0" w:color="auto"/>
              </w:divBdr>
            </w:div>
            <w:div w:id="1255435622">
              <w:marLeft w:val="0"/>
              <w:marRight w:val="0"/>
              <w:marTop w:val="0"/>
              <w:marBottom w:val="0"/>
              <w:divBdr>
                <w:top w:val="none" w:sz="0" w:space="0" w:color="auto"/>
                <w:left w:val="none" w:sz="0" w:space="0" w:color="auto"/>
                <w:bottom w:val="none" w:sz="0" w:space="0" w:color="auto"/>
                <w:right w:val="none" w:sz="0" w:space="0" w:color="auto"/>
              </w:divBdr>
            </w:div>
            <w:div w:id="1255673760">
              <w:marLeft w:val="0"/>
              <w:marRight w:val="0"/>
              <w:marTop w:val="0"/>
              <w:marBottom w:val="0"/>
              <w:divBdr>
                <w:top w:val="none" w:sz="0" w:space="0" w:color="auto"/>
                <w:left w:val="none" w:sz="0" w:space="0" w:color="auto"/>
                <w:bottom w:val="none" w:sz="0" w:space="0" w:color="auto"/>
                <w:right w:val="none" w:sz="0" w:space="0" w:color="auto"/>
              </w:divBdr>
            </w:div>
            <w:div w:id="1259562908">
              <w:marLeft w:val="0"/>
              <w:marRight w:val="0"/>
              <w:marTop w:val="0"/>
              <w:marBottom w:val="0"/>
              <w:divBdr>
                <w:top w:val="none" w:sz="0" w:space="0" w:color="auto"/>
                <w:left w:val="none" w:sz="0" w:space="0" w:color="auto"/>
                <w:bottom w:val="none" w:sz="0" w:space="0" w:color="auto"/>
                <w:right w:val="none" w:sz="0" w:space="0" w:color="auto"/>
              </w:divBdr>
            </w:div>
            <w:div w:id="1272127912">
              <w:marLeft w:val="0"/>
              <w:marRight w:val="0"/>
              <w:marTop w:val="0"/>
              <w:marBottom w:val="0"/>
              <w:divBdr>
                <w:top w:val="none" w:sz="0" w:space="0" w:color="auto"/>
                <w:left w:val="none" w:sz="0" w:space="0" w:color="auto"/>
                <w:bottom w:val="none" w:sz="0" w:space="0" w:color="auto"/>
                <w:right w:val="none" w:sz="0" w:space="0" w:color="auto"/>
              </w:divBdr>
            </w:div>
            <w:div w:id="1277521698">
              <w:marLeft w:val="0"/>
              <w:marRight w:val="0"/>
              <w:marTop w:val="0"/>
              <w:marBottom w:val="0"/>
              <w:divBdr>
                <w:top w:val="none" w:sz="0" w:space="0" w:color="auto"/>
                <w:left w:val="none" w:sz="0" w:space="0" w:color="auto"/>
                <w:bottom w:val="none" w:sz="0" w:space="0" w:color="auto"/>
                <w:right w:val="none" w:sz="0" w:space="0" w:color="auto"/>
              </w:divBdr>
            </w:div>
            <w:div w:id="1283271375">
              <w:marLeft w:val="0"/>
              <w:marRight w:val="0"/>
              <w:marTop w:val="0"/>
              <w:marBottom w:val="0"/>
              <w:divBdr>
                <w:top w:val="none" w:sz="0" w:space="0" w:color="auto"/>
                <w:left w:val="none" w:sz="0" w:space="0" w:color="auto"/>
                <w:bottom w:val="none" w:sz="0" w:space="0" w:color="auto"/>
                <w:right w:val="none" w:sz="0" w:space="0" w:color="auto"/>
              </w:divBdr>
            </w:div>
            <w:div w:id="1288505078">
              <w:marLeft w:val="0"/>
              <w:marRight w:val="0"/>
              <w:marTop w:val="0"/>
              <w:marBottom w:val="0"/>
              <w:divBdr>
                <w:top w:val="none" w:sz="0" w:space="0" w:color="auto"/>
                <w:left w:val="none" w:sz="0" w:space="0" w:color="auto"/>
                <w:bottom w:val="none" w:sz="0" w:space="0" w:color="auto"/>
                <w:right w:val="none" w:sz="0" w:space="0" w:color="auto"/>
              </w:divBdr>
            </w:div>
            <w:div w:id="1293710092">
              <w:marLeft w:val="0"/>
              <w:marRight w:val="0"/>
              <w:marTop w:val="0"/>
              <w:marBottom w:val="0"/>
              <w:divBdr>
                <w:top w:val="none" w:sz="0" w:space="0" w:color="auto"/>
                <w:left w:val="none" w:sz="0" w:space="0" w:color="auto"/>
                <w:bottom w:val="none" w:sz="0" w:space="0" w:color="auto"/>
                <w:right w:val="none" w:sz="0" w:space="0" w:color="auto"/>
              </w:divBdr>
            </w:div>
            <w:div w:id="1302803042">
              <w:marLeft w:val="0"/>
              <w:marRight w:val="0"/>
              <w:marTop w:val="0"/>
              <w:marBottom w:val="0"/>
              <w:divBdr>
                <w:top w:val="none" w:sz="0" w:space="0" w:color="auto"/>
                <w:left w:val="none" w:sz="0" w:space="0" w:color="auto"/>
                <w:bottom w:val="none" w:sz="0" w:space="0" w:color="auto"/>
                <w:right w:val="none" w:sz="0" w:space="0" w:color="auto"/>
              </w:divBdr>
            </w:div>
            <w:div w:id="1303734174">
              <w:marLeft w:val="0"/>
              <w:marRight w:val="0"/>
              <w:marTop w:val="0"/>
              <w:marBottom w:val="0"/>
              <w:divBdr>
                <w:top w:val="none" w:sz="0" w:space="0" w:color="auto"/>
                <w:left w:val="none" w:sz="0" w:space="0" w:color="auto"/>
                <w:bottom w:val="none" w:sz="0" w:space="0" w:color="auto"/>
                <w:right w:val="none" w:sz="0" w:space="0" w:color="auto"/>
              </w:divBdr>
            </w:div>
            <w:div w:id="1305741550">
              <w:marLeft w:val="0"/>
              <w:marRight w:val="0"/>
              <w:marTop w:val="0"/>
              <w:marBottom w:val="0"/>
              <w:divBdr>
                <w:top w:val="none" w:sz="0" w:space="0" w:color="auto"/>
                <w:left w:val="none" w:sz="0" w:space="0" w:color="auto"/>
                <w:bottom w:val="none" w:sz="0" w:space="0" w:color="auto"/>
                <w:right w:val="none" w:sz="0" w:space="0" w:color="auto"/>
              </w:divBdr>
            </w:div>
            <w:div w:id="1311522420">
              <w:marLeft w:val="0"/>
              <w:marRight w:val="0"/>
              <w:marTop w:val="0"/>
              <w:marBottom w:val="0"/>
              <w:divBdr>
                <w:top w:val="none" w:sz="0" w:space="0" w:color="auto"/>
                <w:left w:val="none" w:sz="0" w:space="0" w:color="auto"/>
                <w:bottom w:val="none" w:sz="0" w:space="0" w:color="auto"/>
                <w:right w:val="none" w:sz="0" w:space="0" w:color="auto"/>
              </w:divBdr>
            </w:div>
            <w:div w:id="1327905970">
              <w:marLeft w:val="0"/>
              <w:marRight w:val="0"/>
              <w:marTop w:val="0"/>
              <w:marBottom w:val="0"/>
              <w:divBdr>
                <w:top w:val="none" w:sz="0" w:space="0" w:color="auto"/>
                <w:left w:val="none" w:sz="0" w:space="0" w:color="auto"/>
                <w:bottom w:val="none" w:sz="0" w:space="0" w:color="auto"/>
                <w:right w:val="none" w:sz="0" w:space="0" w:color="auto"/>
              </w:divBdr>
            </w:div>
            <w:div w:id="1331640426">
              <w:marLeft w:val="0"/>
              <w:marRight w:val="0"/>
              <w:marTop w:val="0"/>
              <w:marBottom w:val="0"/>
              <w:divBdr>
                <w:top w:val="none" w:sz="0" w:space="0" w:color="auto"/>
                <w:left w:val="none" w:sz="0" w:space="0" w:color="auto"/>
                <w:bottom w:val="none" w:sz="0" w:space="0" w:color="auto"/>
                <w:right w:val="none" w:sz="0" w:space="0" w:color="auto"/>
              </w:divBdr>
            </w:div>
            <w:div w:id="1332290482">
              <w:marLeft w:val="0"/>
              <w:marRight w:val="0"/>
              <w:marTop w:val="0"/>
              <w:marBottom w:val="0"/>
              <w:divBdr>
                <w:top w:val="none" w:sz="0" w:space="0" w:color="auto"/>
                <w:left w:val="none" w:sz="0" w:space="0" w:color="auto"/>
                <w:bottom w:val="none" w:sz="0" w:space="0" w:color="auto"/>
                <w:right w:val="none" w:sz="0" w:space="0" w:color="auto"/>
              </w:divBdr>
            </w:div>
            <w:div w:id="1335063042">
              <w:marLeft w:val="0"/>
              <w:marRight w:val="0"/>
              <w:marTop w:val="0"/>
              <w:marBottom w:val="0"/>
              <w:divBdr>
                <w:top w:val="none" w:sz="0" w:space="0" w:color="auto"/>
                <w:left w:val="none" w:sz="0" w:space="0" w:color="auto"/>
                <w:bottom w:val="none" w:sz="0" w:space="0" w:color="auto"/>
                <w:right w:val="none" w:sz="0" w:space="0" w:color="auto"/>
              </w:divBdr>
            </w:div>
            <w:div w:id="1338271557">
              <w:marLeft w:val="0"/>
              <w:marRight w:val="0"/>
              <w:marTop w:val="0"/>
              <w:marBottom w:val="0"/>
              <w:divBdr>
                <w:top w:val="none" w:sz="0" w:space="0" w:color="auto"/>
                <w:left w:val="none" w:sz="0" w:space="0" w:color="auto"/>
                <w:bottom w:val="none" w:sz="0" w:space="0" w:color="auto"/>
                <w:right w:val="none" w:sz="0" w:space="0" w:color="auto"/>
              </w:divBdr>
            </w:div>
            <w:div w:id="1346055164">
              <w:marLeft w:val="0"/>
              <w:marRight w:val="0"/>
              <w:marTop w:val="0"/>
              <w:marBottom w:val="0"/>
              <w:divBdr>
                <w:top w:val="none" w:sz="0" w:space="0" w:color="auto"/>
                <w:left w:val="none" w:sz="0" w:space="0" w:color="auto"/>
                <w:bottom w:val="none" w:sz="0" w:space="0" w:color="auto"/>
                <w:right w:val="none" w:sz="0" w:space="0" w:color="auto"/>
              </w:divBdr>
            </w:div>
            <w:div w:id="1349214840">
              <w:marLeft w:val="0"/>
              <w:marRight w:val="0"/>
              <w:marTop w:val="0"/>
              <w:marBottom w:val="0"/>
              <w:divBdr>
                <w:top w:val="none" w:sz="0" w:space="0" w:color="auto"/>
                <w:left w:val="none" w:sz="0" w:space="0" w:color="auto"/>
                <w:bottom w:val="none" w:sz="0" w:space="0" w:color="auto"/>
                <w:right w:val="none" w:sz="0" w:space="0" w:color="auto"/>
              </w:divBdr>
            </w:div>
            <w:div w:id="1354529529">
              <w:marLeft w:val="0"/>
              <w:marRight w:val="0"/>
              <w:marTop w:val="0"/>
              <w:marBottom w:val="0"/>
              <w:divBdr>
                <w:top w:val="none" w:sz="0" w:space="0" w:color="auto"/>
                <w:left w:val="none" w:sz="0" w:space="0" w:color="auto"/>
                <w:bottom w:val="none" w:sz="0" w:space="0" w:color="auto"/>
                <w:right w:val="none" w:sz="0" w:space="0" w:color="auto"/>
              </w:divBdr>
            </w:div>
            <w:div w:id="1359509061">
              <w:marLeft w:val="0"/>
              <w:marRight w:val="0"/>
              <w:marTop w:val="0"/>
              <w:marBottom w:val="0"/>
              <w:divBdr>
                <w:top w:val="none" w:sz="0" w:space="0" w:color="auto"/>
                <w:left w:val="none" w:sz="0" w:space="0" w:color="auto"/>
                <w:bottom w:val="none" w:sz="0" w:space="0" w:color="auto"/>
                <w:right w:val="none" w:sz="0" w:space="0" w:color="auto"/>
              </w:divBdr>
            </w:div>
            <w:div w:id="1363747250">
              <w:marLeft w:val="0"/>
              <w:marRight w:val="0"/>
              <w:marTop w:val="0"/>
              <w:marBottom w:val="0"/>
              <w:divBdr>
                <w:top w:val="none" w:sz="0" w:space="0" w:color="auto"/>
                <w:left w:val="none" w:sz="0" w:space="0" w:color="auto"/>
                <w:bottom w:val="none" w:sz="0" w:space="0" w:color="auto"/>
                <w:right w:val="none" w:sz="0" w:space="0" w:color="auto"/>
              </w:divBdr>
            </w:div>
            <w:div w:id="1418595288">
              <w:marLeft w:val="0"/>
              <w:marRight w:val="0"/>
              <w:marTop w:val="0"/>
              <w:marBottom w:val="0"/>
              <w:divBdr>
                <w:top w:val="none" w:sz="0" w:space="0" w:color="auto"/>
                <w:left w:val="none" w:sz="0" w:space="0" w:color="auto"/>
                <w:bottom w:val="none" w:sz="0" w:space="0" w:color="auto"/>
                <w:right w:val="none" w:sz="0" w:space="0" w:color="auto"/>
              </w:divBdr>
            </w:div>
            <w:div w:id="1420590991">
              <w:marLeft w:val="0"/>
              <w:marRight w:val="0"/>
              <w:marTop w:val="0"/>
              <w:marBottom w:val="0"/>
              <w:divBdr>
                <w:top w:val="none" w:sz="0" w:space="0" w:color="auto"/>
                <w:left w:val="none" w:sz="0" w:space="0" w:color="auto"/>
                <w:bottom w:val="none" w:sz="0" w:space="0" w:color="auto"/>
                <w:right w:val="none" w:sz="0" w:space="0" w:color="auto"/>
              </w:divBdr>
            </w:div>
            <w:div w:id="1424230125">
              <w:marLeft w:val="0"/>
              <w:marRight w:val="0"/>
              <w:marTop w:val="0"/>
              <w:marBottom w:val="0"/>
              <w:divBdr>
                <w:top w:val="none" w:sz="0" w:space="0" w:color="auto"/>
                <w:left w:val="none" w:sz="0" w:space="0" w:color="auto"/>
                <w:bottom w:val="none" w:sz="0" w:space="0" w:color="auto"/>
                <w:right w:val="none" w:sz="0" w:space="0" w:color="auto"/>
              </w:divBdr>
            </w:div>
            <w:div w:id="1431125939">
              <w:marLeft w:val="0"/>
              <w:marRight w:val="0"/>
              <w:marTop w:val="0"/>
              <w:marBottom w:val="0"/>
              <w:divBdr>
                <w:top w:val="none" w:sz="0" w:space="0" w:color="auto"/>
                <w:left w:val="none" w:sz="0" w:space="0" w:color="auto"/>
                <w:bottom w:val="none" w:sz="0" w:space="0" w:color="auto"/>
                <w:right w:val="none" w:sz="0" w:space="0" w:color="auto"/>
              </w:divBdr>
            </w:div>
            <w:div w:id="1452095387">
              <w:marLeft w:val="0"/>
              <w:marRight w:val="0"/>
              <w:marTop w:val="0"/>
              <w:marBottom w:val="0"/>
              <w:divBdr>
                <w:top w:val="none" w:sz="0" w:space="0" w:color="auto"/>
                <w:left w:val="none" w:sz="0" w:space="0" w:color="auto"/>
                <w:bottom w:val="none" w:sz="0" w:space="0" w:color="auto"/>
                <w:right w:val="none" w:sz="0" w:space="0" w:color="auto"/>
              </w:divBdr>
            </w:div>
            <w:div w:id="1465804417">
              <w:marLeft w:val="0"/>
              <w:marRight w:val="0"/>
              <w:marTop w:val="0"/>
              <w:marBottom w:val="0"/>
              <w:divBdr>
                <w:top w:val="none" w:sz="0" w:space="0" w:color="auto"/>
                <w:left w:val="none" w:sz="0" w:space="0" w:color="auto"/>
                <w:bottom w:val="none" w:sz="0" w:space="0" w:color="auto"/>
                <w:right w:val="none" w:sz="0" w:space="0" w:color="auto"/>
              </w:divBdr>
            </w:div>
            <w:div w:id="1466463100">
              <w:marLeft w:val="0"/>
              <w:marRight w:val="0"/>
              <w:marTop w:val="0"/>
              <w:marBottom w:val="0"/>
              <w:divBdr>
                <w:top w:val="none" w:sz="0" w:space="0" w:color="auto"/>
                <w:left w:val="none" w:sz="0" w:space="0" w:color="auto"/>
                <w:bottom w:val="none" w:sz="0" w:space="0" w:color="auto"/>
                <w:right w:val="none" w:sz="0" w:space="0" w:color="auto"/>
              </w:divBdr>
            </w:div>
            <w:div w:id="1476025154">
              <w:marLeft w:val="0"/>
              <w:marRight w:val="0"/>
              <w:marTop w:val="0"/>
              <w:marBottom w:val="0"/>
              <w:divBdr>
                <w:top w:val="none" w:sz="0" w:space="0" w:color="auto"/>
                <w:left w:val="none" w:sz="0" w:space="0" w:color="auto"/>
                <w:bottom w:val="none" w:sz="0" w:space="0" w:color="auto"/>
                <w:right w:val="none" w:sz="0" w:space="0" w:color="auto"/>
              </w:divBdr>
            </w:div>
            <w:div w:id="1499925470">
              <w:marLeft w:val="0"/>
              <w:marRight w:val="0"/>
              <w:marTop w:val="0"/>
              <w:marBottom w:val="0"/>
              <w:divBdr>
                <w:top w:val="none" w:sz="0" w:space="0" w:color="auto"/>
                <w:left w:val="none" w:sz="0" w:space="0" w:color="auto"/>
                <w:bottom w:val="none" w:sz="0" w:space="0" w:color="auto"/>
                <w:right w:val="none" w:sz="0" w:space="0" w:color="auto"/>
              </w:divBdr>
            </w:div>
            <w:div w:id="1502352282">
              <w:marLeft w:val="0"/>
              <w:marRight w:val="0"/>
              <w:marTop w:val="0"/>
              <w:marBottom w:val="0"/>
              <w:divBdr>
                <w:top w:val="none" w:sz="0" w:space="0" w:color="auto"/>
                <w:left w:val="none" w:sz="0" w:space="0" w:color="auto"/>
                <w:bottom w:val="none" w:sz="0" w:space="0" w:color="auto"/>
                <w:right w:val="none" w:sz="0" w:space="0" w:color="auto"/>
              </w:divBdr>
            </w:div>
            <w:div w:id="1512184074">
              <w:marLeft w:val="0"/>
              <w:marRight w:val="0"/>
              <w:marTop w:val="0"/>
              <w:marBottom w:val="0"/>
              <w:divBdr>
                <w:top w:val="none" w:sz="0" w:space="0" w:color="auto"/>
                <w:left w:val="none" w:sz="0" w:space="0" w:color="auto"/>
                <w:bottom w:val="none" w:sz="0" w:space="0" w:color="auto"/>
                <w:right w:val="none" w:sz="0" w:space="0" w:color="auto"/>
              </w:divBdr>
            </w:div>
            <w:div w:id="1514998775">
              <w:marLeft w:val="0"/>
              <w:marRight w:val="0"/>
              <w:marTop w:val="0"/>
              <w:marBottom w:val="0"/>
              <w:divBdr>
                <w:top w:val="none" w:sz="0" w:space="0" w:color="auto"/>
                <w:left w:val="none" w:sz="0" w:space="0" w:color="auto"/>
                <w:bottom w:val="none" w:sz="0" w:space="0" w:color="auto"/>
                <w:right w:val="none" w:sz="0" w:space="0" w:color="auto"/>
              </w:divBdr>
            </w:div>
            <w:div w:id="1515067825">
              <w:marLeft w:val="0"/>
              <w:marRight w:val="0"/>
              <w:marTop w:val="0"/>
              <w:marBottom w:val="0"/>
              <w:divBdr>
                <w:top w:val="none" w:sz="0" w:space="0" w:color="auto"/>
                <w:left w:val="none" w:sz="0" w:space="0" w:color="auto"/>
                <w:bottom w:val="none" w:sz="0" w:space="0" w:color="auto"/>
                <w:right w:val="none" w:sz="0" w:space="0" w:color="auto"/>
              </w:divBdr>
            </w:div>
            <w:div w:id="1515994453">
              <w:marLeft w:val="0"/>
              <w:marRight w:val="0"/>
              <w:marTop w:val="0"/>
              <w:marBottom w:val="0"/>
              <w:divBdr>
                <w:top w:val="none" w:sz="0" w:space="0" w:color="auto"/>
                <w:left w:val="none" w:sz="0" w:space="0" w:color="auto"/>
                <w:bottom w:val="none" w:sz="0" w:space="0" w:color="auto"/>
                <w:right w:val="none" w:sz="0" w:space="0" w:color="auto"/>
              </w:divBdr>
            </w:div>
            <w:div w:id="1522280252">
              <w:marLeft w:val="0"/>
              <w:marRight w:val="0"/>
              <w:marTop w:val="0"/>
              <w:marBottom w:val="0"/>
              <w:divBdr>
                <w:top w:val="none" w:sz="0" w:space="0" w:color="auto"/>
                <w:left w:val="none" w:sz="0" w:space="0" w:color="auto"/>
                <w:bottom w:val="none" w:sz="0" w:space="0" w:color="auto"/>
                <w:right w:val="none" w:sz="0" w:space="0" w:color="auto"/>
              </w:divBdr>
            </w:div>
            <w:div w:id="1525439954">
              <w:marLeft w:val="0"/>
              <w:marRight w:val="0"/>
              <w:marTop w:val="0"/>
              <w:marBottom w:val="0"/>
              <w:divBdr>
                <w:top w:val="none" w:sz="0" w:space="0" w:color="auto"/>
                <w:left w:val="none" w:sz="0" w:space="0" w:color="auto"/>
                <w:bottom w:val="none" w:sz="0" w:space="0" w:color="auto"/>
                <w:right w:val="none" w:sz="0" w:space="0" w:color="auto"/>
              </w:divBdr>
            </w:div>
            <w:div w:id="1527408399">
              <w:marLeft w:val="0"/>
              <w:marRight w:val="0"/>
              <w:marTop w:val="0"/>
              <w:marBottom w:val="0"/>
              <w:divBdr>
                <w:top w:val="none" w:sz="0" w:space="0" w:color="auto"/>
                <w:left w:val="none" w:sz="0" w:space="0" w:color="auto"/>
                <w:bottom w:val="none" w:sz="0" w:space="0" w:color="auto"/>
                <w:right w:val="none" w:sz="0" w:space="0" w:color="auto"/>
              </w:divBdr>
            </w:div>
            <w:div w:id="1533032666">
              <w:marLeft w:val="0"/>
              <w:marRight w:val="0"/>
              <w:marTop w:val="0"/>
              <w:marBottom w:val="0"/>
              <w:divBdr>
                <w:top w:val="none" w:sz="0" w:space="0" w:color="auto"/>
                <w:left w:val="none" w:sz="0" w:space="0" w:color="auto"/>
                <w:bottom w:val="none" w:sz="0" w:space="0" w:color="auto"/>
                <w:right w:val="none" w:sz="0" w:space="0" w:color="auto"/>
              </w:divBdr>
            </w:div>
            <w:div w:id="1533419578">
              <w:marLeft w:val="0"/>
              <w:marRight w:val="0"/>
              <w:marTop w:val="0"/>
              <w:marBottom w:val="0"/>
              <w:divBdr>
                <w:top w:val="none" w:sz="0" w:space="0" w:color="auto"/>
                <w:left w:val="none" w:sz="0" w:space="0" w:color="auto"/>
                <w:bottom w:val="none" w:sz="0" w:space="0" w:color="auto"/>
                <w:right w:val="none" w:sz="0" w:space="0" w:color="auto"/>
              </w:divBdr>
            </w:div>
            <w:div w:id="1533498878">
              <w:marLeft w:val="0"/>
              <w:marRight w:val="0"/>
              <w:marTop w:val="0"/>
              <w:marBottom w:val="0"/>
              <w:divBdr>
                <w:top w:val="none" w:sz="0" w:space="0" w:color="auto"/>
                <w:left w:val="none" w:sz="0" w:space="0" w:color="auto"/>
                <w:bottom w:val="none" w:sz="0" w:space="0" w:color="auto"/>
                <w:right w:val="none" w:sz="0" w:space="0" w:color="auto"/>
              </w:divBdr>
            </w:div>
            <w:div w:id="1534151388">
              <w:marLeft w:val="0"/>
              <w:marRight w:val="0"/>
              <w:marTop w:val="0"/>
              <w:marBottom w:val="0"/>
              <w:divBdr>
                <w:top w:val="none" w:sz="0" w:space="0" w:color="auto"/>
                <w:left w:val="none" w:sz="0" w:space="0" w:color="auto"/>
                <w:bottom w:val="none" w:sz="0" w:space="0" w:color="auto"/>
                <w:right w:val="none" w:sz="0" w:space="0" w:color="auto"/>
              </w:divBdr>
            </w:div>
            <w:div w:id="1534347421">
              <w:marLeft w:val="0"/>
              <w:marRight w:val="0"/>
              <w:marTop w:val="0"/>
              <w:marBottom w:val="0"/>
              <w:divBdr>
                <w:top w:val="none" w:sz="0" w:space="0" w:color="auto"/>
                <w:left w:val="none" w:sz="0" w:space="0" w:color="auto"/>
                <w:bottom w:val="none" w:sz="0" w:space="0" w:color="auto"/>
                <w:right w:val="none" w:sz="0" w:space="0" w:color="auto"/>
              </w:divBdr>
            </w:div>
            <w:div w:id="1542670443">
              <w:marLeft w:val="0"/>
              <w:marRight w:val="0"/>
              <w:marTop w:val="0"/>
              <w:marBottom w:val="0"/>
              <w:divBdr>
                <w:top w:val="none" w:sz="0" w:space="0" w:color="auto"/>
                <w:left w:val="none" w:sz="0" w:space="0" w:color="auto"/>
                <w:bottom w:val="none" w:sz="0" w:space="0" w:color="auto"/>
                <w:right w:val="none" w:sz="0" w:space="0" w:color="auto"/>
              </w:divBdr>
            </w:div>
            <w:div w:id="1546285254">
              <w:marLeft w:val="0"/>
              <w:marRight w:val="0"/>
              <w:marTop w:val="0"/>
              <w:marBottom w:val="0"/>
              <w:divBdr>
                <w:top w:val="none" w:sz="0" w:space="0" w:color="auto"/>
                <w:left w:val="none" w:sz="0" w:space="0" w:color="auto"/>
                <w:bottom w:val="none" w:sz="0" w:space="0" w:color="auto"/>
                <w:right w:val="none" w:sz="0" w:space="0" w:color="auto"/>
              </w:divBdr>
            </w:div>
            <w:div w:id="1554121469">
              <w:marLeft w:val="0"/>
              <w:marRight w:val="0"/>
              <w:marTop w:val="0"/>
              <w:marBottom w:val="0"/>
              <w:divBdr>
                <w:top w:val="none" w:sz="0" w:space="0" w:color="auto"/>
                <w:left w:val="none" w:sz="0" w:space="0" w:color="auto"/>
                <w:bottom w:val="none" w:sz="0" w:space="0" w:color="auto"/>
                <w:right w:val="none" w:sz="0" w:space="0" w:color="auto"/>
              </w:divBdr>
            </w:div>
            <w:div w:id="1554539568">
              <w:marLeft w:val="0"/>
              <w:marRight w:val="0"/>
              <w:marTop w:val="0"/>
              <w:marBottom w:val="0"/>
              <w:divBdr>
                <w:top w:val="none" w:sz="0" w:space="0" w:color="auto"/>
                <w:left w:val="none" w:sz="0" w:space="0" w:color="auto"/>
                <w:bottom w:val="none" w:sz="0" w:space="0" w:color="auto"/>
                <w:right w:val="none" w:sz="0" w:space="0" w:color="auto"/>
              </w:divBdr>
            </w:div>
            <w:div w:id="1557277098">
              <w:marLeft w:val="0"/>
              <w:marRight w:val="0"/>
              <w:marTop w:val="0"/>
              <w:marBottom w:val="0"/>
              <w:divBdr>
                <w:top w:val="none" w:sz="0" w:space="0" w:color="auto"/>
                <w:left w:val="none" w:sz="0" w:space="0" w:color="auto"/>
                <w:bottom w:val="none" w:sz="0" w:space="0" w:color="auto"/>
                <w:right w:val="none" w:sz="0" w:space="0" w:color="auto"/>
              </w:divBdr>
            </w:div>
            <w:div w:id="1557547208">
              <w:marLeft w:val="0"/>
              <w:marRight w:val="0"/>
              <w:marTop w:val="0"/>
              <w:marBottom w:val="0"/>
              <w:divBdr>
                <w:top w:val="none" w:sz="0" w:space="0" w:color="auto"/>
                <w:left w:val="none" w:sz="0" w:space="0" w:color="auto"/>
                <w:bottom w:val="none" w:sz="0" w:space="0" w:color="auto"/>
                <w:right w:val="none" w:sz="0" w:space="0" w:color="auto"/>
              </w:divBdr>
            </w:div>
            <w:div w:id="1570460513">
              <w:marLeft w:val="0"/>
              <w:marRight w:val="0"/>
              <w:marTop w:val="0"/>
              <w:marBottom w:val="0"/>
              <w:divBdr>
                <w:top w:val="none" w:sz="0" w:space="0" w:color="auto"/>
                <w:left w:val="none" w:sz="0" w:space="0" w:color="auto"/>
                <w:bottom w:val="none" w:sz="0" w:space="0" w:color="auto"/>
                <w:right w:val="none" w:sz="0" w:space="0" w:color="auto"/>
              </w:divBdr>
            </w:div>
            <w:div w:id="1578831476">
              <w:marLeft w:val="0"/>
              <w:marRight w:val="0"/>
              <w:marTop w:val="0"/>
              <w:marBottom w:val="0"/>
              <w:divBdr>
                <w:top w:val="none" w:sz="0" w:space="0" w:color="auto"/>
                <w:left w:val="none" w:sz="0" w:space="0" w:color="auto"/>
                <w:bottom w:val="none" w:sz="0" w:space="0" w:color="auto"/>
                <w:right w:val="none" w:sz="0" w:space="0" w:color="auto"/>
              </w:divBdr>
            </w:div>
            <w:div w:id="1579169081">
              <w:marLeft w:val="0"/>
              <w:marRight w:val="0"/>
              <w:marTop w:val="0"/>
              <w:marBottom w:val="0"/>
              <w:divBdr>
                <w:top w:val="none" w:sz="0" w:space="0" w:color="auto"/>
                <w:left w:val="none" w:sz="0" w:space="0" w:color="auto"/>
                <w:bottom w:val="none" w:sz="0" w:space="0" w:color="auto"/>
                <w:right w:val="none" w:sz="0" w:space="0" w:color="auto"/>
              </w:divBdr>
            </w:div>
            <w:div w:id="1579249214">
              <w:marLeft w:val="0"/>
              <w:marRight w:val="0"/>
              <w:marTop w:val="0"/>
              <w:marBottom w:val="0"/>
              <w:divBdr>
                <w:top w:val="none" w:sz="0" w:space="0" w:color="auto"/>
                <w:left w:val="none" w:sz="0" w:space="0" w:color="auto"/>
                <w:bottom w:val="none" w:sz="0" w:space="0" w:color="auto"/>
                <w:right w:val="none" w:sz="0" w:space="0" w:color="auto"/>
              </w:divBdr>
            </w:div>
            <w:div w:id="1582525976">
              <w:marLeft w:val="0"/>
              <w:marRight w:val="0"/>
              <w:marTop w:val="0"/>
              <w:marBottom w:val="0"/>
              <w:divBdr>
                <w:top w:val="none" w:sz="0" w:space="0" w:color="auto"/>
                <w:left w:val="none" w:sz="0" w:space="0" w:color="auto"/>
                <w:bottom w:val="none" w:sz="0" w:space="0" w:color="auto"/>
                <w:right w:val="none" w:sz="0" w:space="0" w:color="auto"/>
              </w:divBdr>
            </w:div>
            <w:div w:id="1584215766">
              <w:marLeft w:val="0"/>
              <w:marRight w:val="0"/>
              <w:marTop w:val="0"/>
              <w:marBottom w:val="0"/>
              <w:divBdr>
                <w:top w:val="none" w:sz="0" w:space="0" w:color="auto"/>
                <w:left w:val="none" w:sz="0" w:space="0" w:color="auto"/>
                <w:bottom w:val="none" w:sz="0" w:space="0" w:color="auto"/>
                <w:right w:val="none" w:sz="0" w:space="0" w:color="auto"/>
              </w:divBdr>
            </w:div>
            <w:div w:id="1591037294">
              <w:marLeft w:val="0"/>
              <w:marRight w:val="0"/>
              <w:marTop w:val="0"/>
              <w:marBottom w:val="0"/>
              <w:divBdr>
                <w:top w:val="none" w:sz="0" w:space="0" w:color="auto"/>
                <w:left w:val="none" w:sz="0" w:space="0" w:color="auto"/>
                <w:bottom w:val="none" w:sz="0" w:space="0" w:color="auto"/>
                <w:right w:val="none" w:sz="0" w:space="0" w:color="auto"/>
              </w:divBdr>
            </w:div>
            <w:div w:id="1595237907">
              <w:marLeft w:val="0"/>
              <w:marRight w:val="0"/>
              <w:marTop w:val="0"/>
              <w:marBottom w:val="0"/>
              <w:divBdr>
                <w:top w:val="none" w:sz="0" w:space="0" w:color="auto"/>
                <w:left w:val="none" w:sz="0" w:space="0" w:color="auto"/>
                <w:bottom w:val="none" w:sz="0" w:space="0" w:color="auto"/>
                <w:right w:val="none" w:sz="0" w:space="0" w:color="auto"/>
              </w:divBdr>
            </w:div>
            <w:div w:id="1599563265">
              <w:marLeft w:val="0"/>
              <w:marRight w:val="0"/>
              <w:marTop w:val="0"/>
              <w:marBottom w:val="0"/>
              <w:divBdr>
                <w:top w:val="none" w:sz="0" w:space="0" w:color="auto"/>
                <w:left w:val="none" w:sz="0" w:space="0" w:color="auto"/>
                <w:bottom w:val="none" w:sz="0" w:space="0" w:color="auto"/>
                <w:right w:val="none" w:sz="0" w:space="0" w:color="auto"/>
              </w:divBdr>
            </w:div>
            <w:div w:id="1611232417">
              <w:marLeft w:val="0"/>
              <w:marRight w:val="0"/>
              <w:marTop w:val="0"/>
              <w:marBottom w:val="0"/>
              <w:divBdr>
                <w:top w:val="none" w:sz="0" w:space="0" w:color="auto"/>
                <w:left w:val="none" w:sz="0" w:space="0" w:color="auto"/>
                <w:bottom w:val="none" w:sz="0" w:space="0" w:color="auto"/>
                <w:right w:val="none" w:sz="0" w:space="0" w:color="auto"/>
              </w:divBdr>
            </w:div>
            <w:div w:id="1618491643">
              <w:marLeft w:val="0"/>
              <w:marRight w:val="0"/>
              <w:marTop w:val="0"/>
              <w:marBottom w:val="0"/>
              <w:divBdr>
                <w:top w:val="none" w:sz="0" w:space="0" w:color="auto"/>
                <w:left w:val="none" w:sz="0" w:space="0" w:color="auto"/>
                <w:bottom w:val="none" w:sz="0" w:space="0" w:color="auto"/>
                <w:right w:val="none" w:sz="0" w:space="0" w:color="auto"/>
              </w:divBdr>
            </w:div>
            <w:div w:id="1620868341">
              <w:marLeft w:val="0"/>
              <w:marRight w:val="0"/>
              <w:marTop w:val="0"/>
              <w:marBottom w:val="0"/>
              <w:divBdr>
                <w:top w:val="none" w:sz="0" w:space="0" w:color="auto"/>
                <w:left w:val="none" w:sz="0" w:space="0" w:color="auto"/>
                <w:bottom w:val="none" w:sz="0" w:space="0" w:color="auto"/>
                <w:right w:val="none" w:sz="0" w:space="0" w:color="auto"/>
              </w:divBdr>
            </w:div>
            <w:div w:id="1621573913">
              <w:marLeft w:val="0"/>
              <w:marRight w:val="0"/>
              <w:marTop w:val="0"/>
              <w:marBottom w:val="0"/>
              <w:divBdr>
                <w:top w:val="none" w:sz="0" w:space="0" w:color="auto"/>
                <w:left w:val="none" w:sz="0" w:space="0" w:color="auto"/>
                <w:bottom w:val="none" w:sz="0" w:space="0" w:color="auto"/>
                <w:right w:val="none" w:sz="0" w:space="0" w:color="auto"/>
              </w:divBdr>
            </w:div>
            <w:div w:id="1629626334">
              <w:marLeft w:val="0"/>
              <w:marRight w:val="0"/>
              <w:marTop w:val="0"/>
              <w:marBottom w:val="0"/>
              <w:divBdr>
                <w:top w:val="none" w:sz="0" w:space="0" w:color="auto"/>
                <w:left w:val="none" w:sz="0" w:space="0" w:color="auto"/>
                <w:bottom w:val="none" w:sz="0" w:space="0" w:color="auto"/>
                <w:right w:val="none" w:sz="0" w:space="0" w:color="auto"/>
              </w:divBdr>
            </w:div>
            <w:div w:id="1635796212">
              <w:marLeft w:val="0"/>
              <w:marRight w:val="0"/>
              <w:marTop w:val="0"/>
              <w:marBottom w:val="0"/>
              <w:divBdr>
                <w:top w:val="none" w:sz="0" w:space="0" w:color="auto"/>
                <w:left w:val="none" w:sz="0" w:space="0" w:color="auto"/>
                <w:bottom w:val="none" w:sz="0" w:space="0" w:color="auto"/>
                <w:right w:val="none" w:sz="0" w:space="0" w:color="auto"/>
              </w:divBdr>
            </w:div>
            <w:div w:id="1640260351">
              <w:marLeft w:val="0"/>
              <w:marRight w:val="0"/>
              <w:marTop w:val="0"/>
              <w:marBottom w:val="0"/>
              <w:divBdr>
                <w:top w:val="none" w:sz="0" w:space="0" w:color="auto"/>
                <w:left w:val="none" w:sz="0" w:space="0" w:color="auto"/>
                <w:bottom w:val="none" w:sz="0" w:space="0" w:color="auto"/>
                <w:right w:val="none" w:sz="0" w:space="0" w:color="auto"/>
              </w:divBdr>
            </w:div>
            <w:div w:id="1644577224">
              <w:marLeft w:val="0"/>
              <w:marRight w:val="0"/>
              <w:marTop w:val="0"/>
              <w:marBottom w:val="0"/>
              <w:divBdr>
                <w:top w:val="none" w:sz="0" w:space="0" w:color="auto"/>
                <w:left w:val="none" w:sz="0" w:space="0" w:color="auto"/>
                <w:bottom w:val="none" w:sz="0" w:space="0" w:color="auto"/>
                <w:right w:val="none" w:sz="0" w:space="0" w:color="auto"/>
              </w:divBdr>
            </w:div>
            <w:div w:id="1653681994">
              <w:marLeft w:val="0"/>
              <w:marRight w:val="0"/>
              <w:marTop w:val="0"/>
              <w:marBottom w:val="0"/>
              <w:divBdr>
                <w:top w:val="none" w:sz="0" w:space="0" w:color="auto"/>
                <w:left w:val="none" w:sz="0" w:space="0" w:color="auto"/>
                <w:bottom w:val="none" w:sz="0" w:space="0" w:color="auto"/>
                <w:right w:val="none" w:sz="0" w:space="0" w:color="auto"/>
              </w:divBdr>
            </w:div>
            <w:div w:id="1655455455">
              <w:marLeft w:val="0"/>
              <w:marRight w:val="0"/>
              <w:marTop w:val="0"/>
              <w:marBottom w:val="0"/>
              <w:divBdr>
                <w:top w:val="none" w:sz="0" w:space="0" w:color="auto"/>
                <w:left w:val="none" w:sz="0" w:space="0" w:color="auto"/>
                <w:bottom w:val="none" w:sz="0" w:space="0" w:color="auto"/>
                <w:right w:val="none" w:sz="0" w:space="0" w:color="auto"/>
              </w:divBdr>
            </w:div>
            <w:div w:id="1665663093">
              <w:marLeft w:val="0"/>
              <w:marRight w:val="0"/>
              <w:marTop w:val="0"/>
              <w:marBottom w:val="0"/>
              <w:divBdr>
                <w:top w:val="none" w:sz="0" w:space="0" w:color="auto"/>
                <w:left w:val="none" w:sz="0" w:space="0" w:color="auto"/>
                <w:bottom w:val="none" w:sz="0" w:space="0" w:color="auto"/>
                <w:right w:val="none" w:sz="0" w:space="0" w:color="auto"/>
              </w:divBdr>
            </w:div>
            <w:div w:id="1665742307">
              <w:marLeft w:val="0"/>
              <w:marRight w:val="0"/>
              <w:marTop w:val="0"/>
              <w:marBottom w:val="0"/>
              <w:divBdr>
                <w:top w:val="none" w:sz="0" w:space="0" w:color="auto"/>
                <w:left w:val="none" w:sz="0" w:space="0" w:color="auto"/>
                <w:bottom w:val="none" w:sz="0" w:space="0" w:color="auto"/>
                <w:right w:val="none" w:sz="0" w:space="0" w:color="auto"/>
              </w:divBdr>
            </w:div>
            <w:div w:id="1676496112">
              <w:marLeft w:val="0"/>
              <w:marRight w:val="0"/>
              <w:marTop w:val="0"/>
              <w:marBottom w:val="0"/>
              <w:divBdr>
                <w:top w:val="none" w:sz="0" w:space="0" w:color="auto"/>
                <w:left w:val="none" w:sz="0" w:space="0" w:color="auto"/>
                <w:bottom w:val="none" w:sz="0" w:space="0" w:color="auto"/>
                <w:right w:val="none" w:sz="0" w:space="0" w:color="auto"/>
              </w:divBdr>
            </w:div>
            <w:div w:id="1687637696">
              <w:marLeft w:val="0"/>
              <w:marRight w:val="0"/>
              <w:marTop w:val="0"/>
              <w:marBottom w:val="0"/>
              <w:divBdr>
                <w:top w:val="none" w:sz="0" w:space="0" w:color="auto"/>
                <w:left w:val="none" w:sz="0" w:space="0" w:color="auto"/>
                <w:bottom w:val="none" w:sz="0" w:space="0" w:color="auto"/>
                <w:right w:val="none" w:sz="0" w:space="0" w:color="auto"/>
              </w:divBdr>
            </w:div>
            <w:div w:id="1695687618">
              <w:marLeft w:val="0"/>
              <w:marRight w:val="0"/>
              <w:marTop w:val="0"/>
              <w:marBottom w:val="0"/>
              <w:divBdr>
                <w:top w:val="none" w:sz="0" w:space="0" w:color="auto"/>
                <w:left w:val="none" w:sz="0" w:space="0" w:color="auto"/>
                <w:bottom w:val="none" w:sz="0" w:space="0" w:color="auto"/>
                <w:right w:val="none" w:sz="0" w:space="0" w:color="auto"/>
              </w:divBdr>
            </w:div>
            <w:div w:id="1699163191">
              <w:marLeft w:val="0"/>
              <w:marRight w:val="0"/>
              <w:marTop w:val="0"/>
              <w:marBottom w:val="0"/>
              <w:divBdr>
                <w:top w:val="none" w:sz="0" w:space="0" w:color="auto"/>
                <w:left w:val="none" w:sz="0" w:space="0" w:color="auto"/>
                <w:bottom w:val="none" w:sz="0" w:space="0" w:color="auto"/>
                <w:right w:val="none" w:sz="0" w:space="0" w:color="auto"/>
              </w:divBdr>
            </w:div>
            <w:div w:id="1705446598">
              <w:marLeft w:val="0"/>
              <w:marRight w:val="0"/>
              <w:marTop w:val="0"/>
              <w:marBottom w:val="0"/>
              <w:divBdr>
                <w:top w:val="none" w:sz="0" w:space="0" w:color="auto"/>
                <w:left w:val="none" w:sz="0" w:space="0" w:color="auto"/>
                <w:bottom w:val="none" w:sz="0" w:space="0" w:color="auto"/>
                <w:right w:val="none" w:sz="0" w:space="0" w:color="auto"/>
              </w:divBdr>
            </w:div>
            <w:div w:id="1740246470">
              <w:marLeft w:val="0"/>
              <w:marRight w:val="0"/>
              <w:marTop w:val="0"/>
              <w:marBottom w:val="0"/>
              <w:divBdr>
                <w:top w:val="none" w:sz="0" w:space="0" w:color="auto"/>
                <w:left w:val="none" w:sz="0" w:space="0" w:color="auto"/>
                <w:bottom w:val="none" w:sz="0" w:space="0" w:color="auto"/>
                <w:right w:val="none" w:sz="0" w:space="0" w:color="auto"/>
              </w:divBdr>
            </w:div>
            <w:div w:id="1745180943">
              <w:marLeft w:val="0"/>
              <w:marRight w:val="0"/>
              <w:marTop w:val="0"/>
              <w:marBottom w:val="0"/>
              <w:divBdr>
                <w:top w:val="none" w:sz="0" w:space="0" w:color="auto"/>
                <w:left w:val="none" w:sz="0" w:space="0" w:color="auto"/>
                <w:bottom w:val="none" w:sz="0" w:space="0" w:color="auto"/>
                <w:right w:val="none" w:sz="0" w:space="0" w:color="auto"/>
              </w:divBdr>
            </w:div>
            <w:div w:id="1747536319">
              <w:marLeft w:val="0"/>
              <w:marRight w:val="0"/>
              <w:marTop w:val="0"/>
              <w:marBottom w:val="0"/>
              <w:divBdr>
                <w:top w:val="none" w:sz="0" w:space="0" w:color="auto"/>
                <w:left w:val="none" w:sz="0" w:space="0" w:color="auto"/>
                <w:bottom w:val="none" w:sz="0" w:space="0" w:color="auto"/>
                <w:right w:val="none" w:sz="0" w:space="0" w:color="auto"/>
              </w:divBdr>
            </w:div>
            <w:div w:id="1758165238">
              <w:marLeft w:val="0"/>
              <w:marRight w:val="0"/>
              <w:marTop w:val="0"/>
              <w:marBottom w:val="0"/>
              <w:divBdr>
                <w:top w:val="none" w:sz="0" w:space="0" w:color="auto"/>
                <w:left w:val="none" w:sz="0" w:space="0" w:color="auto"/>
                <w:bottom w:val="none" w:sz="0" w:space="0" w:color="auto"/>
                <w:right w:val="none" w:sz="0" w:space="0" w:color="auto"/>
              </w:divBdr>
            </w:div>
            <w:div w:id="1759130621">
              <w:marLeft w:val="0"/>
              <w:marRight w:val="0"/>
              <w:marTop w:val="0"/>
              <w:marBottom w:val="0"/>
              <w:divBdr>
                <w:top w:val="none" w:sz="0" w:space="0" w:color="auto"/>
                <w:left w:val="none" w:sz="0" w:space="0" w:color="auto"/>
                <w:bottom w:val="none" w:sz="0" w:space="0" w:color="auto"/>
                <w:right w:val="none" w:sz="0" w:space="0" w:color="auto"/>
              </w:divBdr>
            </w:div>
            <w:div w:id="1771049679">
              <w:marLeft w:val="0"/>
              <w:marRight w:val="0"/>
              <w:marTop w:val="0"/>
              <w:marBottom w:val="0"/>
              <w:divBdr>
                <w:top w:val="none" w:sz="0" w:space="0" w:color="auto"/>
                <w:left w:val="none" w:sz="0" w:space="0" w:color="auto"/>
                <w:bottom w:val="none" w:sz="0" w:space="0" w:color="auto"/>
                <w:right w:val="none" w:sz="0" w:space="0" w:color="auto"/>
              </w:divBdr>
            </w:div>
            <w:div w:id="1776248007">
              <w:marLeft w:val="0"/>
              <w:marRight w:val="0"/>
              <w:marTop w:val="0"/>
              <w:marBottom w:val="0"/>
              <w:divBdr>
                <w:top w:val="none" w:sz="0" w:space="0" w:color="auto"/>
                <w:left w:val="none" w:sz="0" w:space="0" w:color="auto"/>
                <w:bottom w:val="none" w:sz="0" w:space="0" w:color="auto"/>
                <w:right w:val="none" w:sz="0" w:space="0" w:color="auto"/>
              </w:divBdr>
            </w:div>
            <w:div w:id="1780370948">
              <w:marLeft w:val="0"/>
              <w:marRight w:val="0"/>
              <w:marTop w:val="0"/>
              <w:marBottom w:val="0"/>
              <w:divBdr>
                <w:top w:val="none" w:sz="0" w:space="0" w:color="auto"/>
                <w:left w:val="none" w:sz="0" w:space="0" w:color="auto"/>
                <w:bottom w:val="none" w:sz="0" w:space="0" w:color="auto"/>
                <w:right w:val="none" w:sz="0" w:space="0" w:color="auto"/>
              </w:divBdr>
            </w:div>
            <w:div w:id="1780906649">
              <w:marLeft w:val="0"/>
              <w:marRight w:val="0"/>
              <w:marTop w:val="0"/>
              <w:marBottom w:val="0"/>
              <w:divBdr>
                <w:top w:val="none" w:sz="0" w:space="0" w:color="auto"/>
                <w:left w:val="none" w:sz="0" w:space="0" w:color="auto"/>
                <w:bottom w:val="none" w:sz="0" w:space="0" w:color="auto"/>
                <w:right w:val="none" w:sz="0" w:space="0" w:color="auto"/>
              </w:divBdr>
            </w:div>
            <w:div w:id="1783375977">
              <w:marLeft w:val="0"/>
              <w:marRight w:val="0"/>
              <w:marTop w:val="0"/>
              <w:marBottom w:val="0"/>
              <w:divBdr>
                <w:top w:val="none" w:sz="0" w:space="0" w:color="auto"/>
                <w:left w:val="none" w:sz="0" w:space="0" w:color="auto"/>
                <w:bottom w:val="none" w:sz="0" w:space="0" w:color="auto"/>
                <w:right w:val="none" w:sz="0" w:space="0" w:color="auto"/>
              </w:divBdr>
            </w:div>
            <w:div w:id="1791820737">
              <w:marLeft w:val="0"/>
              <w:marRight w:val="0"/>
              <w:marTop w:val="0"/>
              <w:marBottom w:val="0"/>
              <w:divBdr>
                <w:top w:val="none" w:sz="0" w:space="0" w:color="auto"/>
                <w:left w:val="none" w:sz="0" w:space="0" w:color="auto"/>
                <w:bottom w:val="none" w:sz="0" w:space="0" w:color="auto"/>
                <w:right w:val="none" w:sz="0" w:space="0" w:color="auto"/>
              </w:divBdr>
            </w:div>
            <w:div w:id="1813057411">
              <w:marLeft w:val="0"/>
              <w:marRight w:val="0"/>
              <w:marTop w:val="0"/>
              <w:marBottom w:val="0"/>
              <w:divBdr>
                <w:top w:val="none" w:sz="0" w:space="0" w:color="auto"/>
                <w:left w:val="none" w:sz="0" w:space="0" w:color="auto"/>
                <w:bottom w:val="none" w:sz="0" w:space="0" w:color="auto"/>
                <w:right w:val="none" w:sz="0" w:space="0" w:color="auto"/>
              </w:divBdr>
            </w:div>
            <w:div w:id="1822119144">
              <w:marLeft w:val="0"/>
              <w:marRight w:val="0"/>
              <w:marTop w:val="0"/>
              <w:marBottom w:val="0"/>
              <w:divBdr>
                <w:top w:val="none" w:sz="0" w:space="0" w:color="auto"/>
                <w:left w:val="none" w:sz="0" w:space="0" w:color="auto"/>
                <w:bottom w:val="none" w:sz="0" w:space="0" w:color="auto"/>
                <w:right w:val="none" w:sz="0" w:space="0" w:color="auto"/>
              </w:divBdr>
            </w:div>
            <w:div w:id="1822504921">
              <w:marLeft w:val="0"/>
              <w:marRight w:val="0"/>
              <w:marTop w:val="0"/>
              <w:marBottom w:val="0"/>
              <w:divBdr>
                <w:top w:val="none" w:sz="0" w:space="0" w:color="auto"/>
                <w:left w:val="none" w:sz="0" w:space="0" w:color="auto"/>
                <w:bottom w:val="none" w:sz="0" w:space="0" w:color="auto"/>
                <w:right w:val="none" w:sz="0" w:space="0" w:color="auto"/>
              </w:divBdr>
            </w:div>
            <w:div w:id="1828671722">
              <w:marLeft w:val="0"/>
              <w:marRight w:val="0"/>
              <w:marTop w:val="0"/>
              <w:marBottom w:val="0"/>
              <w:divBdr>
                <w:top w:val="none" w:sz="0" w:space="0" w:color="auto"/>
                <w:left w:val="none" w:sz="0" w:space="0" w:color="auto"/>
                <w:bottom w:val="none" w:sz="0" w:space="0" w:color="auto"/>
                <w:right w:val="none" w:sz="0" w:space="0" w:color="auto"/>
              </w:divBdr>
            </w:div>
            <w:div w:id="1831867656">
              <w:marLeft w:val="0"/>
              <w:marRight w:val="0"/>
              <w:marTop w:val="0"/>
              <w:marBottom w:val="0"/>
              <w:divBdr>
                <w:top w:val="none" w:sz="0" w:space="0" w:color="auto"/>
                <w:left w:val="none" w:sz="0" w:space="0" w:color="auto"/>
                <w:bottom w:val="none" w:sz="0" w:space="0" w:color="auto"/>
                <w:right w:val="none" w:sz="0" w:space="0" w:color="auto"/>
              </w:divBdr>
            </w:div>
            <w:div w:id="1875262409">
              <w:marLeft w:val="0"/>
              <w:marRight w:val="0"/>
              <w:marTop w:val="0"/>
              <w:marBottom w:val="0"/>
              <w:divBdr>
                <w:top w:val="none" w:sz="0" w:space="0" w:color="auto"/>
                <w:left w:val="none" w:sz="0" w:space="0" w:color="auto"/>
                <w:bottom w:val="none" w:sz="0" w:space="0" w:color="auto"/>
                <w:right w:val="none" w:sz="0" w:space="0" w:color="auto"/>
              </w:divBdr>
            </w:div>
            <w:div w:id="1875996638">
              <w:marLeft w:val="0"/>
              <w:marRight w:val="0"/>
              <w:marTop w:val="0"/>
              <w:marBottom w:val="0"/>
              <w:divBdr>
                <w:top w:val="none" w:sz="0" w:space="0" w:color="auto"/>
                <w:left w:val="none" w:sz="0" w:space="0" w:color="auto"/>
                <w:bottom w:val="none" w:sz="0" w:space="0" w:color="auto"/>
                <w:right w:val="none" w:sz="0" w:space="0" w:color="auto"/>
              </w:divBdr>
            </w:div>
            <w:div w:id="1877430637">
              <w:marLeft w:val="0"/>
              <w:marRight w:val="0"/>
              <w:marTop w:val="0"/>
              <w:marBottom w:val="0"/>
              <w:divBdr>
                <w:top w:val="none" w:sz="0" w:space="0" w:color="auto"/>
                <w:left w:val="none" w:sz="0" w:space="0" w:color="auto"/>
                <w:bottom w:val="none" w:sz="0" w:space="0" w:color="auto"/>
                <w:right w:val="none" w:sz="0" w:space="0" w:color="auto"/>
              </w:divBdr>
            </w:div>
            <w:div w:id="1879925873">
              <w:marLeft w:val="0"/>
              <w:marRight w:val="0"/>
              <w:marTop w:val="0"/>
              <w:marBottom w:val="0"/>
              <w:divBdr>
                <w:top w:val="none" w:sz="0" w:space="0" w:color="auto"/>
                <w:left w:val="none" w:sz="0" w:space="0" w:color="auto"/>
                <w:bottom w:val="none" w:sz="0" w:space="0" w:color="auto"/>
                <w:right w:val="none" w:sz="0" w:space="0" w:color="auto"/>
              </w:divBdr>
            </w:div>
            <w:div w:id="1892497665">
              <w:marLeft w:val="0"/>
              <w:marRight w:val="0"/>
              <w:marTop w:val="0"/>
              <w:marBottom w:val="0"/>
              <w:divBdr>
                <w:top w:val="none" w:sz="0" w:space="0" w:color="auto"/>
                <w:left w:val="none" w:sz="0" w:space="0" w:color="auto"/>
                <w:bottom w:val="none" w:sz="0" w:space="0" w:color="auto"/>
                <w:right w:val="none" w:sz="0" w:space="0" w:color="auto"/>
              </w:divBdr>
            </w:div>
            <w:div w:id="1894269286">
              <w:marLeft w:val="0"/>
              <w:marRight w:val="0"/>
              <w:marTop w:val="0"/>
              <w:marBottom w:val="0"/>
              <w:divBdr>
                <w:top w:val="none" w:sz="0" w:space="0" w:color="auto"/>
                <w:left w:val="none" w:sz="0" w:space="0" w:color="auto"/>
                <w:bottom w:val="none" w:sz="0" w:space="0" w:color="auto"/>
                <w:right w:val="none" w:sz="0" w:space="0" w:color="auto"/>
              </w:divBdr>
            </w:div>
            <w:div w:id="1897660588">
              <w:marLeft w:val="0"/>
              <w:marRight w:val="0"/>
              <w:marTop w:val="0"/>
              <w:marBottom w:val="0"/>
              <w:divBdr>
                <w:top w:val="none" w:sz="0" w:space="0" w:color="auto"/>
                <w:left w:val="none" w:sz="0" w:space="0" w:color="auto"/>
                <w:bottom w:val="none" w:sz="0" w:space="0" w:color="auto"/>
                <w:right w:val="none" w:sz="0" w:space="0" w:color="auto"/>
              </w:divBdr>
            </w:div>
            <w:div w:id="1905944311">
              <w:marLeft w:val="0"/>
              <w:marRight w:val="0"/>
              <w:marTop w:val="0"/>
              <w:marBottom w:val="0"/>
              <w:divBdr>
                <w:top w:val="none" w:sz="0" w:space="0" w:color="auto"/>
                <w:left w:val="none" w:sz="0" w:space="0" w:color="auto"/>
                <w:bottom w:val="none" w:sz="0" w:space="0" w:color="auto"/>
                <w:right w:val="none" w:sz="0" w:space="0" w:color="auto"/>
              </w:divBdr>
            </w:div>
            <w:div w:id="1908414306">
              <w:marLeft w:val="0"/>
              <w:marRight w:val="0"/>
              <w:marTop w:val="0"/>
              <w:marBottom w:val="0"/>
              <w:divBdr>
                <w:top w:val="none" w:sz="0" w:space="0" w:color="auto"/>
                <w:left w:val="none" w:sz="0" w:space="0" w:color="auto"/>
                <w:bottom w:val="none" w:sz="0" w:space="0" w:color="auto"/>
                <w:right w:val="none" w:sz="0" w:space="0" w:color="auto"/>
              </w:divBdr>
            </w:div>
            <w:div w:id="1914781150">
              <w:marLeft w:val="0"/>
              <w:marRight w:val="0"/>
              <w:marTop w:val="0"/>
              <w:marBottom w:val="0"/>
              <w:divBdr>
                <w:top w:val="none" w:sz="0" w:space="0" w:color="auto"/>
                <w:left w:val="none" w:sz="0" w:space="0" w:color="auto"/>
                <w:bottom w:val="none" w:sz="0" w:space="0" w:color="auto"/>
                <w:right w:val="none" w:sz="0" w:space="0" w:color="auto"/>
              </w:divBdr>
            </w:div>
            <w:div w:id="1923830639">
              <w:marLeft w:val="0"/>
              <w:marRight w:val="0"/>
              <w:marTop w:val="0"/>
              <w:marBottom w:val="0"/>
              <w:divBdr>
                <w:top w:val="none" w:sz="0" w:space="0" w:color="auto"/>
                <w:left w:val="none" w:sz="0" w:space="0" w:color="auto"/>
                <w:bottom w:val="none" w:sz="0" w:space="0" w:color="auto"/>
                <w:right w:val="none" w:sz="0" w:space="0" w:color="auto"/>
              </w:divBdr>
            </w:div>
            <w:div w:id="1923836425">
              <w:marLeft w:val="0"/>
              <w:marRight w:val="0"/>
              <w:marTop w:val="0"/>
              <w:marBottom w:val="0"/>
              <w:divBdr>
                <w:top w:val="none" w:sz="0" w:space="0" w:color="auto"/>
                <w:left w:val="none" w:sz="0" w:space="0" w:color="auto"/>
                <w:bottom w:val="none" w:sz="0" w:space="0" w:color="auto"/>
                <w:right w:val="none" w:sz="0" w:space="0" w:color="auto"/>
              </w:divBdr>
            </w:div>
            <w:div w:id="1924023438">
              <w:marLeft w:val="0"/>
              <w:marRight w:val="0"/>
              <w:marTop w:val="0"/>
              <w:marBottom w:val="0"/>
              <w:divBdr>
                <w:top w:val="none" w:sz="0" w:space="0" w:color="auto"/>
                <w:left w:val="none" w:sz="0" w:space="0" w:color="auto"/>
                <w:bottom w:val="none" w:sz="0" w:space="0" w:color="auto"/>
                <w:right w:val="none" w:sz="0" w:space="0" w:color="auto"/>
              </w:divBdr>
            </w:div>
            <w:div w:id="1942377755">
              <w:marLeft w:val="0"/>
              <w:marRight w:val="0"/>
              <w:marTop w:val="0"/>
              <w:marBottom w:val="0"/>
              <w:divBdr>
                <w:top w:val="none" w:sz="0" w:space="0" w:color="auto"/>
                <w:left w:val="none" w:sz="0" w:space="0" w:color="auto"/>
                <w:bottom w:val="none" w:sz="0" w:space="0" w:color="auto"/>
                <w:right w:val="none" w:sz="0" w:space="0" w:color="auto"/>
              </w:divBdr>
            </w:div>
            <w:div w:id="1950232385">
              <w:marLeft w:val="0"/>
              <w:marRight w:val="0"/>
              <w:marTop w:val="0"/>
              <w:marBottom w:val="0"/>
              <w:divBdr>
                <w:top w:val="none" w:sz="0" w:space="0" w:color="auto"/>
                <w:left w:val="none" w:sz="0" w:space="0" w:color="auto"/>
                <w:bottom w:val="none" w:sz="0" w:space="0" w:color="auto"/>
                <w:right w:val="none" w:sz="0" w:space="0" w:color="auto"/>
              </w:divBdr>
            </w:div>
            <w:div w:id="1955090638">
              <w:marLeft w:val="0"/>
              <w:marRight w:val="0"/>
              <w:marTop w:val="0"/>
              <w:marBottom w:val="0"/>
              <w:divBdr>
                <w:top w:val="none" w:sz="0" w:space="0" w:color="auto"/>
                <w:left w:val="none" w:sz="0" w:space="0" w:color="auto"/>
                <w:bottom w:val="none" w:sz="0" w:space="0" w:color="auto"/>
                <w:right w:val="none" w:sz="0" w:space="0" w:color="auto"/>
              </w:divBdr>
            </w:div>
            <w:div w:id="1957060632">
              <w:marLeft w:val="0"/>
              <w:marRight w:val="0"/>
              <w:marTop w:val="0"/>
              <w:marBottom w:val="0"/>
              <w:divBdr>
                <w:top w:val="none" w:sz="0" w:space="0" w:color="auto"/>
                <w:left w:val="none" w:sz="0" w:space="0" w:color="auto"/>
                <w:bottom w:val="none" w:sz="0" w:space="0" w:color="auto"/>
                <w:right w:val="none" w:sz="0" w:space="0" w:color="auto"/>
              </w:divBdr>
            </w:div>
            <w:div w:id="1957591299">
              <w:marLeft w:val="0"/>
              <w:marRight w:val="0"/>
              <w:marTop w:val="0"/>
              <w:marBottom w:val="0"/>
              <w:divBdr>
                <w:top w:val="none" w:sz="0" w:space="0" w:color="auto"/>
                <w:left w:val="none" w:sz="0" w:space="0" w:color="auto"/>
                <w:bottom w:val="none" w:sz="0" w:space="0" w:color="auto"/>
                <w:right w:val="none" w:sz="0" w:space="0" w:color="auto"/>
              </w:divBdr>
            </w:div>
            <w:div w:id="1959097978">
              <w:marLeft w:val="0"/>
              <w:marRight w:val="0"/>
              <w:marTop w:val="0"/>
              <w:marBottom w:val="0"/>
              <w:divBdr>
                <w:top w:val="none" w:sz="0" w:space="0" w:color="auto"/>
                <w:left w:val="none" w:sz="0" w:space="0" w:color="auto"/>
                <w:bottom w:val="none" w:sz="0" w:space="0" w:color="auto"/>
                <w:right w:val="none" w:sz="0" w:space="0" w:color="auto"/>
              </w:divBdr>
            </w:div>
            <w:div w:id="1968311709">
              <w:marLeft w:val="0"/>
              <w:marRight w:val="0"/>
              <w:marTop w:val="0"/>
              <w:marBottom w:val="0"/>
              <w:divBdr>
                <w:top w:val="none" w:sz="0" w:space="0" w:color="auto"/>
                <w:left w:val="none" w:sz="0" w:space="0" w:color="auto"/>
                <w:bottom w:val="none" w:sz="0" w:space="0" w:color="auto"/>
                <w:right w:val="none" w:sz="0" w:space="0" w:color="auto"/>
              </w:divBdr>
            </w:div>
            <w:div w:id="1969167271">
              <w:marLeft w:val="0"/>
              <w:marRight w:val="0"/>
              <w:marTop w:val="0"/>
              <w:marBottom w:val="0"/>
              <w:divBdr>
                <w:top w:val="none" w:sz="0" w:space="0" w:color="auto"/>
                <w:left w:val="none" w:sz="0" w:space="0" w:color="auto"/>
                <w:bottom w:val="none" w:sz="0" w:space="0" w:color="auto"/>
                <w:right w:val="none" w:sz="0" w:space="0" w:color="auto"/>
              </w:divBdr>
            </w:div>
            <w:div w:id="1970819447">
              <w:marLeft w:val="0"/>
              <w:marRight w:val="0"/>
              <w:marTop w:val="0"/>
              <w:marBottom w:val="0"/>
              <w:divBdr>
                <w:top w:val="none" w:sz="0" w:space="0" w:color="auto"/>
                <w:left w:val="none" w:sz="0" w:space="0" w:color="auto"/>
                <w:bottom w:val="none" w:sz="0" w:space="0" w:color="auto"/>
                <w:right w:val="none" w:sz="0" w:space="0" w:color="auto"/>
              </w:divBdr>
            </w:div>
            <w:div w:id="2010479141">
              <w:marLeft w:val="0"/>
              <w:marRight w:val="0"/>
              <w:marTop w:val="0"/>
              <w:marBottom w:val="0"/>
              <w:divBdr>
                <w:top w:val="none" w:sz="0" w:space="0" w:color="auto"/>
                <w:left w:val="none" w:sz="0" w:space="0" w:color="auto"/>
                <w:bottom w:val="none" w:sz="0" w:space="0" w:color="auto"/>
                <w:right w:val="none" w:sz="0" w:space="0" w:color="auto"/>
              </w:divBdr>
            </w:div>
            <w:div w:id="2012371584">
              <w:marLeft w:val="0"/>
              <w:marRight w:val="0"/>
              <w:marTop w:val="0"/>
              <w:marBottom w:val="0"/>
              <w:divBdr>
                <w:top w:val="none" w:sz="0" w:space="0" w:color="auto"/>
                <w:left w:val="none" w:sz="0" w:space="0" w:color="auto"/>
                <w:bottom w:val="none" w:sz="0" w:space="0" w:color="auto"/>
                <w:right w:val="none" w:sz="0" w:space="0" w:color="auto"/>
              </w:divBdr>
            </w:div>
            <w:div w:id="2019770270">
              <w:marLeft w:val="0"/>
              <w:marRight w:val="0"/>
              <w:marTop w:val="0"/>
              <w:marBottom w:val="0"/>
              <w:divBdr>
                <w:top w:val="none" w:sz="0" w:space="0" w:color="auto"/>
                <w:left w:val="none" w:sz="0" w:space="0" w:color="auto"/>
                <w:bottom w:val="none" w:sz="0" w:space="0" w:color="auto"/>
                <w:right w:val="none" w:sz="0" w:space="0" w:color="auto"/>
              </w:divBdr>
            </w:div>
            <w:div w:id="2029603734">
              <w:marLeft w:val="0"/>
              <w:marRight w:val="0"/>
              <w:marTop w:val="0"/>
              <w:marBottom w:val="0"/>
              <w:divBdr>
                <w:top w:val="none" w:sz="0" w:space="0" w:color="auto"/>
                <w:left w:val="none" w:sz="0" w:space="0" w:color="auto"/>
                <w:bottom w:val="none" w:sz="0" w:space="0" w:color="auto"/>
                <w:right w:val="none" w:sz="0" w:space="0" w:color="auto"/>
              </w:divBdr>
            </w:div>
            <w:div w:id="2034375864">
              <w:marLeft w:val="0"/>
              <w:marRight w:val="0"/>
              <w:marTop w:val="0"/>
              <w:marBottom w:val="0"/>
              <w:divBdr>
                <w:top w:val="none" w:sz="0" w:space="0" w:color="auto"/>
                <w:left w:val="none" w:sz="0" w:space="0" w:color="auto"/>
                <w:bottom w:val="none" w:sz="0" w:space="0" w:color="auto"/>
                <w:right w:val="none" w:sz="0" w:space="0" w:color="auto"/>
              </w:divBdr>
            </w:div>
            <w:div w:id="2043163797">
              <w:marLeft w:val="0"/>
              <w:marRight w:val="0"/>
              <w:marTop w:val="0"/>
              <w:marBottom w:val="0"/>
              <w:divBdr>
                <w:top w:val="none" w:sz="0" w:space="0" w:color="auto"/>
                <w:left w:val="none" w:sz="0" w:space="0" w:color="auto"/>
                <w:bottom w:val="none" w:sz="0" w:space="0" w:color="auto"/>
                <w:right w:val="none" w:sz="0" w:space="0" w:color="auto"/>
              </w:divBdr>
            </w:div>
            <w:div w:id="2057848521">
              <w:marLeft w:val="0"/>
              <w:marRight w:val="0"/>
              <w:marTop w:val="0"/>
              <w:marBottom w:val="0"/>
              <w:divBdr>
                <w:top w:val="none" w:sz="0" w:space="0" w:color="auto"/>
                <w:left w:val="none" w:sz="0" w:space="0" w:color="auto"/>
                <w:bottom w:val="none" w:sz="0" w:space="0" w:color="auto"/>
                <w:right w:val="none" w:sz="0" w:space="0" w:color="auto"/>
              </w:divBdr>
            </w:div>
            <w:div w:id="2060665777">
              <w:marLeft w:val="0"/>
              <w:marRight w:val="0"/>
              <w:marTop w:val="0"/>
              <w:marBottom w:val="0"/>
              <w:divBdr>
                <w:top w:val="none" w:sz="0" w:space="0" w:color="auto"/>
                <w:left w:val="none" w:sz="0" w:space="0" w:color="auto"/>
                <w:bottom w:val="none" w:sz="0" w:space="0" w:color="auto"/>
                <w:right w:val="none" w:sz="0" w:space="0" w:color="auto"/>
              </w:divBdr>
            </w:div>
            <w:div w:id="2066224024">
              <w:marLeft w:val="0"/>
              <w:marRight w:val="0"/>
              <w:marTop w:val="0"/>
              <w:marBottom w:val="0"/>
              <w:divBdr>
                <w:top w:val="none" w:sz="0" w:space="0" w:color="auto"/>
                <w:left w:val="none" w:sz="0" w:space="0" w:color="auto"/>
                <w:bottom w:val="none" w:sz="0" w:space="0" w:color="auto"/>
                <w:right w:val="none" w:sz="0" w:space="0" w:color="auto"/>
              </w:divBdr>
            </w:div>
            <w:div w:id="2071077498">
              <w:marLeft w:val="0"/>
              <w:marRight w:val="0"/>
              <w:marTop w:val="0"/>
              <w:marBottom w:val="0"/>
              <w:divBdr>
                <w:top w:val="none" w:sz="0" w:space="0" w:color="auto"/>
                <w:left w:val="none" w:sz="0" w:space="0" w:color="auto"/>
                <w:bottom w:val="none" w:sz="0" w:space="0" w:color="auto"/>
                <w:right w:val="none" w:sz="0" w:space="0" w:color="auto"/>
              </w:divBdr>
            </w:div>
            <w:div w:id="2083024977">
              <w:marLeft w:val="0"/>
              <w:marRight w:val="0"/>
              <w:marTop w:val="0"/>
              <w:marBottom w:val="0"/>
              <w:divBdr>
                <w:top w:val="none" w:sz="0" w:space="0" w:color="auto"/>
                <w:left w:val="none" w:sz="0" w:space="0" w:color="auto"/>
                <w:bottom w:val="none" w:sz="0" w:space="0" w:color="auto"/>
                <w:right w:val="none" w:sz="0" w:space="0" w:color="auto"/>
              </w:divBdr>
            </w:div>
            <w:div w:id="2089301231">
              <w:marLeft w:val="0"/>
              <w:marRight w:val="0"/>
              <w:marTop w:val="0"/>
              <w:marBottom w:val="0"/>
              <w:divBdr>
                <w:top w:val="none" w:sz="0" w:space="0" w:color="auto"/>
                <w:left w:val="none" w:sz="0" w:space="0" w:color="auto"/>
                <w:bottom w:val="none" w:sz="0" w:space="0" w:color="auto"/>
                <w:right w:val="none" w:sz="0" w:space="0" w:color="auto"/>
              </w:divBdr>
            </w:div>
            <w:div w:id="2090691191">
              <w:marLeft w:val="0"/>
              <w:marRight w:val="0"/>
              <w:marTop w:val="0"/>
              <w:marBottom w:val="0"/>
              <w:divBdr>
                <w:top w:val="none" w:sz="0" w:space="0" w:color="auto"/>
                <w:left w:val="none" w:sz="0" w:space="0" w:color="auto"/>
                <w:bottom w:val="none" w:sz="0" w:space="0" w:color="auto"/>
                <w:right w:val="none" w:sz="0" w:space="0" w:color="auto"/>
              </w:divBdr>
            </w:div>
            <w:div w:id="2091804336">
              <w:marLeft w:val="0"/>
              <w:marRight w:val="0"/>
              <w:marTop w:val="0"/>
              <w:marBottom w:val="0"/>
              <w:divBdr>
                <w:top w:val="none" w:sz="0" w:space="0" w:color="auto"/>
                <w:left w:val="none" w:sz="0" w:space="0" w:color="auto"/>
                <w:bottom w:val="none" w:sz="0" w:space="0" w:color="auto"/>
                <w:right w:val="none" w:sz="0" w:space="0" w:color="auto"/>
              </w:divBdr>
            </w:div>
            <w:div w:id="2092458679">
              <w:marLeft w:val="0"/>
              <w:marRight w:val="0"/>
              <w:marTop w:val="0"/>
              <w:marBottom w:val="0"/>
              <w:divBdr>
                <w:top w:val="none" w:sz="0" w:space="0" w:color="auto"/>
                <w:left w:val="none" w:sz="0" w:space="0" w:color="auto"/>
                <w:bottom w:val="none" w:sz="0" w:space="0" w:color="auto"/>
                <w:right w:val="none" w:sz="0" w:space="0" w:color="auto"/>
              </w:divBdr>
            </w:div>
            <w:div w:id="2093163634">
              <w:marLeft w:val="0"/>
              <w:marRight w:val="0"/>
              <w:marTop w:val="0"/>
              <w:marBottom w:val="0"/>
              <w:divBdr>
                <w:top w:val="none" w:sz="0" w:space="0" w:color="auto"/>
                <w:left w:val="none" w:sz="0" w:space="0" w:color="auto"/>
                <w:bottom w:val="none" w:sz="0" w:space="0" w:color="auto"/>
                <w:right w:val="none" w:sz="0" w:space="0" w:color="auto"/>
              </w:divBdr>
            </w:div>
            <w:div w:id="2094819350">
              <w:marLeft w:val="0"/>
              <w:marRight w:val="0"/>
              <w:marTop w:val="0"/>
              <w:marBottom w:val="0"/>
              <w:divBdr>
                <w:top w:val="none" w:sz="0" w:space="0" w:color="auto"/>
                <w:left w:val="none" w:sz="0" w:space="0" w:color="auto"/>
                <w:bottom w:val="none" w:sz="0" w:space="0" w:color="auto"/>
                <w:right w:val="none" w:sz="0" w:space="0" w:color="auto"/>
              </w:divBdr>
            </w:div>
            <w:div w:id="2138208825">
              <w:marLeft w:val="0"/>
              <w:marRight w:val="0"/>
              <w:marTop w:val="0"/>
              <w:marBottom w:val="0"/>
              <w:divBdr>
                <w:top w:val="none" w:sz="0" w:space="0" w:color="auto"/>
                <w:left w:val="none" w:sz="0" w:space="0" w:color="auto"/>
                <w:bottom w:val="none" w:sz="0" w:space="0" w:color="auto"/>
                <w:right w:val="none" w:sz="0" w:space="0" w:color="auto"/>
              </w:divBdr>
            </w:div>
            <w:div w:id="2141220682">
              <w:marLeft w:val="0"/>
              <w:marRight w:val="0"/>
              <w:marTop w:val="0"/>
              <w:marBottom w:val="0"/>
              <w:divBdr>
                <w:top w:val="none" w:sz="0" w:space="0" w:color="auto"/>
                <w:left w:val="none" w:sz="0" w:space="0" w:color="auto"/>
                <w:bottom w:val="none" w:sz="0" w:space="0" w:color="auto"/>
                <w:right w:val="none" w:sz="0" w:space="0" w:color="auto"/>
              </w:divBdr>
            </w:div>
            <w:div w:id="2141873469">
              <w:marLeft w:val="0"/>
              <w:marRight w:val="0"/>
              <w:marTop w:val="0"/>
              <w:marBottom w:val="0"/>
              <w:divBdr>
                <w:top w:val="none" w:sz="0" w:space="0" w:color="auto"/>
                <w:left w:val="none" w:sz="0" w:space="0" w:color="auto"/>
                <w:bottom w:val="none" w:sz="0" w:space="0" w:color="auto"/>
                <w:right w:val="none" w:sz="0" w:space="0" w:color="auto"/>
              </w:divBdr>
            </w:div>
            <w:div w:id="214572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26846">
      <w:bodyDiv w:val="1"/>
      <w:marLeft w:val="0"/>
      <w:marRight w:val="0"/>
      <w:marTop w:val="0"/>
      <w:marBottom w:val="0"/>
      <w:divBdr>
        <w:top w:val="none" w:sz="0" w:space="0" w:color="auto"/>
        <w:left w:val="none" w:sz="0" w:space="0" w:color="auto"/>
        <w:bottom w:val="none" w:sz="0" w:space="0" w:color="auto"/>
        <w:right w:val="none" w:sz="0" w:space="0" w:color="auto"/>
      </w:divBdr>
    </w:div>
    <w:div w:id="912931148">
      <w:bodyDiv w:val="1"/>
      <w:marLeft w:val="0"/>
      <w:marRight w:val="0"/>
      <w:marTop w:val="0"/>
      <w:marBottom w:val="0"/>
      <w:divBdr>
        <w:top w:val="none" w:sz="0" w:space="0" w:color="auto"/>
        <w:left w:val="none" w:sz="0" w:space="0" w:color="auto"/>
        <w:bottom w:val="none" w:sz="0" w:space="0" w:color="auto"/>
        <w:right w:val="none" w:sz="0" w:space="0" w:color="auto"/>
      </w:divBdr>
    </w:div>
    <w:div w:id="919295134">
      <w:bodyDiv w:val="1"/>
      <w:marLeft w:val="0"/>
      <w:marRight w:val="0"/>
      <w:marTop w:val="0"/>
      <w:marBottom w:val="0"/>
      <w:divBdr>
        <w:top w:val="none" w:sz="0" w:space="0" w:color="auto"/>
        <w:left w:val="none" w:sz="0" w:space="0" w:color="auto"/>
        <w:bottom w:val="none" w:sz="0" w:space="0" w:color="auto"/>
        <w:right w:val="none" w:sz="0" w:space="0" w:color="auto"/>
      </w:divBdr>
    </w:div>
    <w:div w:id="924922269">
      <w:bodyDiv w:val="1"/>
      <w:marLeft w:val="0"/>
      <w:marRight w:val="0"/>
      <w:marTop w:val="0"/>
      <w:marBottom w:val="0"/>
      <w:divBdr>
        <w:top w:val="none" w:sz="0" w:space="0" w:color="auto"/>
        <w:left w:val="none" w:sz="0" w:space="0" w:color="auto"/>
        <w:bottom w:val="none" w:sz="0" w:space="0" w:color="auto"/>
        <w:right w:val="none" w:sz="0" w:space="0" w:color="auto"/>
      </w:divBdr>
    </w:div>
    <w:div w:id="925068835">
      <w:bodyDiv w:val="1"/>
      <w:marLeft w:val="0"/>
      <w:marRight w:val="0"/>
      <w:marTop w:val="0"/>
      <w:marBottom w:val="0"/>
      <w:divBdr>
        <w:top w:val="none" w:sz="0" w:space="0" w:color="auto"/>
        <w:left w:val="none" w:sz="0" w:space="0" w:color="auto"/>
        <w:bottom w:val="none" w:sz="0" w:space="0" w:color="auto"/>
        <w:right w:val="none" w:sz="0" w:space="0" w:color="auto"/>
      </w:divBdr>
    </w:div>
    <w:div w:id="930048624">
      <w:bodyDiv w:val="1"/>
      <w:marLeft w:val="0"/>
      <w:marRight w:val="0"/>
      <w:marTop w:val="0"/>
      <w:marBottom w:val="0"/>
      <w:divBdr>
        <w:top w:val="none" w:sz="0" w:space="0" w:color="auto"/>
        <w:left w:val="none" w:sz="0" w:space="0" w:color="auto"/>
        <w:bottom w:val="none" w:sz="0" w:space="0" w:color="auto"/>
        <w:right w:val="none" w:sz="0" w:space="0" w:color="auto"/>
      </w:divBdr>
    </w:div>
    <w:div w:id="938828420">
      <w:bodyDiv w:val="1"/>
      <w:marLeft w:val="0"/>
      <w:marRight w:val="0"/>
      <w:marTop w:val="0"/>
      <w:marBottom w:val="0"/>
      <w:divBdr>
        <w:top w:val="none" w:sz="0" w:space="0" w:color="auto"/>
        <w:left w:val="none" w:sz="0" w:space="0" w:color="auto"/>
        <w:bottom w:val="none" w:sz="0" w:space="0" w:color="auto"/>
        <w:right w:val="none" w:sz="0" w:space="0" w:color="auto"/>
      </w:divBdr>
    </w:div>
    <w:div w:id="940648830">
      <w:bodyDiv w:val="1"/>
      <w:marLeft w:val="0"/>
      <w:marRight w:val="0"/>
      <w:marTop w:val="0"/>
      <w:marBottom w:val="0"/>
      <w:divBdr>
        <w:top w:val="none" w:sz="0" w:space="0" w:color="auto"/>
        <w:left w:val="none" w:sz="0" w:space="0" w:color="auto"/>
        <w:bottom w:val="none" w:sz="0" w:space="0" w:color="auto"/>
        <w:right w:val="none" w:sz="0" w:space="0" w:color="auto"/>
      </w:divBdr>
    </w:div>
    <w:div w:id="958536696">
      <w:bodyDiv w:val="1"/>
      <w:marLeft w:val="0"/>
      <w:marRight w:val="0"/>
      <w:marTop w:val="0"/>
      <w:marBottom w:val="0"/>
      <w:divBdr>
        <w:top w:val="none" w:sz="0" w:space="0" w:color="auto"/>
        <w:left w:val="none" w:sz="0" w:space="0" w:color="auto"/>
        <w:bottom w:val="none" w:sz="0" w:space="0" w:color="auto"/>
        <w:right w:val="none" w:sz="0" w:space="0" w:color="auto"/>
      </w:divBdr>
    </w:div>
    <w:div w:id="958754682">
      <w:bodyDiv w:val="1"/>
      <w:marLeft w:val="0"/>
      <w:marRight w:val="0"/>
      <w:marTop w:val="0"/>
      <w:marBottom w:val="0"/>
      <w:divBdr>
        <w:top w:val="none" w:sz="0" w:space="0" w:color="auto"/>
        <w:left w:val="none" w:sz="0" w:space="0" w:color="auto"/>
        <w:bottom w:val="none" w:sz="0" w:space="0" w:color="auto"/>
        <w:right w:val="none" w:sz="0" w:space="0" w:color="auto"/>
      </w:divBdr>
    </w:div>
    <w:div w:id="967517473">
      <w:bodyDiv w:val="1"/>
      <w:marLeft w:val="0"/>
      <w:marRight w:val="0"/>
      <w:marTop w:val="0"/>
      <w:marBottom w:val="0"/>
      <w:divBdr>
        <w:top w:val="none" w:sz="0" w:space="0" w:color="auto"/>
        <w:left w:val="none" w:sz="0" w:space="0" w:color="auto"/>
        <w:bottom w:val="none" w:sz="0" w:space="0" w:color="auto"/>
        <w:right w:val="none" w:sz="0" w:space="0" w:color="auto"/>
      </w:divBdr>
    </w:div>
    <w:div w:id="978148039">
      <w:bodyDiv w:val="1"/>
      <w:marLeft w:val="0"/>
      <w:marRight w:val="0"/>
      <w:marTop w:val="0"/>
      <w:marBottom w:val="0"/>
      <w:divBdr>
        <w:top w:val="none" w:sz="0" w:space="0" w:color="auto"/>
        <w:left w:val="none" w:sz="0" w:space="0" w:color="auto"/>
        <w:bottom w:val="none" w:sz="0" w:space="0" w:color="auto"/>
        <w:right w:val="none" w:sz="0" w:space="0" w:color="auto"/>
      </w:divBdr>
    </w:div>
    <w:div w:id="991298056">
      <w:bodyDiv w:val="1"/>
      <w:marLeft w:val="0"/>
      <w:marRight w:val="0"/>
      <w:marTop w:val="0"/>
      <w:marBottom w:val="0"/>
      <w:divBdr>
        <w:top w:val="none" w:sz="0" w:space="0" w:color="auto"/>
        <w:left w:val="none" w:sz="0" w:space="0" w:color="auto"/>
        <w:bottom w:val="none" w:sz="0" w:space="0" w:color="auto"/>
        <w:right w:val="none" w:sz="0" w:space="0" w:color="auto"/>
      </w:divBdr>
    </w:div>
    <w:div w:id="992488360">
      <w:bodyDiv w:val="1"/>
      <w:marLeft w:val="0"/>
      <w:marRight w:val="0"/>
      <w:marTop w:val="0"/>
      <w:marBottom w:val="0"/>
      <w:divBdr>
        <w:top w:val="none" w:sz="0" w:space="0" w:color="auto"/>
        <w:left w:val="none" w:sz="0" w:space="0" w:color="auto"/>
        <w:bottom w:val="none" w:sz="0" w:space="0" w:color="auto"/>
        <w:right w:val="none" w:sz="0" w:space="0" w:color="auto"/>
      </w:divBdr>
    </w:div>
    <w:div w:id="997882081">
      <w:bodyDiv w:val="1"/>
      <w:marLeft w:val="0"/>
      <w:marRight w:val="0"/>
      <w:marTop w:val="0"/>
      <w:marBottom w:val="0"/>
      <w:divBdr>
        <w:top w:val="none" w:sz="0" w:space="0" w:color="auto"/>
        <w:left w:val="none" w:sz="0" w:space="0" w:color="auto"/>
        <w:bottom w:val="none" w:sz="0" w:space="0" w:color="auto"/>
        <w:right w:val="none" w:sz="0" w:space="0" w:color="auto"/>
      </w:divBdr>
    </w:div>
    <w:div w:id="1023896937">
      <w:bodyDiv w:val="1"/>
      <w:marLeft w:val="0"/>
      <w:marRight w:val="0"/>
      <w:marTop w:val="0"/>
      <w:marBottom w:val="0"/>
      <w:divBdr>
        <w:top w:val="none" w:sz="0" w:space="0" w:color="auto"/>
        <w:left w:val="none" w:sz="0" w:space="0" w:color="auto"/>
        <w:bottom w:val="none" w:sz="0" w:space="0" w:color="auto"/>
        <w:right w:val="none" w:sz="0" w:space="0" w:color="auto"/>
      </w:divBdr>
    </w:div>
    <w:div w:id="1032655589">
      <w:bodyDiv w:val="1"/>
      <w:marLeft w:val="0"/>
      <w:marRight w:val="0"/>
      <w:marTop w:val="0"/>
      <w:marBottom w:val="0"/>
      <w:divBdr>
        <w:top w:val="none" w:sz="0" w:space="0" w:color="auto"/>
        <w:left w:val="none" w:sz="0" w:space="0" w:color="auto"/>
        <w:bottom w:val="none" w:sz="0" w:space="0" w:color="auto"/>
        <w:right w:val="none" w:sz="0" w:space="0" w:color="auto"/>
      </w:divBdr>
    </w:div>
    <w:div w:id="1044139606">
      <w:bodyDiv w:val="1"/>
      <w:marLeft w:val="0"/>
      <w:marRight w:val="0"/>
      <w:marTop w:val="0"/>
      <w:marBottom w:val="0"/>
      <w:divBdr>
        <w:top w:val="none" w:sz="0" w:space="0" w:color="auto"/>
        <w:left w:val="none" w:sz="0" w:space="0" w:color="auto"/>
        <w:bottom w:val="none" w:sz="0" w:space="0" w:color="auto"/>
        <w:right w:val="none" w:sz="0" w:space="0" w:color="auto"/>
      </w:divBdr>
    </w:div>
    <w:div w:id="1046442823">
      <w:bodyDiv w:val="1"/>
      <w:marLeft w:val="0"/>
      <w:marRight w:val="0"/>
      <w:marTop w:val="0"/>
      <w:marBottom w:val="0"/>
      <w:divBdr>
        <w:top w:val="none" w:sz="0" w:space="0" w:color="auto"/>
        <w:left w:val="none" w:sz="0" w:space="0" w:color="auto"/>
        <w:bottom w:val="none" w:sz="0" w:space="0" w:color="auto"/>
        <w:right w:val="none" w:sz="0" w:space="0" w:color="auto"/>
      </w:divBdr>
      <w:divsChild>
        <w:div w:id="7873204">
          <w:marLeft w:val="0"/>
          <w:marRight w:val="0"/>
          <w:marTop w:val="0"/>
          <w:marBottom w:val="0"/>
          <w:divBdr>
            <w:top w:val="none" w:sz="0" w:space="0" w:color="auto"/>
            <w:left w:val="none" w:sz="0" w:space="0" w:color="auto"/>
            <w:bottom w:val="none" w:sz="0" w:space="0" w:color="auto"/>
            <w:right w:val="none" w:sz="0" w:space="0" w:color="auto"/>
          </w:divBdr>
          <w:divsChild>
            <w:div w:id="1564947062">
              <w:marLeft w:val="0"/>
              <w:marRight w:val="0"/>
              <w:marTop w:val="0"/>
              <w:marBottom w:val="0"/>
              <w:divBdr>
                <w:top w:val="none" w:sz="0" w:space="0" w:color="auto"/>
                <w:left w:val="none" w:sz="0" w:space="0" w:color="auto"/>
                <w:bottom w:val="none" w:sz="0" w:space="0" w:color="auto"/>
                <w:right w:val="none" w:sz="0" w:space="0" w:color="auto"/>
              </w:divBdr>
              <w:divsChild>
                <w:div w:id="28648209">
                  <w:marLeft w:val="0"/>
                  <w:marRight w:val="0"/>
                  <w:marTop w:val="0"/>
                  <w:marBottom w:val="0"/>
                  <w:divBdr>
                    <w:top w:val="none" w:sz="0" w:space="0" w:color="auto"/>
                    <w:left w:val="none" w:sz="0" w:space="0" w:color="auto"/>
                    <w:bottom w:val="none" w:sz="0" w:space="0" w:color="auto"/>
                    <w:right w:val="none" w:sz="0" w:space="0" w:color="auto"/>
                  </w:divBdr>
                  <w:divsChild>
                    <w:div w:id="47803623">
                      <w:marLeft w:val="0"/>
                      <w:marRight w:val="0"/>
                      <w:marTop w:val="0"/>
                      <w:marBottom w:val="0"/>
                      <w:divBdr>
                        <w:top w:val="none" w:sz="0" w:space="0" w:color="auto"/>
                        <w:left w:val="none" w:sz="0" w:space="0" w:color="auto"/>
                        <w:bottom w:val="none" w:sz="0" w:space="0" w:color="auto"/>
                        <w:right w:val="none" w:sz="0" w:space="0" w:color="auto"/>
                      </w:divBdr>
                      <w:divsChild>
                        <w:div w:id="1104501707">
                          <w:marLeft w:val="0"/>
                          <w:marRight w:val="0"/>
                          <w:marTop w:val="0"/>
                          <w:marBottom w:val="0"/>
                          <w:divBdr>
                            <w:top w:val="none" w:sz="0" w:space="0" w:color="auto"/>
                            <w:left w:val="none" w:sz="0" w:space="0" w:color="auto"/>
                            <w:bottom w:val="none" w:sz="0" w:space="0" w:color="auto"/>
                            <w:right w:val="none" w:sz="0" w:space="0" w:color="auto"/>
                          </w:divBdr>
                          <w:divsChild>
                            <w:div w:id="1829635501">
                              <w:marLeft w:val="0"/>
                              <w:marRight w:val="0"/>
                              <w:marTop w:val="0"/>
                              <w:marBottom w:val="0"/>
                              <w:divBdr>
                                <w:top w:val="none" w:sz="0" w:space="0" w:color="auto"/>
                                <w:left w:val="none" w:sz="0" w:space="0" w:color="auto"/>
                                <w:bottom w:val="none" w:sz="0" w:space="0" w:color="auto"/>
                                <w:right w:val="none" w:sz="0" w:space="0" w:color="auto"/>
                              </w:divBdr>
                              <w:divsChild>
                                <w:div w:id="999504406">
                                  <w:marLeft w:val="0"/>
                                  <w:marRight w:val="0"/>
                                  <w:marTop w:val="0"/>
                                  <w:marBottom w:val="0"/>
                                  <w:divBdr>
                                    <w:top w:val="none" w:sz="0" w:space="0" w:color="auto"/>
                                    <w:left w:val="none" w:sz="0" w:space="0" w:color="auto"/>
                                    <w:bottom w:val="none" w:sz="0" w:space="0" w:color="auto"/>
                                    <w:right w:val="none" w:sz="0" w:space="0" w:color="auto"/>
                                  </w:divBdr>
                                  <w:divsChild>
                                    <w:div w:id="487601114">
                                      <w:marLeft w:val="0"/>
                                      <w:marRight w:val="0"/>
                                      <w:marTop w:val="0"/>
                                      <w:marBottom w:val="0"/>
                                      <w:divBdr>
                                        <w:top w:val="none" w:sz="0" w:space="0" w:color="auto"/>
                                        <w:left w:val="none" w:sz="0" w:space="0" w:color="auto"/>
                                        <w:bottom w:val="none" w:sz="0" w:space="0" w:color="auto"/>
                                        <w:right w:val="none" w:sz="0" w:space="0" w:color="auto"/>
                                      </w:divBdr>
                                      <w:divsChild>
                                        <w:div w:id="1809518858">
                                          <w:marLeft w:val="0"/>
                                          <w:marRight w:val="0"/>
                                          <w:marTop w:val="0"/>
                                          <w:marBottom w:val="0"/>
                                          <w:divBdr>
                                            <w:top w:val="none" w:sz="0" w:space="0" w:color="auto"/>
                                            <w:left w:val="none" w:sz="0" w:space="0" w:color="auto"/>
                                            <w:bottom w:val="none" w:sz="0" w:space="0" w:color="auto"/>
                                            <w:right w:val="none" w:sz="0" w:space="0" w:color="auto"/>
                                          </w:divBdr>
                                          <w:divsChild>
                                            <w:div w:id="214435028">
                                              <w:marLeft w:val="0"/>
                                              <w:marRight w:val="0"/>
                                              <w:marTop w:val="0"/>
                                              <w:marBottom w:val="0"/>
                                              <w:divBdr>
                                                <w:top w:val="none" w:sz="0" w:space="0" w:color="auto"/>
                                                <w:left w:val="none" w:sz="0" w:space="0" w:color="auto"/>
                                                <w:bottom w:val="none" w:sz="0" w:space="0" w:color="auto"/>
                                                <w:right w:val="none" w:sz="0" w:space="0" w:color="auto"/>
                                              </w:divBdr>
                                            </w:div>
                                            <w:div w:id="862670609">
                                              <w:marLeft w:val="0"/>
                                              <w:marRight w:val="0"/>
                                              <w:marTop w:val="0"/>
                                              <w:marBottom w:val="0"/>
                                              <w:divBdr>
                                                <w:top w:val="none" w:sz="0" w:space="0" w:color="auto"/>
                                                <w:left w:val="none" w:sz="0" w:space="0" w:color="auto"/>
                                                <w:bottom w:val="none" w:sz="0" w:space="0" w:color="auto"/>
                                                <w:right w:val="none" w:sz="0" w:space="0" w:color="auto"/>
                                              </w:divBdr>
                                            </w:div>
                                            <w:div w:id="1989093470">
                                              <w:marLeft w:val="0"/>
                                              <w:marRight w:val="0"/>
                                              <w:marTop w:val="0"/>
                                              <w:marBottom w:val="0"/>
                                              <w:divBdr>
                                                <w:top w:val="none" w:sz="0" w:space="0" w:color="auto"/>
                                                <w:left w:val="none" w:sz="0" w:space="0" w:color="auto"/>
                                                <w:bottom w:val="none" w:sz="0" w:space="0" w:color="auto"/>
                                                <w:right w:val="none" w:sz="0" w:space="0" w:color="auto"/>
                                              </w:divBdr>
                                              <w:divsChild>
                                                <w:div w:id="1587300330">
                                                  <w:marLeft w:val="0"/>
                                                  <w:marRight w:val="0"/>
                                                  <w:marTop w:val="0"/>
                                                  <w:marBottom w:val="0"/>
                                                  <w:divBdr>
                                                    <w:top w:val="none" w:sz="0" w:space="0" w:color="auto"/>
                                                    <w:left w:val="none" w:sz="0" w:space="0" w:color="auto"/>
                                                    <w:bottom w:val="none" w:sz="0" w:space="0" w:color="auto"/>
                                                    <w:right w:val="none" w:sz="0" w:space="0" w:color="auto"/>
                                                  </w:divBdr>
                                                  <w:divsChild>
                                                    <w:div w:id="119623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2841311">
                          <w:marLeft w:val="0"/>
                          <w:marRight w:val="0"/>
                          <w:marTop w:val="0"/>
                          <w:marBottom w:val="0"/>
                          <w:divBdr>
                            <w:top w:val="none" w:sz="0" w:space="0" w:color="auto"/>
                            <w:left w:val="none" w:sz="0" w:space="0" w:color="auto"/>
                            <w:bottom w:val="none" w:sz="0" w:space="0" w:color="auto"/>
                            <w:right w:val="none" w:sz="0" w:space="0" w:color="auto"/>
                          </w:divBdr>
                          <w:divsChild>
                            <w:div w:id="1413157872">
                              <w:marLeft w:val="0"/>
                              <w:marRight w:val="0"/>
                              <w:marTop w:val="0"/>
                              <w:marBottom w:val="0"/>
                              <w:divBdr>
                                <w:top w:val="none" w:sz="0" w:space="0" w:color="auto"/>
                                <w:left w:val="none" w:sz="0" w:space="0" w:color="auto"/>
                                <w:bottom w:val="none" w:sz="0" w:space="0" w:color="auto"/>
                                <w:right w:val="none" w:sz="0" w:space="0" w:color="auto"/>
                              </w:divBdr>
                              <w:divsChild>
                                <w:div w:id="328675951">
                                  <w:marLeft w:val="0"/>
                                  <w:marRight w:val="0"/>
                                  <w:marTop w:val="0"/>
                                  <w:marBottom w:val="0"/>
                                  <w:divBdr>
                                    <w:top w:val="none" w:sz="0" w:space="0" w:color="auto"/>
                                    <w:left w:val="none" w:sz="0" w:space="0" w:color="auto"/>
                                    <w:bottom w:val="none" w:sz="0" w:space="0" w:color="auto"/>
                                    <w:right w:val="none" w:sz="0" w:space="0" w:color="auto"/>
                                  </w:divBdr>
                                  <w:divsChild>
                                    <w:div w:id="41675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297108">
                  <w:marLeft w:val="0"/>
                  <w:marRight w:val="0"/>
                  <w:marTop w:val="0"/>
                  <w:marBottom w:val="0"/>
                  <w:divBdr>
                    <w:top w:val="none" w:sz="0" w:space="0" w:color="auto"/>
                    <w:left w:val="none" w:sz="0" w:space="0" w:color="auto"/>
                    <w:bottom w:val="none" w:sz="0" w:space="0" w:color="auto"/>
                    <w:right w:val="none" w:sz="0" w:space="0" w:color="auto"/>
                  </w:divBdr>
                  <w:divsChild>
                    <w:div w:id="419983491">
                      <w:marLeft w:val="0"/>
                      <w:marRight w:val="0"/>
                      <w:marTop w:val="0"/>
                      <w:marBottom w:val="0"/>
                      <w:divBdr>
                        <w:top w:val="none" w:sz="0" w:space="0" w:color="auto"/>
                        <w:left w:val="none" w:sz="0" w:space="0" w:color="auto"/>
                        <w:bottom w:val="none" w:sz="0" w:space="0" w:color="auto"/>
                        <w:right w:val="none" w:sz="0" w:space="0" w:color="auto"/>
                      </w:divBdr>
                      <w:divsChild>
                        <w:div w:id="1564289378">
                          <w:marLeft w:val="0"/>
                          <w:marRight w:val="0"/>
                          <w:marTop w:val="0"/>
                          <w:marBottom w:val="0"/>
                          <w:divBdr>
                            <w:top w:val="none" w:sz="0" w:space="0" w:color="auto"/>
                            <w:left w:val="none" w:sz="0" w:space="0" w:color="auto"/>
                            <w:bottom w:val="none" w:sz="0" w:space="0" w:color="auto"/>
                            <w:right w:val="none" w:sz="0" w:space="0" w:color="auto"/>
                          </w:divBdr>
                          <w:divsChild>
                            <w:div w:id="451630292">
                              <w:marLeft w:val="0"/>
                              <w:marRight w:val="0"/>
                              <w:marTop w:val="0"/>
                              <w:marBottom w:val="0"/>
                              <w:divBdr>
                                <w:top w:val="none" w:sz="0" w:space="0" w:color="auto"/>
                                <w:left w:val="none" w:sz="0" w:space="0" w:color="auto"/>
                                <w:bottom w:val="none" w:sz="0" w:space="0" w:color="auto"/>
                                <w:right w:val="none" w:sz="0" w:space="0" w:color="auto"/>
                              </w:divBdr>
                              <w:divsChild>
                                <w:div w:id="70001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26738">
          <w:marLeft w:val="0"/>
          <w:marRight w:val="0"/>
          <w:marTop w:val="0"/>
          <w:marBottom w:val="0"/>
          <w:divBdr>
            <w:top w:val="none" w:sz="0" w:space="0" w:color="auto"/>
            <w:left w:val="none" w:sz="0" w:space="0" w:color="auto"/>
            <w:bottom w:val="none" w:sz="0" w:space="0" w:color="auto"/>
            <w:right w:val="none" w:sz="0" w:space="0" w:color="auto"/>
          </w:divBdr>
          <w:divsChild>
            <w:div w:id="2067490386">
              <w:marLeft w:val="0"/>
              <w:marRight w:val="0"/>
              <w:marTop w:val="0"/>
              <w:marBottom w:val="0"/>
              <w:divBdr>
                <w:top w:val="none" w:sz="0" w:space="0" w:color="auto"/>
                <w:left w:val="none" w:sz="0" w:space="0" w:color="auto"/>
                <w:bottom w:val="none" w:sz="0" w:space="0" w:color="auto"/>
                <w:right w:val="none" w:sz="0" w:space="0" w:color="auto"/>
              </w:divBdr>
              <w:divsChild>
                <w:div w:id="1198548211">
                  <w:marLeft w:val="0"/>
                  <w:marRight w:val="0"/>
                  <w:marTop w:val="0"/>
                  <w:marBottom w:val="0"/>
                  <w:divBdr>
                    <w:top w:val="none" w:sz="0" w:space="0" w:color="auto"/>
                    <w:left w:val="none" w:sz="0" w:space="0" w:color="auto"/>
                    <w:bottom w:val="none" w:sz="0" w:space="0" w:color="auto"/>
                    <w:right w:val="none" w:sz="0" w:space="0" w:color="auto"/>
                  </w:divBdr>
                  <w:divsChild>
                    <w:div w:id="340205545">
                      <w:marLeft w:val="0"/>
                      <w:marRight w:val="0"/>
                      <w:marTop w:val="0"/>
                      <w:marBottom w:val="0"/>
                      <w:divBdr>
                        <w:top w:val="none" w:sz="0" w:space="0" w:color="auto"/>
                        <w:left w:val="none" w:sz="0" w:space="0" w:color="auto"/>
                        <w:bottom w:val="none" w:sz="0" w:space="0" w:color="auto"/>
                        <w:right w:val="none" w:sz="0" w:space="0" w:color="auto"/>
                      </w:divBdr>
                      <w:divsChild>
                        <w:div w:id="198664539">
                          <w:marLeft w:val="0"/>
                          <w:marRight w:val="0"/>
                          <w:marTop w:val="0"/>
                          <w:marBottom w:val="0"/>
                          <w:divBdr>
                            <w:top w:val="none" w:sz="0" w:space="0" w:color="auto"/>
                            <w:left w:val="none" w:sz="0" w:space="0" w:color="auto"/>
                            <w:bottom w:val="none" w:sz="0" w:space="0" w:color="auto"/>
                            <w:right w:val="none" w:sz="0" w:space="0" w:color="auto"/>
                          </w:divBdr>
                          <w:divsChild>
                            <w:div w:id="942104403">
                              <w:marLeft w:val="0"/>
                              <w:marRight w:val="0"/>
                              <w:marTop w:val="0"/>
                              <w:marBottom w:val="0"/>
                              <w:divBdr>
                                <w:top w:val="none" w:sz="0" w:space="0" w:color="auto"/>
                                <w:left w:val="none" w:sz="0" w:space="0" w:color="auto"/>
                                <w:bottom w:val="none" w:sz="0" w:space="0" w:color="auto"/>
                                <w:right w:val="none" w:sz="0" w:space="0" w:color="auto"/>
                              </w:divBdr>
                              <w:divsChild>
                                <w:div w:id="57200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638536">
                  <w:marLeft w:val="0"/>
                  <w:marRight w:val="0"/>
                  <w:marTop w:val="0"/>
                  <w:marBottom w:val="0"/>
                  <w:divBdr>
                    <w:top w:val="none" w:sz="0" w:space="0" w:color="auto"/>
                    <w:left w:val="none" w:sz="0" w:space="0" w:color="auto"/>
                    <w:bottom w:val="none" w:sz="0" w:space="0" w:color="auto"/>
                    <w:right w:val="none" w:sz="0" w:space="0" w:color="auto"/>
                  </w:divBdr>
                  <w:divsChild>
                    <w:div w:id="406927010">
                      <w:marLeft w:val="0"/>
                      <w:marRight w:val="0"/>
                      <w:marTop w:val="0"/>
                      <w:marBottom w:val="0"/>
                      <w:divBdr>
                        <w:top w:val="none" w:sz="0" w:space="0" w:color="auto"/>
                        <w:left w:val="none" w:sz="0" w:space="0" w:color="auto"/>
                        <w:bottom w:val="none" w:sz="0" w:space="0" w:color="auto"/>
                        <w:right w:val="none" w:sz="0" w:space="0" w:color="auto"/>
                      </w:divBdr>
                      <w:divsChild>
                        <w:div w:id="648897377">
                          <w:marLeft w:val="0"/>
                          <w:marRight w:val="0"/>
                          <w:marTop w:val="0"/>
                          <w:marBottom w:val="0"/>
                          <w:divBdr>
                            <w:top w:val="none" w:sz="0" w:space="0" w:color="auto"/>
                            <w:left w:val="none" w:sz="0" w:space="0" w:color="auto"/>
                            <w:bottom w:val="none" w:sz="0" w:space="0" w:color="auto"/>
                            <w:right w:val="none" w:sz="0" w:space="0" w:color="auto"/>
                          </w:divBdr>
                          <w:divsChild>
                            <w:div w:id="1856379016">
                              <w:marLeft w:val="0"/>
                              <w:marRight w:val="0"/>
                              <w:marTop w:val="0"/>
                              <w:marBottom w:val="0"/>
                              <w:divBdr>
                                <w:top w:val="none" w:sz="0" w:space="0" w:color="auto"/>
                                <w:left w:val="none" w:sz="0" w:space="0" w:color="auto"/>
                                <w:bottom w:val="none" w:sz="0" w:space="0" w:color="auto"/>
                                <w:right w:val="none" w:sz="0" w:space="0" w:color="auto"/>
                              </w:divBdr>
                              <w:divsChild>
                                <w:div w:id="1756899037">
                                  <w:marLeft w:val="0"/>
                                  <w:marRight w:val="0"/>
                                  <w:marTop w:val="0"/>
                                  <w:marBottom w:val="0"/>
                                  <w:divBdr>
                                    <w:top w:val="none" w:sz="0" w:space="0" w:color="auto"/>
                                    <w:left w:val="none" w:sz="0" w:space="0" w:color="auto"/>
                                    <w:bottom w:val="none" w:sz="0" w:space="0" w:color="auto"/>
                                    <w:right w:val="none" w:sz="0" w:space="0" w:color="auto"/>
                                  </w:divBdr>
                                  <w:divsChild>
                                    <w:div w:id="1505779091">
                                      <w:marLeft w:val="0"/>
                                      <w:marRight w:val="0"/>
                                      <w:marTop w:val="0"/>
                                      <w:marBottom w:val="0"/>
                                      <w:divBdr>
                                        <w:top w:val="none" w:sz="0" w:space="0" w:color="auto"/>
                                        <w:left w:val="none" w:sz="0" w:space="0" w:color="auto"/>
                                        <w:bottom w:val="none" w:sz="0" w:space="0" w:color="auto"/>
                                        <w:right w:val="none" w:sz="0" w:space="0" w:color="auto"/>
                                      </w:divBdr>
                                      <w:divsChild>
                                        <w:div w:id="234358772">
                                          <w:marLeft w:val="0"/>
                                          <w:marRight w:val="0"/>
                                          <w:marTop w:val="0"/>
                                          <w:marBottom w:val="0"/>
                                          <w:divBdr>
                                            <w:top w:val="none" w:sz="0" w:space="0" w:color="auto"/>
                                            <w:left w:val="none" w:sz="0" w:space="0" w:color="auto"/>
                                            <w:bottom w:val="none" w:sz="0" w:space="0" w:color="auto"/>
                                            <w:right w:val="none" w:sz="0" w:space="0" w:color="auto"/>
                                          </w:divBdr>
                                          <w:divsChild>
                                            <w:div w:id="141508247">
                                              <w:marLeft w:val="0"/>
                                              <w:marRight w:val="0"/>
                                              <w:marTop w:val="0"/>
                                              <w:marBottom w:val="0"/>
                                              <w:divBdr>
                                                <w:top w:val="none" w:sz="0" w:space="0" w:color="auto"/>
                                                <w:left w:val="none" w:sz="0" w:space="0" w:color="auto"/>
                                                <w:bottom w:val="none" w:sz="0" w:space="0" w:color="auto"/>
                                                <w:right w:val="none" w:sz="0" w:space="0" w:color="auto"/>
                                              </w:divBdr>
                                              <w:divsChild>
                                                <w:div w:id="1396901095">
                                                  <w:marLeft w:val="0"/>
                                                  <w:marRight w:val="0"/>
                                                  <w:marTop w:val="0"/>
                                                  <w:marBottom w:val="0"/>
                                                  <w:divBdr>
                                                    <w:top w:val="none" w:sz="0" w:space="0" w:color="auto"/>
                                                    <w:left w:val="none" w:sz="0" w:space="0" w:color="auto"/>
                                                    <w:bottom w:val="none" w:sz="0" w:space="0" w:color="auto"/>
                                                    <w:right w:val="none" w:sz="0" w:space="0" w:color="auto"/>
                                                  </w:divBdr>
                                                  <w:divsChild>
                                                    <w:div w:id="52994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3032">
                                              <w:marLeft w:val="0"/>
                                              <w:marRight w:val="0"/>
                                              <w:marTop w:val="0"/>
                                              <w:marBottom w:val="0"/>
                                              <w:divBdr>
                                                <w:top w:val="none" w:sz="0" w:space="0" w:color="auto"/>
                                                <w:left w:val="none" w:sz="0" w:space="0" w:color="auto"/>
                                                <w:bottom w:val="none" w:sz="0" w:space="0" w:color="auto"/>
                                                <w:right w:val="none" w:sz="0" w:space="0" w:color="auto"/>
                                              </w:divBdr>
                                            </w:div>
                                            <w:div w:id="165283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9621438">
                          <w:marLeft w:val="0"/>
                          <w:marRight w:val="0"/>
                          <w:marTop w:val="0"/>
                          <w:marBottom w:val="0"/>
                          <w:divBdr>
                            <w:top w:val="none" w:sz="0" w:space="0" w:color="auto"/>
                            <w:left w:val="none" w:sz="0" w:space="0" w:color="auto"/>
                            <w:bottom w:val="none" w:sz="0" w:space="0" w:color="auto"/>
                            <w:right w:val="none" w:sz="0" w:space="0" w:color="auto"/>
                          </w:divBdr>
                          <w:divsChild>
                            <w:div w:id="1826820498">
                              <w:marLeft w:val="0"/>
                              <w:marRight w:val="0"/>
                              <w:marTop w:val="0"/>
                              <w:marBottom w:val="0"/>
                              <w:divBdr>
                                <w:top w:val="none" w:sz="0" w:space="0" w:color="auto"/>
                                <w:left w:val="none" w:sz="0" w:space="0" w:color="auto"/>
                                <w:bottom w:val="none" w:sz="0" w:space="0" w:color="auto"/>
                                <w:right w:val="none" w:sz="0" w:space="0" w:color="auto"/>
                              </w:divBdr>
                              <w:divsChild>
                                <w:div w:id="141512065">
                                  <w:marLeft w:val="0"/>
                                  <w:marRight w:val="0"/>
                                  <w:marTop w:val="0"/>
                                  <w:marBottom w:val="0"/>
                                  <w:divBdr>
                                    <w:top w:val="none" w:sz="0" w:space="0" w:color="auto"/>
                                    <w:left w:val="none" w:sz="0" w:space="0" w:color="auto"/>
                                    <w:bottom w:val="none" w:sz="0" w:space="0" w:color="auto"/>
                                    <w:right w:val="none" w:sz="0" w:space="0" w:color="auto"/>
                                  </w:divBdr>
                                  <w:divsChild>
                                    <w:div w:id="66232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799259">
          <w:marLeft w:val="0"/>
          <w:marRight w:val="0"/>
          <w:marTop w:val="0"/>
          <w:marBottom w:val="0"/>
          <w:divBdr>
            <w:top w:val="none" w:sz="0" w:space="0" w:color="auto"/>
            <w:left w:val="none" w:sz="0" w:space="0" w:color="auto"/>
            <w:bottom w:val="none" w:sz="0" w:space="0" w:color="auto"/>
            <w:right w:val="none" w:sz="0" w:space="0" w:color="auto"/>
          </w:divBdr>
          <w:divsChild>
            <w:div w:id="987855110">
              <w:marLeft w:val="0"/>
              <w:marRight w:val="0"/>
              <w:marTop w:val="0"/>
              <w:marBottom w:val="0"/>
              <w:divBdr>
                <w:top w:val="none" w:sz="0" w:space="0" w:color="auto"/>
                <w:left w:val="none" w:sz="0" w:space="0" w:color="auto"/>
                <w:bottom w:val="none" w:sz="0" w:space="0" w:color="auto"/>
                <w:right w:val="none" w:sz="0" w:space="0" w:color="auto"/>
              </w:divBdr>
              <w:divsChild>
                <w:div w:id="349841885">
                  <w:marLeft w:val="0"/>
                  <w:marRight w:val="0"/>
                  <w:marTop w:val="0"/>
                  <w:marBottom w:val="0"/>
                  <w:divBdr>
                    <w:top w:val="none" w:sz="0" w:space="0" w:color="auto"/>
                    <w:left w:val="none" w:sz="0" w:space="0" w:color="auto"/>
                    <w:bottom w:val="none" w:sz="0" w:space="0" w:color="auto"/>
                    <w:right w:val="none" w:sz="0" w:space="0" w:color="auto"/>
                  </w:divBdr>
                  <w:divsChild>
                    <w:div w:id="1102334138">
                      <w:marLeft w:val="0"/>
                      <w:marRight w:val="0"/>
                      <w:marTop w:val="0"/>
                      <w:marBottom w:val="0"/>
                      <w:divBdr>
                        <w:top w:val="none" w:sz="0" w:space="0" w:color="auto"/>
                        <w:left w:val="none" w:sz="0" w:space="0" w:color="auto"/>
                        <w:bottom w:val="none" w:sz="0" w:space="0" w:color="auto"/>
                        <w:right w:val="none" w:sz="0" w:space="0" w:color="auto"/>
                      </w:divBdr>
                      <w:divsChild>
                        <w:div w:id="970748451">
                          <w:marLeft w:val="0"/>
                          <w:marRight w:val="0"/>
                          <w:marTop w:val="0"/>
                          <w:marBottom w:val="0"/>
                          <w:divBdr>
                            <w:top w:val="none" w:sz="0" w:space="0" w:color="auto"/>
                            <w:left w:val="none" w:sz="0" w:space="0" w:color="auto"/>
                            <w:bottom w:val="none" w:sz="0" w:space="0" w:color="auto"/>
                            <w:right w:val="none" w:sz="0" w:space="0" w:color="auto"/>
                          </w:divBdr>
                          <w:divsChild>
                            <w:div w:id="1399324850">
                              <w:marLeft w:val="0"/>
                              <w:marRight w:val="0"/>
                              <w:marTop w:val="0"/>
                              <w:marBottom w:val="0"/>
                              <w:divBdr>
                                <w:top w:val="none" w:sz="0" w:space="0" w:color="auto"/>
                                <w:left w:val="none" w:sz="0" w:space="0" w:color="auto"/>
                                <w:bottom w:val="none" w:sz="0" w:space="0" w:color="auto"/>
                                <w:right w:val="none" w:sz="0" w:space="0" w:color="auto"/>
                              </w:divBdr>
                              <w:divsChild>
                                <w:div w:id="69928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848792">
                  <w:marLeft w:val="0"/>
                  <w:marRight w:val="0"/>
                  <w:marTop w:val="0"/>
                  <w:marBottom w:val="0"/>
                  <w:divBdr>
                    <w:top w:val="none" w:sz="0" w:space="0" w:color="auto"/>
                    <w:left w:val="none" w:sz="0" w:space="0" w:color="auto"/>
                    <w:bottom w:val="none" w:sz="0" w:space="0" w:color="auto"/>
                    <w:right w:val="none" w:sz="0" w:space="0" w:color="auto"/>
                  </w:divBdr>
                  <w:divsChild>
                    <w:div w:id="2118408723">
                      <w:marLeft w:val="0"/>
                      <w:marRight w:val="0"/>
                      <w:marTop w:val="0"/>
                      <w:marBottom w:val="0"/>
                      <w:divBdr>
                        <w:top w:val="none" w:sz="0" w:space="0" w:color="auto"/>
                        <w:left w:val="none" w:sz="0" w:space="0" w:color="auto"/>
                        <w:bottom w:val="none" w:sz="0" w:space="0" w:color="auto"/>
                        <w:right w:val="none" w:sz="0" w:space="0" w:color="auto"/>
                      </w:divBdr>
                      <w:divsChild>
                        <w:div w:id="110589148">
                          <w:marLeft w:val="0"/>
                          <w:marRight w:val="0"/>
                          <w:marTop w:val="0"/>
                          <w:marBottom w:val="0"/>
                          <w:divBdr>
                            <w:top w:val="none" w:sz="0" w:space="0" w:color="auto"/>
                            <w:left w:val="none" w:sz="0" w:space="0" w:color="auto"/>
                            <w:bottom w:val="none" w:sz="0" w:space="0" w:color="auto"/>
                            <w:right w:val="none" w:sz="0" w:space="0" w:color="auto"/>
                          </w:divBdr>
                          <w:divsChild>
                            <w:div w:id="1589388948">
                              <w:marLeft w:val="0"/>
                              <w:marRight w:val="0"/>
                              <w:marTop w:val="0"/>
                              <w:marBottom w:val="0"/>
                              <w:divBdr>
                                <w:top w:val="none" w:sz="0" w:space="0" w:color="auto"/>
                                <w:left w:val="none" w:sz="0" w:space="0" w:color="auto"/>
                                <w:bottom w:val="none" w:sz="0" w:space="0" w:color="auto"/>
                                <w:right w:val="none" w:sz="0" w:space="0" w:color="auto"/>
                              </w:divBdr>
                              <w:divsChild>
                                <w:div w:id="881093679">
                                  <w:marLeft w:val="0"/>
                                  <w:marRight w:val="0"/>
                                  <w:marTop w:val="0"/>
                                  <w:marBottom w:val="0"/>
                                  <w:divBdr>
                                    <w:top w:val="none" w:sz="0" w:space="0" w:color="auto"/>
                                    <w:left w:val="none" w:sz="0" w:space="0" w:color="auto"/>
                                    <w:bottom w:val="none" w:sz="0" w:space="0" w:color="auto"/>
                                    <w:right w:val="none" w:sz="0" w:space="0" w:color="auto"/>
                                  </w:divBdr>
                                  <w:divsChild>
                                    <w:div w:id="813832825">
                                      <w:marLeft w:val="0"/>
                                      <w:marRight w:val="0"/>
                                      <w:marTop w:val="0"/>
                                      <w:marBottom w:val="0"/>
                                      <w:divBdr>
                                        <w:top w:val="none" w:sz="0" w:space="0" w:color="auto"/>
                                        <w:left w:val="none" w:sz="0" w:space="0" w:color="auto"/>
                                        <w:bottom w:val="none" w:sz="0" w:space="0" w:color="auto"/>
                                        <w:right w:val="none" w:sz="0" w:space="0" w:color="auto"/>
                                      </w:divBdr>
                                      <w:divsChild>
                                        <w:div w:id="65690785">
                                          <w:marLeft w:val="0"/>
                                          <w:marRight w:val="0"/>
                                          <w:marTop w:val="0"/>
                                          <w:marBottom w:val="0"/>
                                          <w:divBdr>
                                            <w:top w:val="none" w:sz="0" w:space="0" w:color="auto"/>
                                            <w:left w:val="none" w:sz="0" w:space="0" w:color="auto"/>
                                            <w:bottom w:val="none" w:sz="0" w:space="0" w:color="auto"/>
                                            <w:right w:val="none" w:sz="0" w:space="0" w:color="auto"/>
                                          </w:divBdr>
                                          <w:divsChild>
                                            <w:div w:id="59522985">
                                              <w:marLeft w:val="0"/>
                                              <w:marRight w:val="0"/>
                                              <w:marTop w:val="0"/>
                                              <w:marBottom w:val="0"/>
                                              <w:divBdr>
                                                <w:top w:val="none" w:sz="0" w:space="0" w:color="auto"/>
                                                <w:left w:val="none" w:sz="0" w:space="0" w:color="auto"/>
                                                <w:bottom w:val="none" w:sz="0" w:space="0" w:color="auto"/>
                                                <w:right w:val="none" w:sz="0" w:space="0" w:color="auto"/>
                                              </w:divBdr>
                                            </w:div>
                                            <w:div w:id="833762628">
                                              <w:marLeft w:val="0"/>
                                              <w:marRight w:val="0"/>
                                              <w:marTop w:val="0"/>
                                              <w:marBottom w:val="0"/>
                                              <w:divBdr>
                                                <w:top w:val="none" w:sz="0" w:space="0" w:color="auto"/>
                                                <w:left w:val="none" w:sz="0" w:space="0" w:color="auto"/>
                                                <w:bottom w:val="none" w:sz="0" w:space="0" w:color="auto"/>
                                                <w:right w:val="none" w:sz="0" w:space="0" w:color="auto"/>
                                              </w:divBdr>
                                            </w:div>
                                            <w:div w:id="1779373712">
                                              <w:marLeft w:val="0"/>
                                              <w:marRight w:val="0"/>
                                              <w:marTop w:val="0"/>
                                              <w:marBottom w:val="0"/>
                                              <w:divBdr>
                                                <w:top w:val="none" w:sz="0" w:space="0" w:color="auto"/>
                                                <w:left w:val="none" w:sz="0" w:space="0" w:color="auto"/>
                                                <w:bottom w:val="none" w:sz="0" w:space="0" w:color="auto"/>
                                                <w:right w:val="none" w:sz="0" w:space="0" w:color="auto"/>
                                              </w:divBdr>
                                              <w:divsChild>
                                                <w:div w:id="986205562">
                                                  <w:marLeft w:val="0"/>
                                                  <w:marRight w:val="0"/>
                                                  <w:marTop w:val="0"/>
                                                  <w:marBottom w:val="0"/>
                                                  <w:divBdr>
                                                    <w:top w:val="none" w:sz="0" w:space="0" w:color="auto"/>
                                                    <w:left w:val="none" w:sz="0" w:space="0" w:color="auto"/>
                                                    <w:bottom w:val="none" w:sz="0" w:space="0" w:color="auto"/>
                                                    <w:right w:val="none" w:sz="0" w:space="0" w:color="auto"/>
                                                  </w:divBdr>
                                                  <w:divsChild>
                                                    <w:div w:id="116254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9252973">
                          <w:marLeft w:val="0"/>
                          <w:marRight w:val="0"/>
                          <w:marTop w:val="0"/>
                          <w:marBottom w:val="0"/>
                          <w:divBdr>
                            <w:top w:val="none" w:sz="0" w:space="0" w:color="auto"/>
                            <w:left w:val="none" w:sz="0" w:space="0" w:color="auto"/>
                            <w:bottom w:val="none" w:sz="0" w:space="0" w:color="auto"/>
                            <w:right w:val="none" w:sz="0" w:space="0" w:color="auto"/>
                          </w:divBdr>
                          <w:divsChild>
                            <w:div w:id="779764505">
                              <w:marLeft w:val="0"/>
                              <w:marRight w:val="0"/>
                              <w:marTop w:val="0"/>
                              <w:marBottom w:val="0"/>
                              <w:divBdr>
                                <w:top w:val="none" w:sz="0" w:space="0" w:color="auto"/>
                                <w:left w:val="none" w:sz="0" w:space="0" w:color="auto"/>
                                <w:bottom w:val="none" w:sz="0" w:space="0" w:color="auto"/>
                                <w:right w:val="none" w:sz="0" w:space="0" w:color="auto"/>
                              </w:divBdr>
                              <w:divsChild>
                                <w:div w:id="2022126680">
                                  <w:marLeft w:val="0"/>
                                  <w:marRight w:val="0"/>
                                  <w:marTop w:val="0"/>
                                  <w:marBottom w:val="0"/>
                                  <w:divBdr>
                                    <w:top w:val="none" w:sz="0" w:space="0" w:color="auto"/>
                                    <w:left w:val="none" w:sz="0" w:space="0" w:color="auto"/>
                                    <w:bottom w:val="none" w:sz="0" w:space="0" w:color="auto"/>
                                    <w:right w:val="none" w:sz="0" w:space="0" w:color="auto"/>
                                  </w:divBdr>
                                  <w:divsChild>
                                    <w:div w:id="94130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9095074">
          <w:marLeft w:val="0"/>
          <w:marRight w:val="0"/>
          <w:marTop w:val="0"/>
          <w:marBottom w:val="0"/>
          <w:divBdr>
            <w:top w:val="none" w:sz="0" w:space="0" w:color="auto"/>
            <w:left w:val="none" w:sz="0" w:space="0" w:color="auto"/>
            <w:bottom w:val="none" w:sz="0" w:space="0" w:color="auto"/>
            <w:right w:val="none" w:sz="0" w:space="0" w:color="auto"/>
          </w:divBdr>
          <w:divsChild>
            <w:div w:id="287123896">
              <w:marLeft w:val="0"/>
              <w:marRight w:val="0"/>
              <w:marTop w:val="0"/>
              <w:marBottom w:val="0"/>
              <w:divBdr>
                <w:top w:val="none" w:sz="0" w:space="0" w:color="auto"/>
                <w:left w:val="none" w:sz="0" w:space="0" w:color="auto"/>
                <w:bottom w:val="none" w:sz="0" w:space="0" w:color="auto"/>
                <w:right w:val="none" w:sz="0" w:space="0" w:color="auto"/>
              </w:divBdr>
              <w:divsChild>
                <w:div w:id="2116706271">
                  <w:marLeft w:val="0"/>
                  <w:marRight w:val="0"/>
                  <w:marTop w:val="0"/>
                  <w:marBottom w:val="0"/>
                  <w:divBdr>
                    <w:top w:val="none" w:sz="0" w:space="0" w:color="auto"/>
                    <w:left w:val="none" w:sz="0" w:space="0" w:color="auto"/>
                    <w:bottom w:val="none" w:sz="0" w:space="0" w:color="auto"/>
                    <w:right w:val="none" w:sz="0" w:space="0" w:color="auto"/>
                  </w:divBdr>
                  <w:divsChild>
                    <w:div w:id="1512790953">
                      <w:marLeft w:val="0"/>
                      <w:marRight w:val="0"/>
                      <w:marTop w:val="0"/>
                      <w:marBottom w:val="0"/>
                      <w:divBdr>
                        <w:top w:val="none" w:sz="0" w:space="0" w:color="auto"/>
                        <w:left w:val="none" w:sz="0" w:space="0" w:color="auto"/>
                        <w:bottom w:val="none" w:sz="0" w:space="0" w:color="auto"/>
                        <w:right w:val="none" w:sz="0" w:space="0" w:color="auto"/>
                      </w:divBdr>
                      <w:divsChild>
                        <w:div w:id="2032027235">
                          <w:marLeft w:val="0"/>
                          <w:marRight w:val="0"/>
                          <w:marTop w:val="0"/>
                          <w:marBottom w:val="0"/>
                          <w:divBdr>
                            <w:top w:val="none" w:sz="0" w:space="0" w:color="auto"/>
                            <w:left w:val="none" w:sz="0" w:space="0" w:color="auto"/>
                            <w:bottom w:val="none" w:sz="0" w:space="0" w:color="auto"/>
                            <w:right w:val="none" w:sz="0" w:space="0" w:color="auto"/>
                          </w:divBdr>
                          <w:divsChild>
                            <w:div w:id="1241865352">
                              <w:marLeft w:val="0"/>
                              <w:marRight w:val="0"/>
                              <w:marTop w:val="0"/>
                              <w:marBottom w:val="0"/>
                              <w:divBdr>
                                <w:top w:val="none" w:sz="0" w:space="0" w:color="auto"/>
                                <w:left w:val="none" w:sz="0" w:space="0" w:color="auto"/>
                                <w:bottom w:val="none" w:sz="0" w:space="0" w:color="auto"/>
                                <w:right w:val="none" w:sz="0" w:space="0" w:color="auto"/>
                              </w:divBdr>
                              <w:divsChild>
                                <w:div w:id="665284284">
                                  <w:marLeft w:val="0"/>
                                  <w:marRight w:val="0"/>
                                  <w:marTop w:val="0"/>
                                  <w:marBottom w:val="0"/>
                                  <w:divBdr>
                                    <w:top w:val="none" w:sz="0" w:space="0" w:color="auto"/>
                                    <w:left w:val="none" w:sz="0" w:space="0" w:color="auto"/>
                                    <w:bottom w:val="none" w:sz="0" w:space="0" w:color="auto"/>
                                    <w:right w:val="none" w:sz="0" w:space="0" w:color="auto"/>
                                  </w:divBdr>
                                  <w:divsChild>
                                    <w:div w:id="1806922547">
                                      <w:marLeft w:val="0"/>
                                      <w:marRight w:val="0"/>
                                      <w:marTop w:val="0"/>
                                      <w:marBottom w:val="0"/>
                                      <w:divBdr>
                                        <w:top w:val="none" w:sz="0" w:space="0" w:color="auto"/>
                                        <w:left w:val="none" w:sz="0" w:space="0" w:color="auto"/>
                                        <w:bottom w:val="none" w:sz="0" w:space="0" w:color="auto"/>
                                        <w:right w:val="none" w:sz="0" w:space="0" w:color="auto"/>
                                      </w:divBdr>
                                      <w:divsChild>
                                        <w:div w:id="3079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7465344">
          <w:marLeft w:val="0"/>
          <w:marRight w:val="0"/>
          <w:marTop w:val="0"/>
          <w:marBottom w:val="0"/>
          <w:divBdr>
            <w:top w:val="none" w:sz="0" w:space="0" w:color="auto"/>
            <w:left w:val="none" w:sz="0" w:space="0" w:color="auto"/>
            <w:bottom w:val="none" w:sz="0" w:space="0" w:color="auto"/>
            <w:right w:val="none" w:sz="0" w:space="0" w:color="auto"/>
          </w:divBdr>
          <w:divsChild>
            <w:div w:id="693262363">
              <w:marLeft w:val="0"/>
              <w:marRight w:val="0"/>
              <w:marTop w:val="0"/>
              <w:marBottom w:val="0"/>
              <w:divBdr>
                <w:top w:val="none" w:sz="0" w:space="0" w:color="auto"/>
                <w:left w:val="none" w:sz="0" w:space="0" w:color="auto"/>
                <w:bottom w:val="none" w:sz="0" w:space="0" w:color="auto"/>
                <w:right w:val="none" w:sz="0" w:space="0" w:color="auto"/>
              </w:divBdr>
              <w:divsChild>
                <w:div w:id="716585577">
                  <w:marLeft w:val="0"/>
                  <w:marRight w:val="0"/>
                  <w:marTop w:val="0"/>
                  <w:marBottom w:val="0"/>
                  <w:divBdr>
                    <w:top w:val="none" w:sz="0" w:space="0" w:color="auto"/>
                    <w:left w:val="none" w:sz="0" w:space="0" w:color="auto"/>
                    <w:bottom w:val="none" w:sz="0" w:space="0" w:color="auto"/>
                    <w:right w:val="none" w:sz="0" w:space="0" w:color="auto"/>
                  </w:divBdr>
                  <w:divsChild>
                    <w:div w:id="825130080">
                      <w:marLeft w:val="0"/>
                      <w:marRight w:val="0"/>
                      <w:marTop w:val="0"/>
                      <w:marBottom w:val="0"/>
                      <w:divBdr>
                        <w:top w:val="none" w:sz="0" w:space="0" w:color="auto"/>
                        <w:left w:val="none" w:sz="0" w:space="0" w:color="auto"/>
                        <w:bottom w:val="none" w:sz="0" w:space="0" w:color="auto"/>
                        <w:right w:val="none" w:sz="0" w:space="0" w:color="auto"/>
                      </w:divBdr>
                      <w:divsChild>
                        <w:div w:id="1248924574">
                          <w:marLeft w:val="0"/>
                          <w:marRight w:val="0"/>
                          <w:marTop w:val="0"/>
                          <w:marBottom w:val="0"/>
                          <w:divBdr>
                            <w:top w:val="none" w:sz="0" w:space="0" w:color="auto"/>
                            <w:left w:val="none" w:sz="0" w:space="0" w:color="auto"/>
                            <w:bottom w:val="none" w:sz="0" w:space="0" w:color="auto"/>
                            <w:right w:val="none" w:sz="0" w:space="0" w:color="auto"/>
                          </w:divBdr>
                          <w:divsChild>
                            <w:div w:id="1082794448">
                              <w:marLeft w:val="0"/>
                              <w:marRight w:val="0"/>
                              <w:marTop w:val="0"/>
                              <w:marBottom w:val="0"/>
                              <w:divBdr>
                                <w:top w:val="none" w:sz="0" w:space="0" w:color="auto"/>
                                <w:left w:val="none" w:sz="0" w:space="0" w:color="auto"/>
                                <w:bottom w:val="none" w:sz="0" w:space="0" w:color="auto"/>
                                <w:right w:val="none" w:sz="0" w:space="0" w:color="auto"/>
                              </w:divBdr>
                              <w:divsChild>
                                <w:div w:id="24191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256612">
                  <w:marLeft w:val="0"/>
                  <w:marRight w:val="0"/>
                  <w:marTop w:val="0"/>
                  <w:marBottom w:val="0"/>
                  <w:divBdr>
                    <w:top w:val="none" w:sz="0" w:space="0" w:color="auto"/>
                    <w:left w:val="none" w:sz="0" w:space="0" w:color="auto"/>
                    <w:bottom w:val="none" w:sz="0" w:space="0" w:color="auto"/>
                    <w:right w:val="none" w:sz="0" w:space="0" w:color="auto"/>
                  </w:divBdr>
                  <w:divsChild>
                    <w:div w:id="2026399432">
                      <w:marLeft w:val="0"/>
                      <w:marRight w:val="0"/>
                      <w:marTop w:val="0"/>
                      <w:marBottom w:val="0"/>
                      <w:divBdr>
                        <w:top w:val="none" w:sz="0" w:space="0" w:color="auto"/>
                        <w:left w:val="none" w:sz="0" w:space="0" w:color="auto"/>
                        <w:bottom w:val="none" w:sz="0" w:space="0" w:color="auto"/>
                        <w:right w:val="none" w:sz="0" w:space="0" w:color="auto"/>
                      </w:divBdr>
                      <w:divsChild>
                        <w:div w:id="207302732">
                          <w:marLeft w:val="0"/>
                          <w:marRight w:val="0"/>
                          <w:marTop w:val="0"/>
                          <w:marBottom w:val="0"/>
                          <w:divBdr>
                            <w:top w:val="none" w:sz="0" w:space="0" w:color="auto"/>
                            <w:left w:val="none" w:sz="0" w:space="0" w:color="auto"/>
                            <w:bottom w:val="none" w:sz="0" w:space="0" w:color="auto"/>
                            <w:right w:val="none" w:sz="0" w:space="0" w:color="auto"/>
                          </w:divBdr>
                          <w:divsChild>
                            <w:div w:id="190152686">
                              <w:marLeft w:val="0"/>
                              <w:marRight w:val="0"/>
                              <w:marTop w:val="0"/>
                              <w:marBottom w:val="0"/>
                              <w:divBdr>
                                <w:top w:val="none" w:sz="0" w:space="0" w:color="auto"/>
                                <w:left w:val="none" w:sz="0" w:space="0" w:color="auto"/>
                                <w:bottom w:val="none" w:sz="0" w:space="0" w:color="auto"/>
                                <w:right w:val="none" w:sz="0" w:space="0" w:color="auto"/>
                              </w:divBdr>
                              <w:divsChild>
                                <w:div w:id="473254123">
                                  <w:marLeft w:val="0"/>
                                  <w:marRight w:val="0"/>
                                  <w:marTop w:val="0"/>
                                  <w:marBottom w:val="0"/>
                                  <w:divBdr>
                                    <w:top w:val="none" w:sz="0" w:space="0" w:color="auto"/>
                                    <w:left w:val="none" w:sz="0" w:space="0" w:color="auto"/>
                                    <w:bottom w:val="none" w:sz="0" w:space="0" w:color="auto"/>
                                    <w:right w:val="none" w:sz="0" w:space="0" w:color="auto"/>
                                  </w:divBdr>
                                  <w:divsChild>
                                    <w:div w:id="900676226">
                                      <w:marLeft w:val="0"/>
                                      <w:marRight w:val="0"/>
                                      <w:marTop w:val="0"/>
                                      <w:marBottom w:val="0"/>
                                      <w:divBdr>
                                        <w:top w:val="none" w:sz="0" w:space="0" w:color="auto"/>
                                        <w:left w:val="none" w:sz="0" w:space="0" w:color="auto"/>
                                        <w:bottom w:val="none" w:sz="0" w:space="0" w:color="auto"/>
                                        <w:right w:val="none" w:sz="0" w:space="0" w:color="auto"/>
                                      </w:divBdr>
                                      <w:divsChild>
                                        <w:div w:id="118571061">
                                          <w:marLeft w:val="0"/>
                                          <w:marRight w:val="0"/>
                                          <w:marTop w:val="0"/>
                                          <w:marBottom w:val="0"/>
                                          <w:divBdr>
                                            <w:top w:val="none" w:sz="0" w:space="0" w:color="auto"/>
                                            <w:left w:val="none" w:sz="0" w:space="0" w:color="auto"/>
                                            <w:bottom w:val="none" w:sz="0" w:space="0" w:color="auto"/>
                                            <w:right w:val="none" w:sz="0" w:space="0" w:color="auto"/>
                                          </w:divBdr>
                                          <w:divsChild>
                                            <w:div w:id="414981175">
                                              <w:marLeft w:val="0"/>
                                              <w:marRight w:val="0"/>
                                              <w:marTop w:val="0"/>
                                              <w:marBottom w:val="0"/>
                                              <w:divBdr>
                                                <w:top w:val="none" w:sz="0" w:space="0" w:color="auto"/>
                                                <w:left w:val="none" w:sz="0" w:space="0" w:color="auto"/>
                                                <w:bottom w:val="none" w:sz="0" w:space="0" w:color="auto"/>
                                                <w:right w:val="none" w:sz="0" w:space="0" w:color="auto"/>
                                              </w:divBdr>
                                              <w:divsChild>
                                                <w:div w:id="1215435351">
                                                  <w:marLeft w:val="0"/>
                                                  <w:marRight w:val="0"/>
                                                  <w:marTop w:val="0"/>
                                                  <w:marBottom w:val="0"/>
                                                  <w:divBdr>
                                                    <w:top w:val="none" w:sz="0" w:space="0" w:color="auto"/>
                                                    <w:left w:val="none" w:sz="0" w:space="0" w:color="auto"/>
                                                    <w:bottom w:val="none" w:sz="0" w:space="0" w:color="auto"/>
                                                    <w:right w:val="none" w:sz="0" w:space="0" w:color="auto"/>
                                                  </w:divBdr>
                                                  <w:divsChild>
                                                    <w:div w:id="15497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38355">
                                              <w:marLeft w:val="0"/>
                                              <w:marRight w:val="0"/>
                                              <w:marTop w:val="0"/>
                                              <w:marBottom w:val="0"/>
                                              <w:divBdr>
                                                <w:top w:val="none" w:sz="0" w:space="0" w:color="auto"/>
                                                <w:left w:val="none" w:sz="0" w:space="0" w:color="auto"/>
                                                <w:bottom w:val="none" w:sz="0" w:space="0" w:color="auto"/>
                                                <w:right w:val="none" w:sz="0" w:space="0" w:color="auto"/>
                                              </w:divBdr>
                                            </w:div>
                                            <w:div w:id="2054766153">
                                              <w:marLeft w:val="0"/>
                                              <w:marRight w:val="0"/>
                                              <w:marTop w:val="0"/>
                                              <w:marBottom w:val="0"/>
                                              <w:divBdr>
                                                <w:top w:val="none" w:sz="0" w:space="0" w:color="auto"/>
                                                <w:left w:val="none" w:sz="0" w:space="0" w:color="auto"/>
                                                <w:bottom w:val="none" w:sz="0" w:space="0" w:color="auto"/>
                                                <w:right w:val="none" w:sz="0" w:space="0" w:color="auto"/>
                                              </w:divBdr>
                                            </w:div>
                                          </w:divsChild>
                                        </w:div>
                                        <w:div w:id="1109273518">
                                          <w:marLeft w:val="0"/>
                                          <w:marRight w:val="0"/>
                                          <w:marTop w:val="0"/>
                                          <w:marBottom w:val="0"/>
                                          <w:divBdr>
                                            <w:top w:val="none" w:sz="0" w:space="0" w:color="auto"/>
                                            <w:left w:val="none" w:sz="0" w:space="0" w:color="auto"/>
                                            <w:bottom w:val="none" w:sz="0" w:space="0" w:color="auto"/>
                                            <w:right w:val="none" w:sz="0" w:space="0" w:color="auto"/>
                                          </w:divBdr>
                                          <w:divsChild>
                                            <w:div w:id="304512818">
                                              <w:marLeft w:val="0"/>
                                              <w:marRight w:val="0"/>
                                              <w:marTop w:val="0"/>
                                              <w:marBottom w:val="0"/>
                                              <w:divBdr>
                                                <w:top w:val="none" w:sz="0" w:space="0" w:color="auto"/>
                                                <w:left w:val="none" w:sz="0" w:space="0" w:color="auto"/>
                                                <w:bottom w:val="none" w:sz="0" w:space="0" w:color="auto"/>
                                                <w:right w:val="none" w:sz="0" w:space="0" w:color="auto"/>
                                              </w:divBdr>
                                            </w:div>
                                            <w:div w:id="1814716011">
                                              <w:marLeft w:val="0"/>
                                              <w:marRight w:val="0"/>
                                              <w:marTop w:val="0"/>
                                              <w:marBottom w:val="0"/>
                                              <w:divBdr>
                                                <w:top w:val="none" w:sz="0" w:space="0" w:color="auto"/>
                                                <w:left w:val="none" w:sz="0" w:space="0" w:color="auto"/>
                                                <w:bottom w:val="none" w:sz="0" w:space="0" w:color="auto"/>
                                                <w:right w:val="none" w:sz="0" w:space="0" w:color="auto"/>
                                              </w:divBdr>
                                            </w:div>
                                            <w:div w:id="1962953020">
                                              <w:marLeft w:val="0"/>
                                              <w:marRight w:val="0"/>
                                              <w:marTop w:val="0"/>
                                              <w:marBottom w:val="0"/>
                                              <w:divBdr>
                                                <w:top w:val="none" w:sz="0" w:space="0" w:color="auto"/>
                                                <w:left w:val="none" w:sz="0" w:space="0" w:color="auto"/>
                                                <w:bottom w:val="none" w:sz="0" w:space="0" w:color="auto"/>
                                                <w:right w:val="none" w:sz="0" w:space="0" w:color="auto"/>
                                              </w:divBdr>
                                              <w:divsChild>
                                                <w:div w:id="1052538768">
                                                  <w:marLeft w:val="0"/>
                                                  <w:marRight w:val="0"/>
                                                  <w:marTop w:val="0"/>
                                                  <w:marBottom w:val="0"/>
                                                  <w:divBdr>
                                                    <w:top w:val="none" w:sz="0" w:space="0" w:color="auto"/>
                                                    <w:left w:val="none" w:sz="0" w:space="0" w:color="auto"/>
                                                    <w:bottom w:val="none" w:sz="0" w:space="0" w:color="auto"/>
                                                    <w:right w:val="none" w:sz="0" w:space="0" w:color="auto"/>
                                                  </w:divBdr>
                                                  <w:divsChild>
                                                    <w:div w:id="15011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141060">
                                          <w:marLeft w:val="0"/>
                                          <w:marRight w:val="0"/>
                                          <w:marTop w:val="0"/>
                                          <w:marBottom w:val="0"/>
                                          <w:divBdr>
                                            <w:top w:val="none" w:sz="0" w:space="0" w:color="auto"/>
                                            <w:left w:val="none" w:sz="0" w:space="0" w:color="auto"/>
                                            <w:bottom w:val="none" w:sz="0" w:space="0" w:color="auto"/>
                                            <w:right w:val="none" w:sz="0" w:space="0" w:color="auto"/>
                                          </w:divBdr>
                                          <w:divsChild>
                                            <w:div w:id="598488002">
                                              <w:marLeft w:val="0"/>
                                              <w:marRight w:val="0"/>
                                              <w:marTop w:val="0"/>
                                              <w:marBottom w:val="0"/>
                                              <w:divBdr>
                                                <w:top w:val="none" w:sz="0" w:space="0" w:color="auto"/>
                                                <w:left w:val="none" w:sz="0" w:space="0" w:color="auto"/>
                                                <w:bottom w:val="none" w:sz="0" w:space="0" w:color="auto"/>
                                                <w:right w:val="none" w:sz="0" w:space="0" w:color="auto"/>
                                              </w:divBdr>
                                            </w:div>
                                            <w:div w:id="625620871">
                                              <w:marLeft w:val="0"/>
                                              <w:marRight w:val="0"/>
                                              <w:marTop w:val="0"/>
                                              <w:marBottom w:val="0"/>
                                              <w:divBdr>
                                                <w:top w:val="none" w:sz="0" w:space="0" w:color="auto"/>
                                                <w:left w:val="none" w:sz="0" w:space="0" w:color="auto"/>
                                                <w:bottom w:val="none" w:sz="0" w:space="0" w:color="auto"/>
                                                <w:right w:val="none" w:sz="0" w:space="0" w:color="auto"/>
                                              </w:divBdr>
                                            </w:div>
                                            <w:div w:id="2017222680">
                                              <w:marLeft w:val="0"/>
                                              <w:marRight w:val="0"/>
                                              <w:marTop w:val="0"/>
                                              <w:marBottom w:val="0"/>
                                              <w:divBdr>
                                                <w:top w:val="none" w:sz="0" w:space="0" w:color="auto"/>
                                                <w:left w:val="none" w:sz="0" w:space="0" w:color="auto"/>
                                                <w:bottom w:val="none" w:sz="0" w:space="0" w:color="auto"/>
                                                <w:right w:val="none" w:sz="0" w:space="0" w:color="auto"/>
                                              </w:divBdr>
                                              <w:divsChild>
                                                <w:div w:id="458963642">
                                                  <w:marLeft w:val="0"/>
                                                  <w:marRight w:val="0"/>
                                                  <w:marTop w:val="0"/>
                                                  <w:marBottom w:val="0"/>
                                                  <w:divBdr>
                                                    <w:top w:val="none" w:sz="0" w:space="0" w:color="auto"/>
                                                    <w:left w:val="none" w:sz="0" w:space="0" w:color="auto"/>
                                                    <w:bottom w:val="none" w:sz="0" w:space="0" w:color="auto"/>
                                                    <w:right w:val="none" w:sz="0" w:space="0" w:color="auto"/>
                                                  </w:divBdr>
                                                  <w:divsChild>
                                                    <w:div w:id="104244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5510804">
                          <w:marLeft w:val="0"/>
                          <w:marRight w:val="0"/>
                          <w:marTop w:val="0"/>
                          <w:marBottom w:val="0"/>
                          <w:divBdr>
                            <w:top w:val="none" w:sz="0" w:space="0" w:color="auto"/>
                            <w:left w:val="none" w:sz="0" w:space="0" w:color="auto"/>
                            <w:bottom w:val="none" w:sz="0" w:space="0" w:color="auto"/>
                            <w:right w:val="none" w:sz="0" w:space="0" w:color="auto"/>
                          </w:divBdr>
                          <w:divsChild>
                            <w:div w:id="1866020894">
                              <w:marLeft w:val="0"/>
                              <w:marRight w:val="0"/>
                              <w:marTop w:val="0"/>
                              <w:marBottom w:val="0"/>
                              <w:divBdr>
                                <w:top w:val="none" w:sz="0" w:space="0" w:color="auto"/>
                                <w:left w:val="none" w:sz="0" w:space="0" w:color="auto"/>
                                <w:bottom w:val="none" w:sz="0" w:space="0" w:color="auto"/>
                                <w:right w:val="none" w:sz="0" w:space="0" w:color="auto"/>
                              </w:divBdr>
                              <w:divsChild>
                                <w:div w:id="769082289">
                                  <w:marLeft w:val="0"/>
                                  <w:marRight w:val="0"/>
                                  <w:marTop w:val="0"/>
                                  <w:marBottom w:val="0"/>
                                  <w:divBdr>
                                    <w:top w:val="none" w:sz="0" w:space="0" w:color="auto"/>
                                    <w:left w:val="none" w:sz="0" w:space="0" w:color="auto"/>
                                    <w:bottom w:val="none" w:sz="0" w:space="0" w:color="auto"/>
                                    <w:right w:val="none" w:sz="0" w:space="0" w:color="auto"/>
                                  </w:divBdr>
                                  <w:divsChild>
                                    <w:div w:id="16196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685124">
          <w:marLeft w:val="0"/>
          <w:marRight w:val="0"/>
          <w:marTop w:val="0"/>
          <w:marBottom w:val="0"/>
          <w:divBdr>
            <w:top w:val="none" w:sz="0" w:space="0" w:color="auto"/>
            <w:left w:val="none" w:sz="0" w:space="0" w:color="auto"/>
            <w:bottom w:val="none" w:sz="0" w:space="0" w:color="auto"/>
            <w:right w:val="none" w:sz="0" w:space="0" w:color="auto"/>
          </w:divBdr>
          <w:divsChild>
            <w:div w:id="1691174414">
              <w:marLeft w:val="0"/>
              <w:marRight w:val="0"/>
              <w:marTop w:val="0"/>
              <w:marBottom w:val="0"/>
              <w:divBdr>
                <w:top w:val="none" w:sz="0" w:space="0" w:color="auto"/>
                <w:left w:val="none" w:sz="0" w:space="0" w:color="auto"/>
                <w:bottom w:val="none" w:sz="0" w:space="0" w:color="auto"/>
                <w:right w:val="none" w:sz="0" w:space="0" w:color="auto"/>
              </w:divBdr>
              <w:divsChild>
                <w:div w:id="1696078095">
                  <w:marLeft w:val="0"/>
                  <w:marRight w:val="0"/>
                  <w:marTop w:val="0"/>
                  <w:marBottom w:val="0"/>
                  <w:divBdr>
                    <w:top w:val="none" w:sz="0" w:space="0" w:color="auto"/>
                    <w:left w:val="none" w:sz="0" w:space="0" w:color="auto"/>
                    <w:bottom w:val="none" w:sz="0" w:space="0" w:color="auto"/>
                    <w:right w:val="none" w:sz="0" w:space="0" w:color="auto"/>
                  </w:divBdr>
                  <w:divsChild>
                    <w:div w:id="638992765">
                      <w:marLeft w:val="0"/>
                      <w:marRight w:val="0"/>
                      <w:marTop w:val="0"/>
                      <w:marBottom w:val="0"/>
                      <w:divBdr>
                        <w:top w:val="none" w:sz="0" w:space="0" w:color="auto"/>
                        <w:left w:val="none" w:sz="0" w:space="0" w:color="auto"/>
                        <w:bottom w:val="none" w:sz="0" w:space="0" w:color="auto"/>
                        <w:right w:val="none" w:sz="0" w:space="0" w:color="auto"/>
                      </w:divBdr>
                      <w:divsChild>
                        <w:div w:id="1758289837">
                          <w:marLeft w:val="0"/>
                          <w:marRight w:val="0"/>
                          <w:marTop w:val="0"/>
                          <w:marBottom w:val="0"/>
                          <w:divBdr>
                            <w:top w:val="none" w:sz="0" w:space="0" w:color="auto"/>
                            <w:left w:val="none" w:sz="0" w:space="0" w:color="auto"/>
                            <w:bottom w:val="none" w:sz="0" w:space="0" w:color="auto"/>
                            <w:right w:val="none" w:sz="0" w:space="0" w:color="auto"/>
                          </w:divBdr>
                          <w:divsChild>
                            <w:div w:id="314259042">
                              <w:marLeft w:val="0"/>
                              <w:marRight w:val="0"/>
                              <w:marTop w:val="0"/>
                              <w:marBottom w:val="0"/>
                              <w:divBdr>
                                <w:top w:val="none" w:sz="0" w:space="0" w:color="auto"/>
                                <w:left w:val="none" w:sz="0" w:space="0" w:color="auto"/>
                                <w:bottom w:val="none" w:sz="0" w:space="0" w:color="auto"/>
                                <w:right w:val="none" w:sz="0" w:space="0" w:color="auto"/>
                              </w:divBdr>
                              <w:divsChild>
                                <w:div w:id="176358724">
                                  <w:marLeft w:val="0"/>
                                  <w:marRight w:val="0"/>
                                  <w:marTop w:val="0"/>
                                  <w:marBottom w:val="0"/>
                                  <w:divBdr>
                                    <w:top w:val="none" w:sz="0" w:space="0" w:color="auto"/>
                                    <w:left w:val="none" w:sz="0" w:space="0" w:color="auto"/>
                                    <w:bottom w:val="none" w:sz="0" w:space="0" w:color="auto"/>
                                    <w:right w:val="none" w:sz="0" w:space="0" w:color="auto"/>
                                  </w:divBdr>
                                  <w:divsChild>
                                    <w:div w:id="94485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804441">
                          <w:marLeft w:val="0"/>
                          <w:marRight w:val="0"/>
                          <w:marTop w:val="0"/>
                          <w:marBottom w:val="0"/>
                          <w:divBdr>
                            <w:top w:val="none" w:sz="0" w:space="0" w:color="auto"/>
                            <w:left w:val="none" w:sz="0" w:space="0" w:color="auto"/>
                            <w:bottom w:val="none" w:sz="0" w:space="0" w:color="auto"/>
                            <w:right w:val="none" w:sz="0" w:space="0" w:color="auto"/>
                          </w:divBdr>
                          <w:divsChild>
                            <w:div w:id="1771657312">
                              <w:marLeft w:val="0"/>
                              <w:marRight w:val="0"/>
                              <w:marTop w:val="0"/>
                              <w:marBottom w:val="0"/>
                              <w:divBdr>
                                <w:top w:val="none" w:sz="0" w:space="0" w:color="auto"/>
                                <w:left w:val="none" w:sz="0" w:space="0" w:color="auto"/>
                                <w:bottom w:val="none" w:sz="0" w:space="0" w:color="auto"/>
                                <w:right w:val="none" w:sz="0" w:space="0" w:color="auto"/>
                              </w:divBdr>
                              <w:divsChild>
                                <w:div w:id="1704289143">
                                  <w:marLeft w:val="0"/>
                                  <w:marRight w:val="0"/>
                                  <w:marTop w:val="0"/>
                                  <w:marBottom w:val="0"/>
                                  <w:divBdr>
                                    <w:top w:val="none" w:sz="0" w:space="0" w:color="auto"/>
                                    <w:left w:val="none" w:sz="0" w:space="0" w:color="auto"/>
                                    <w:bottom w:val="none" w:sz="0" w:space="0" w:color="auto"/>
                                    <w:right w:val="none" w:sz="0" w:space="0" w:color="auto"/>
                                  </w:divBdr>
                                  <w:divsChild>
                                    <w:div w:id="49043208">
                                      <w:marLeft w:val="0"/>
                                      <w:marRight w:val="0"/>
                                      <w:marTop w:val="0"/>
                                      <w:marBottom w:val="0"/>
                                      <w:divBdr>
                                        <w:top w:val="none" w:sz="0" w:space="0" w:color="auto"/>
                                        <w:left w:val="none" w:sz="0" w:space="0" w:color="auto"/>
                                        <w:bottom w:val="none" w:sz="0" w:space="0" w:color="auto"/>
                                        <w:right w:val="none" w:sz="0" w:space="0" w:color="auto"/>
                                      </w:divBdr>
                                      <w:divsChild>
                                        <w:div w:id="665941470">
                                          <w:marLeft w:val="0"/>
                                          <w:marRight w:val="0"/>
                                          <w:marTop w:val="0"/>
                                          <w:marBottom w:val="0"/>
                                          <w:divBdr>
                                            <w:top w:val="none" w:sz="0" w:space="0" w:color="auto"/>
                                            <w:left w:val="none" w:sz="0" w:space="0" w:color="auto"/>
                                            <w:bottom w:val="none" w:sz="0" w:space="0" w:color="auto"/>
                                            <w:right w:val="none" w:sz="0" w:space="0" w:color="auto"/>
                                          </w:divBdr>
                                          <w:divsChild>
                                            <w:div w:id="400104808">
                                              <w:marLeft w:val="0"/>
                                              <w:marRight w:val="0"/>
                                              <w:marTop w:val="0"/>
                                              <w:marBottom w:val="0"/>
                                              <w:divBdr>
                                                <w:top w:val="none" w:sz="0" w:space="0" w:color="auto"/>
                                                <w:left w:val="none" w:sz="0" w:space="0" w:color="auto"/>
                                                <w:bottom w:val="none" w:sz="0" w:space="0" w:color="auto"/>
                                                <w:right w:val="none" w:sz="0" w:space="0" w:color="auto"/>
                                              </w:divBdr>
                                            </w:div>
                                            <w:div w:id="1589850169">
                                              <w:marLeft w:val="0"/>
                                              <w:marRight w:val="0"/>
                                              <w:marTop w:val="0"/>
                                              <w:marBottom w:val="0"/>
                                              <w:divBdr>
                                                <w:top w:val="none" w:sz="0" w:space="0" w:color="auto"/>
                                                <w:left w:val="none" w:sz="0" w:space="0" w:color="auto"/>
                                                <w:bottom w:val="none" w:sz="0" w:space="0" w:color="auto"/>
                                                <w:right w:val="none" w:sz="0" w:space="0" w:color="auto"/>
                                              </w:divBdr>
                                              <w:divsChild>
                                                <w:div w:id="1554585671">
                                                  <w:marLeft w:val="0"/>
                                                  <w:marRight w:val="0"/>
                                                  <w:marTop w:val="0"/>
                                                  <w:marBottom w:val="0"/>
                                                  <w:divBdr>
                                                    <w:top w:val="none" w:sz="0" w:space="0" w:color="auto"/>
                                                    <w:left w:val="none" w:sz="0" w:space="0" w:color="auto"/>
                                                    <w:bottom w:val="none" w:sz="0" w:space="0" w:color="auto"/>
                                                    <w:right w:val="none" w:sz="0" w:space="0" w:color="auto"/>
                                                  </w:divBdr>
                                                  <w:divsChild>
                                                    <w:div w:id="89785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5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7450601">
                  <w:marLeft w:val="0"/>
                  <w:marRight w:val="0"/>
                  <w:marTop w:val="0"/>
                  <w:marBottom w:val="0"/>
                  <w:divBdr>
                    <w:top w:val="none" w:sz="0" w:space="0" w:color="auto"/>
                    <w:left w:val="none" w:sz="0" w:space="0" w:color="auto"/>
                    <w:bottom w:val="none" w:sz="0" w:space="0" w:color="auto"/>
                    <w:right w:val="none" w:sz="0" w:space="0" w:color="auto"/>
                  </w:divBdr>
                  <w:divsChild>
                    <w:div w:id="1470853297">
                      <w:marLeft w:val="0"/>
                      <w:marRight w:val="0"/>
                      <w:marTop w:val="0"/>
                      <w:marBottom w:val="0"/>
                      <w:divBdr>
                        <w:top w:val="none" w:sz="0" w:space="0" w:color="auto"/>
                        <w:left w:val="none" w:sz="0" w:space="0" w:color="auto"/>
                        <w:bottom w:val="none" w:sz="0" w:space="0" w:color="auto"/>
                        <w:right w:val="none" w:sz="0" w:space="0" w:color="auto"/>
                      </w:divBdr>
                      <w:divsChild>
                        <w:div w:id="2002612351">
                          <w:marLeft w:val="0"/>
                          <w:marRight w:val="0"/>
                          <w:marTop w:val="0"/>
                          <w:marBottom w:val="0"/>
                          <w:divBdr>
                            <w:top w:val="none" w:sz="0" w:space="0" w:color="auto"/>
                            <w:left w:val="none" w:sz="0" w:space="0" w:color="auto"/>
                            <w:bottom w:val="none" w:sz="0" w:space="0" w:color="auto"/>
                            <w:right w:val="none" w:sz="0" w:space="0" w:color="auto"/>
                          </w:divBdr>
                          <w:divsChild>
                            <w:div w:id="1561287409">
                              <w:marLeft w:val="0"/>
                              <w:marRight w:val="0"/>
                              <w:marTop w:val="0"/>
                              <w:marBottom w:val="0"/>
                              <w:divBdr>
                                <w:top w:val="none" w:sz="0" w:space="0" w:color="auto"/>
                                <w:left w:val="none" w:sz="0" w:space="0" w:color="auto"/>
                                <w:bottom w:val="none" w:sz="0" w:space="0" w:color="auto"/>
                                <w:right w:val="none" w:sz="0" w:space="0" w:color="auto"/>
                              </w:divBdr>
                              <w:divsChild>
                                <w:div w:id="4946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8859469">
          <w:marLeft w:val="0"/>
          <w:marRight w:val="0"/>
          <w:marTop w:val="0"/>
          <w:marBottom w:val="0"/>
          <w:divBdr>
            <w:top w:val="none" w:sz="0" w:space="0" w:color="auto"/>
            <w:left w:val="none" w:sz="0" w:space="0" w:color="auto"/>
            <w:bottom w:val="none" w:sz="0" w:space="0" w:color="auto"/>
            <w:right w:val="none" w:sz="0" w:space="0" w:color="auto"/>
          </w:divBdr>
          <w:divsChild>
            <w:div w:id="753207027">
              <w:marLeft w:val="0"/>
              <w:marRight w:val="0"/>
              <w:marTop w:val="0"/>
              <w:marBottom w:val="0"/>
              <w:divBdr>
                <w:top w:val="none" w:sz="0" w:space="0" w:color="auto"/>
                <w:left w:val="none" w:sz="0" w:space="0" w:color="auto"/>
                <w:bottom w:val="none" w:sz="0" w:space="0" w:color="auto"/>
                <w:right w:val="none" w:sz="0" w:space="0" w:color="auto"/>
              </w:divBdr>
              <w:divsChild>
                <w:div w:id="1375156755">
                  <w:marLeft w:val="0"/>
                  <w:marRight w:val="0"/>
                  <w:marTop w:val="0"/>
                  <w:marBottom w:val="0"/>
                  <w:divBdr>
                    <w:top w:val="none" w:sz="0" w:space="0" w:color="auto"/>
                    <w:left w:val="none" w:sz="0" w:space="0" w:color="auto"/>
                    <w:bottom w:val="none" w:sz="0" w:space="0" w:color="auto"/>
                    <w:right w:val="none" w:sz="0" w:space="0" w:color="auto"/>
                  </w:divBdr>
                  <w:divsChild>
                    <w:div w:id="1986084407">
                      <w:marLeft w:val="0"/>
                      <w:marRight w:val="0"/>
                      <w:marTop w:val="0"/>
                      <w:marBottom w:val="0"/>
                      <w:divBdr>
                        <w:top w:val="none" w:sz="0" w:space="0" w:color="auto"/>
                        <w:left w:val="none" w:sz="0" w:space="0" w:color="auto"/>
                        <w:bottom w:val="none" w:sz="0" w:space="0" w:color="auto"/>
                        <w:right w:val="none" w:sz="0" w:space="0" w:color="auto"/>
                      </w:divBdr>
                      <w:divsChild>
                        <w:div w:id="723023093">
                          <w:marLeft w:val="0"/>
                          <w:marRight w:val="0"/>
                          <w:marTop w:val="0"/>
                          <w:marBottom w:val="0"/>
                          <w:divBdr>
                            <w:top w:val="none" w:sz="0" w:space="0" w:color="auto"/>
                            <w:left w:val="none" w:sz="0" w:space="0" w:color="auto"/>
                            <w:bottom w:val="none" w:sz="0" w:space="0" w:color="auto"/>
                            <w:right w:val="none" w:sz="0" w:space="0" w:color="auto"/>
                          </w:divBdr>
                          <w:divsChild>
                            <w:div w:id="204872810">
                              <w:marLeft w:val="0"/>
                              <w:marRight w:val="0"/>
                              <w:marTop w:val="0"/>
                              <w:marBottom w:val="0"/>
                              <w:divBdr>
                                <w:top w:val="none" w:sz="0" w:space="0" w:color="auto"/>
                                <w:left w:val="none" w:sz="0" w:space="0" w:color="auto"/>
                                <w:bottom w:val="none" w:sz="0" w:space="0" w:color="auto"/>
                                <w:right w:val="none" w:sz="0" w:space="0" w:color="auto"/>
                              </w:divBdr>
                              <w:divsChild>
                                <w:div w:id="149580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291973">
                  <w:marLeft w:val="0"/>
                  <w:marRight w:val="0"/>
                  <w:marTop w:val="0"/>
                  <w:marBottom w:val="0"/>
                  <w:divBdr>
                    <w:top w:val="none" w:sz="0" w:space="0" w:color="auto"/>
                    <w:left w:val="none" w:sz="0" w:space="0" w:color="auto"/>
                    <w:bottom w:val="none" w:sz="0" w:space="0" w:color="auto"/>
                    <w:right w:val="none" w:sz="0" w:space="0" w:color="auto"/>
                  </w:divBdr>
                  <w:divsChild>
                    <w:div w:id="1965498300">
                      <w:marLeft w:val="0"/>
                      <w:marRight w:val="0"/>
                      <w:marTop w:val="0"/>
                      <w:marBottom w:val="0"/>
                      <w:divBdr>
                        <w:top w:val="none" w:sz="0" w:space="0" w:color="auto"/>
                        <w:left w:val="none" w:sz="0" w:space="0" w:color="auto"/>
                        <w:bottom w:val="none" w:sz="0" w:space="0" w:color="auto"/>
                        <w:right w:val="none" w:sz="0" w:space="0" w:color="auto"/>
                      </w:divBdr>
                      <w:divsChild>
                        <w:div w:id="1000961759">
                          <w:marLeft w:val="0"/>
                          <w:marRight w:val="0"/>
                          <w:marTop w:val="0"/>
                          <w:marBottom w:val="0"/>
                          <w:divBdr>
                            <w:top w:val="none" w:sz="0" w:space="0" w:color="auto"/>
                            <w:left w:val="none" w:sz="0" w:space="0" w:color="auto"/>
                            <w:bottom w:val="none" w:sz="0" w:space="0" w:color="auto"/>
                            <w:right w:val="none" w:sz="0" w:space="0" w:color="auto"/>
                          </w:divBdr>
                          <w:divsChild>
                            <w:div w:id="538935186">
                              <w:marLeft w:val="0"/>
                              <w:marRight w:val="0"/>
                              <w:marTop w:val="0"/>
                              <w:marBottom w:val="0"/>
                              <w:divBdr>
                                <w:top w:val="none" w:sz="0" w:space="0" w:color="auto"/>
                                <w:left w:val="none" w:sz="0" w:space="0" w:color="auto"/>
                                <w:bottom w:val="none" w:sz="0" w:space="0" w:color="auto"/>
                                <w:right w:val="none" w:sz="0" w:space="0" w:color="auto"/>
                              </w:divBdr>
                              <w:divsChild>
                                <w:div w:id="1005666636">
                                  <w:marLeft w:val="0"/>
                                  <w:marRight w:val="0"/>
                                  <w:marTop w:val="0"/>
                                  <w:marBottom w:val="0"/>
                                  <w:divBdr>
                                    <w:top w:val="none" w:sz="0" w:space="0" w:color="auto"/>
                                    <w:left w:val="none" w:sz="0" w:space="0" w:color="auto"/>
                                    <w:bottom w:val="none" w:sz="0" w:space="0" w:color="auto"/>
                                    <w:right w:val="none" w:sz="0" w:space="0" w:color="auto"/>
                                  </w:divBdr>
                                  <w:divsChild>
                                    <w:div w:id="978731201">
                                      <w:marLeft w:val="0"/>
                                      <w:marRight w:val="0"/>
                                      <w:marTop w:val="0"/>
                                      <w:marBottom w:val="0"/>
                                      <w:divBdr>
                                        <w:top w:val="none" w:sz="0" w:space="0" w:color="auto"/>
                                        <w:left w:val="none" w:sz="0" w:space="0" w:color="auto"/>
                                        <w:bottom w:val="none" w:sz="0" w:space="0" w:color="auto"/>
                                        <w:right w:val="none" w:sz="0" w:space="0" w:color="auto"/>
                                      </w:divBdr>
                                      <w:divsChild>
                                        <w:div w:id="251863985">
                                          <w:marLeft w:val="0"/>
                                          <w:marRight w:val="0"/>
                                          <w:marTop w:val="0"/>
                                          <w:marBottom w:val="0"/>
                                          <w:divBdr>
                                            <w:top w:val="none" w:sz="0" w:space="0" w:color="auto"/>
                                            <w:left w:val="none" w:sz="0" w:space="0" w:color="auto"/>
                                            <w:bottom w:val="none" w:sz="0" w:space="0" w:color="auto"/>
                                            <w:right w:val="none" w:sz="0" w:space="0" w:color="auto"/>
                                          </w:divBdr>
                                          <w:divsChild>
                                            <w:div w:id="812453276">
                                              <w:marLeft w:val="0"/>
                                              <w:marRight w:val="0"/>
                                              <w:marTop w:val="0"/>
                                              <w:marBottom w:val="0"/>
                                              <w:divBdr>
                                                <w:top w:val="none" w:sz="0" w:space="0" w:color="auto"/>
                                                <w:left w:val="none" w:sz="0" w:space="0" w:color="auto"/>
                                                <w:bottom w:val="none" w:sz="0" w:space="0" w:color="auto"/>
                                                <w:right w:val="none" w:sz="0" w:space="0" w:color="auto"/>
                                              </w:divBdr>
                                              <w:divsChild>
                                                <w:div w:id="1813019131">
                                                  <w:marLeft w:val="0"/>
                                                  <w:marRight w:val="0"/>
                                                  <w:marTop w:val="0"/>
                                                  <w:marBottom w:val="0"/>
                                                  <w:divBdr>
                                                    <w:top w:val="none" w:sz="0" w:space="0" w:color="auto"/>
                                                    <w:left w:val="none" w:sz="0" w:space="0" w:color="auto"/>
                                                    <w:bottom w:val="none" w:sz="0" w:space="0" w:color="auto"/>
                                                    <w:right w:val="none" w:sz="0" w:space="0" w:color="auto"/>
                                                  </w:divBdr>
                                                  <w:divsChild>
                                                    <w:div w:id="826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1097">
                                              <w:marLeft w:val="0"/>
                                              <w:marRight w:val="0"/>
                                              <w:marTop w:val="0"/>
                                              <w:marBottom w:val="0"/>
                                              <w:divBdr>
                                                <w:top w:val="none" w:sz="0" w:space="0" w:color="auto"/>
                                                <w:left w:val="none" w:sz="0" w:space="0" w:color="auto"/>
                                                <w:bottom w:val="none" w:sz="0" w:space="0" w:color="auto"/>
                                                <w:right w:val="none" w:sz="0" w:space="0" w:color="auto"/>
                                              </w:divBdr>
                                            </w:div>
                                            <w:div w:id="1043944761">
                                              <w:marLeft w:val="0"/>
                                              <w:marRight w:val="0"/>
                                              <w:marTop w:val="0"/>
                                              <w:marBottom w:val="0"/>
                                              <w:divBdr>
                                                <w:top w:val="none" w:sz="0" w:space="0" w:color="auto"/>
                                                <w:left w:val="none" w:sz="0" w:space="0" w:color="auto"/>
                                                <w:bottom w:val="none" w:sz="0" w:space="0" w:color="auto"/>
                                                <w:right w:val="none" w:sz="0" w:space="0" w:color="auto"/>
                                              </w:divBdr>
                                            </w:div>
                                          </w:divsChild>
                                        </w:div>
                                        <w:div w:id="1021274429">
                                          <w:marLeft w:val="0"/>
                                          <w:marRight w:val="0"/>
                                          <w:marTop w:val="0"/>
                                          <w:marBottom w:val="0"/>
                                          <w:divBdr>
                                            <w:top w:val="none" w:sz="0" w:space="0" w:color="auto"/>
                                            <w:left w:val="none" w:sz="0" w:space="0" w:color="auto"/>
                                            <w:bottom w:val="none" w:sz="0" w:space="0" w:color="auto"/>
                                            <w:right w:val="none" w:sz="0" w:space="0" w:color="auto"/>
                                          </w:divBdr>
                                          <w:divsChild>
                                            <w:div w:id="382952250">
                                              <w:marLeft w:val="0"/>
                                              <w:marRight w:val="0"/>
                                              <w:marTop w:val="0"/>
                                              <w:marBottom w:val="0"/>
                                              <w:divBdr>
                                                <w:top w:val="none" w:sz="0" w:space="0" w:color="auto"/>
                                                <w:left w:val="none" w:sz="0" w:space="0" w:color="auto"/>
                                                <w:bottom w:val="none" w:sz="0" w:space="0" w:color="auto"/>
                                                <w:right w:val="none" w:sz="0" w:space="0" w:color="auto"/>
                                              </w:divBdr>
                                            </w:div>
                                            <w:div w:id="624972843">
                                              <w:marLeft w:val="0"/>
                                              <w:marRight w:val="0"/>
                                              <w:marTop w:val="0"/>
                                              <w:marBottom w:val="0"/>
                                              <w:divBdr>
                                                <w:top w:val="none" w:sz="0" w:space="0" w:color="auto"/>
                                                <w:left w:val="none" w:sz="0" w:space="0" w:color="auto"/>
                                                <w:bottom w:val="none" w:sz="0" w:space="0" w:color="auto"/>
                                                <w:right w:val="none" w:sz="0" w:space="0" w:color="auto"/>
                                              </w:divBdr>
                                              <w:divsChild>
                                                <w:div w:id="428354867">
                                                  <w:marLeft w:val="0"/>
                                                  <w:marRight w:val="0"/>
                                                  <w:marTop w:val="0"/>
                                                  <w:marBottom w:val="0"/>
                                                  <w:divBdr>
                                                    <w:top w:val="none" w:sz="0" w:space="0" w:color="auto"/>
                                                    <w:left w:val="none" w:sz="0" w:space="0" w:color="auto"/>
                                                    <w:bottom w:val="none" w:sz="0" w:space="0" w:color="auto"/>
                                                    <w:right w:val="none" w:sz="0" w:space="0" w:color="auto"/>
                                                  </w:divBdr>
                                                  <w:divsChild>
                                                    <w:div w:id="170447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2482080">
                          <w:marLeft w:val="0"/>
                          <w:marRight w:val="0"/>
                          <w:marTop w:val="0"/>
                          <w:marBottom w:val="0"/>
                          <w:divBdr>
                            <w:top w:val="none" w:sz="0" w:space="0" w:color="auto"/>
                            <w:left w:val="none" w:sz="0" w:space="0" w:color="auto"/>
                            <w:bottom w:val="none" w:sz="0" w:space="0" w:color="auto"/>
                            <w:right w:val="none" w:sz="0" w:space="0" w:color="auto"/>
                          </w:divBdr>
                          <w:divsChild>
                            <w:div w:id="216353972">
                              <w:marLeft w:val="0"/>
                              <w:marRight w:val="0"/>
                              <w:marTop w:val="0"/>
                              <w:marBottom w:val="0"/>
                              <w:divBdr>
                                <w:top w:val="none" w:sz="0" w:space="0" w:color="auto"/>
                                <w:left w:val="none" w:sz="0" w:space="0" w:color="auto"/>
                                <w:bottom w:val="none" w:sz="0" w:space="0" w:color="auto"/>
                                <w:right w:val="none" w:sz="0" w:space="0" w:color="auto"/>
                              </w:divBdr>
                              <w:divsChild>
                                <w:div w:id="2112578944">
                                  <w:marLeft w:val="0"/>
                                  <w:marRight w:val="0"/>
                                  <w:marTop w:val="0"/>
                                  <w:marBottom w:val="0"/>
                                  <w:divBdr>
                                    <w:top w:val="none" w:sz="0" w:space="0" w:color="auto"/>
                                    <w:left w:val="none" w:sz="0" w:space="0" w:color="auto"/>
                                    <w:bottom w:val="none" w:sz="0" w:space="0" w:color="auto"/>
                                    <w:right w:val="none" w:sz="0" w:space="0" w:color="auto"/>
                                  </w:divBdr>
                                  <w:divsChild>
                                    <w:div w:id="11954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3540359">
          <w:marLeft w:val="0"/>
          <w:marRight w:val="0"/>
          <w:marTop w:val="0"/>
          <w:marBottom w:val="0"/>
          <w:divBdr>
            <w:top w:val="none" w:sz="0" w:space="0" w:color="auto"/>
            <w:left w:val="none" w:sz="0" w:space="0" w:color="auto"/>
            <w:bottom w:val="none" w:sz="0" w:space="0" w:color="auto"/>
            <w:right w:val="none" w:sz="0" w:space="0" w:color="auto"/>
          </w:divBdr>
          <w:divsChild>
            <w:div w:id="1442534050">
              <w:marLeft w:val="0"/>
              <w:marRight w:val="0"/>
              <w:marTop w:val="0"/>
              <w:marBottom w:val="0"/>
              <w:divBdr>
                <w:top w:val="none" w:sz="0" w:space="0" w:color="auto"/>
                <w:left w:val="none" w:sz="0" w:space="0" w:color="auto"/>
                <w:bottom w:val="none" w:sz="0" w:space="0" w:color="auto"/>
                <w:right w:val="none" w:sz="0" w:space="0" w:color="auto"/>
              </w:divBdr>
              <w:divsChild>
                <w:div w:id="1748065242">
                  <w:marLeft w:val="0"/>
                  <w:marRight w:val="0"/>
                  <w:marTop w:val="0"/>
                  <w:marBottom w:val="0"/>
                  <w:divBdr>
                    <w:top w:val="none" w:sz="0" w:space="0" w:color="auto"/>
                    <w:left w:val="none" w:sz="0" w:space="0" w:color="auto"/>
                    <w:bottom w:val="none" w:sz="0" w:space="0" w:color="auto"/>
                    <w:right w:val="none" w:sz="0" w:space="0" w:color="auto"/>
                  </w:divBdr>
                  <w:divsChild>
                    <w:div w:id="355468841">
                      <w:marLeft w:val="0"/>
                      <w:marRight w:val="0"/>
                      <w:marTop w:val="0"/>
                      <w:marBottom w:val="0"/>
                      <w:divBdr>
                        <w:top w:val="none" w:sz="0" w:space="0" w:color="auto"/>
                        <w:left w:val="none" w:sz="0" w:space="0" w:color="auto"/>
                        <w:bottom w:val="none" w:sz="0" w:space="0" w:color="auto"/>
                        <w:right w:val="none" w:sz="0" w:space="0" w:color="auto"/>
                      </w:divBdr>
                      <w:divsChild>
                        <w:div w:id="1277102174">
                          <w:marLeft w:val="0"/>
                          <w:marRight w:val="0"/>
                          <w:marTop w:val="0"/>
                          <w:marBottom w:val="0"/>
                          <w:divBdr>
                            <w:top w:val="none" w:sz="0" w:space="0" w:color="auto"/>
                            <w:left w:val="none" w:sz="0" w:space="0" w:color="auto"/>
                            <w:bottom w:val="none" w:sz="0" w:space="0" w:color="auto"/>
                            <w:right w:val="none" w:sz="0" w:space="0" w:color="auto"/>
                          </w:divBdr>
                          <w:divsChild>
                            <w:div w:id="1652562851">
                              <w:marLeft w:val="0"/>
                              <w:marRight w:val="0"/>
                              <w:marTop w:val="0"/>
                              <w:marBottom w:val="0"/>
                              <w:divBdr>
                                <w:top w:val="none" w:sz="0" w:space="0" w:color="auto"/>
                                <w:left w:val="none" w:sz="0" w:space="0" w:color="auto"/>
                                <w:bottom w:val="none" w:sz="0" w:space="0" w:color="auto"/>
                                <w:right w:val="none" w:sz="0" w:space="0" w:color="auto"/>
                              </w:divBdr>
                              <w:divsChild>
                                <w:div w:id="1766069519">
                                  <w:marLeft w:val="0"/>
                                  <w:marRight w:val="0"/>
                                  <w:marTop w:val="0"/>
                                  <w:marBottom w:val="0"/>
                                  <w:divBdr>
                                    <w:top w:val="none" w:sz="0" w:space="0" w:color="auto"/>
                                    <w:left w:val="none" w:sz="0" w:space="0" w:color="auto"/>
                                    <w:bottom w:val="none" w:sz="0" w:space="0" w:color="auto"/>
                                    <w:right w:val="none" w:sz="0" w:space="0" w:color="auto"/>
                                  </w:divBdr>
                                  <w:divsChild>
                                    <w:div w:id="2025279950">
                                      <w:marLeft w:val="0"/>
                                      <w:marRight w:val="0"/>
                                      <w:marTop w:val="0"/>
                                      <w:marBottom w:val="0"/>
                                      <w:divBdr>
                                        <w:top w:val="none" w:sz="0" w:space="0" w:color="auto"/>
                                        <w:left w:val="none" w:sz="0" w:space="0" w:color="auto"/>
                                        <w:bottom w:val="none" w:sz="0" w:space="0" w:color="auto"/>
                                        <w:right w:val="none" w:sz="0" w:space="0" w:color="auto"/>
                                      </w:divBdr>
                                      <w:divsChild>
                                        <w:div w:id="16751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1665670">
          <w:marLeft w:val="0"/>
          <w:marRight w:val="0"/>
          <w:marTop w:val="0"/>
          <w:marBottom w:val="0"/>
          <w:divBdr>
            <w:top w:val="none" w:sz="0" w:space="0" w:color="auto"/>
            <w:left w:val="none" w:sz="0" w:space="0" w:color="auto"/>
            <w:bottom w:val="none" w:sz="0" w:space="0" w:color="auto"/>
            <w:right w:val="none" w:sz="0" w:space="0" w:color="auto"/>
          </w:divBdr>
          <w:divsChild>
            <w:div w:id="347683812">
              <w:marLeft w:val="0"/>
              <w:marRight w:val="0"/>
              <w:marTop w:val="0"/>
              <w:marBottom w:val="0"/>
              <w:divBdr>
                <w:top w:val="none" w:sz="0" w:space="0" w:color="auto"/>
                <w:left w:val="none" w:sz="0" w:space="0" w:color="auto"/>
                <w:bottom w:val="none" w:sz="0" w:space="0" w:color="auto"/>
                <w:right w:val="none" w:sz="0" w:space="0" w:color="auto"/>
              </w:divBdr>
              <w:divsChild>
                <w:div w:id="883373904">
                  <w:marLeft w:val="0"/>
                  <w:marRight w:val="0"/>
                  <w:marTop w:val="0"/>
                  <w:marBottom w:val="0"/>
                  <w:divBdr>
                    <w:top w:val="none" w:sz="0" w:space="0" w:color="auto"/>
                    <w:left w:val="none" w:sz="0" w:space="0" w:color="auto"/>
                    <w:bottom w:val="none" w:sz="0" w:space="0" w:color="auto"/>
                    <w:right w:val="none" w:sz="0" w:space="0" w:color="auto"/>
                  </w:divBdr>
                  <w:divsChild>
                    <w:div w:id="1936131604">
                      <w:marLeft w:val="0"/>
                      <w:marRight w:val="0"/>
                      <w:marTop w:val="0"/>
                      <w:marBottom w:val="0"/>
                      <w:divBdr>
                        <w:top w:val="none" w:sz="0" w:space="0" w:color="auto"/>
                        <w:left w:val="none" w:sz="0" w:space="0" w:color="auto"/>
                        <w:bottom w:val="none" w:sz="0" w:space="0" w:color="auto"/>
                        <w:right w:val="none" w:sz="0" w:space="0" w:color="auto"/>
                      </w:divBdr>
                      <w:divsChild>
                        <w:div w:id="1485507303">
                          <w:marLeft w:val="0"/>
                          <w:marRight w:val="0"/>
                          <w:marTop w:val="0"/>
                          <w:marBottom w:val="0"/>
                          <w:divBdr>
                            <w:top w:val="none" w:sz="0" w:space="0" w:color="auto"/>
                            <w:left w:val="none" w:sz="0" w:space="0" w:color="auto"/>
                            <w:bottom w:val="none" w:sz="0" w:space="0" w:color="auto"/>
                            <w:right w:val="none" w:sz="0" w:space="0" w:color="auto"/>
                          </w:divBdr>
                          <w:divsChild>
                            <w:div w:id="1353457722">
                              <w:marLeft w:val="0"/>
                              <w:marRight w:val="0"/>
                              <w:marTop w:val="0"/>
                              <w:marBottom w:val="0"/>
                              <w:divBdr>
                                <w:top w:val="none" w:sz="0" w:space="0" w:color="auto"/>
                                <w:left w:val="none" w:sz="0" w:space="0" w:color="auto"/>
                                <w:bottom w:val="none" w:sz="0" w:space="0" w:color="auto"/>
                                <w:right w:val="none" w:sz="0" w:space="0" w:color="auto"/>
                              </w:divBdr>
                              <w:divsChild>
                                <w:div w:id="412968008">
                                  <w:marLeft w:val="0"/>
                                  <w:marRight w:val="0"/>
                                  <w:marTop w:val="0"/>
                                  <w:marBottom w:val="0"/>
                                  <w:divBdr>
                                    <w:top w:val="none" w:sz="0" w:space="0" w:color="auto"/>
                                    <w:left w:val="none" w:sz="0" w:space="0" w:color="auto"/>
                                    <w:bottom w:val="none" w:sz="0" w:space="0" w:color="auto"/>
                                    <w:right w:val="none" w:sz="0" w:space="0" w:color="auto"/>
                                  </w:divBdr>
                                  <w:divsChild>
                                    <w:div w:id="2549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83196">
                          <w:marLeft w:val="0"/>
                          <w:marRight w:val="0"/>
                          <w:marTop w:val="0"/>
                          <w:marBottom w:val="0"/>
                          <w:divBdr>
                            <w:top w:val="none" w:sz="0" w:space="0" w:color="auto"/>
                            <w:left w:val="none" w:sz="0" w:space="0" w:color="auto"/>
                            <w:bottom w:val="none" w:sz="0" w:space="0" w:color="auto"/>
                            <w:right w:val="none" w:sz="0" w:space="0" w:color="auto"/>
                          </w:divBdr>
                          <w:divsChild>
                            <w:div w:id="857742440">
                              <w:marLeft w:val="0"/>
                              <w:marRight w:val="0"/>
                              <w:marTop w:val="0"/>
                              <w:marBottom w:val="0"/>
                              <w:divBdr>
                                <w:top w:val="none" w:sz="0" w:space="0" w:color="auto"/>
                                <w:left w:val="none" w:sz="0" w:space="0" w:color="auto"/>
                                <w:bottom w:val="none" w:sz="0" w:space="0" w:color="auto"/>
                                <w:right w:val="none" w:sz="0" w:space="0" w:color="auto"/>
                              </w:divBdr>
                              <w:divsChild>
                                <w:div w:id="387415043">
                                  <w:marLeft w:val="0"/>
                                  <w:marRight w:val="0"/>
                                  <w:marTop w:val="0"/>
                                  <w:marBottom w:val="0"/>
                                  <w:divBdr>
                                    <w:top w:val="none" w:sz="0" w:space="0" w:color="auto"/>
                                    <w:left w:val="none" w:sz="0" w:space="0" w:color="auto"/>
                                    <w:bottom w:val="none" w:sz="0" w:space="0" w:color="auto"/>
                                    <w:right w:val="none" w:sz="0" w:space="0" w:color="auto"/>
                                  </w:divBdr>
                                  <w:divsChild>
                                    <w:div w:id="125956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773899">
                  <w:marLeft w:val="0"/>
                  <w:marRight w:val="0"/>
                  <w:marTop w:val="0"/>
                  <w:marBottom w:val="0"/>
                  <w:divBdr>
                    <w:top w:val="none" w:sz="0" w:space="0" w:color="auto"/>
                    <w:left w:val="none" w:sz="0" w:space="0" w:color="auto"/>
                    <w:bottom w:val="none" w:sz="0" w:space="0" w:color="auto"/>
                    <w:right w:val="none" w:sz="0" w:space="0" w:color="auto"/>
                  </w:divBdr>
                  <w:divsChild>
                    <w:div w:id="502819280">
                      <w:marLeft w:val="0"/>
                      <w:marRight w:val="0"/>
                      <w:marTop w:val="0"/>
                      <w:marBottom w:val="0"/>
                      <w:divBdr>
                        <w:top w:val="none" w:sz="0" w:space="0" w:color="auto"/>
                        <w:left w:val="none" w:sz="0" w:space="0" w:color="auto"/>
                        <w:bottom w:val="none" w:sz="0" w:space="0" w:color="auto"/>
                        <w:right w:val="none" w:sz="0" w:space="0" w:color="auto"/>
                      </w:divBdr>
                      <w:divsChild>
                        <w:div w:id="1816920298">
                          <w:marLeft w:val="0"/>
                          <w:marRight w:val="0"/>
                          <w:marTop w:val="0"/>
                          <w:marBottom w:val="0"/>
                          <w:divBdr>
                            <w:top w:val="none" w:sz="0" w:space="0" w:color="auto"/>
                            <w:left w:val="none" w:sz="0" w:space="0" w:color="auto"/>
                            <w:bottom w:val="none" w:sz="0" w:space="0" w:color="auto"/>
                            <w:right w:val="none" w:sz="0" w:space="0" w:color="auto"/>
                          </w:divBdr>
                          <w:divsChild>
                            <w:div w:id="396629623">
                              <w:marLeft w:val="0"/>
                              <w:marRight w:val="0"/>
                              <w:marTop w:val="0"/>
                              <w:marBottom w:val="0"/>
                              <w:divBdr>
                                <w:top w:val="none" w:sz="0" w:space="0" w:color="auto"/>
                                <w:left w:val="none" w:sz="0" w:space="0" w:color="auto"/>
                                <w:bottom w:val="none" w:sz="0" w:space="0" w:color="auto"/>
                                <w:right w:val="none" w:sz="0" w:space="0" w:color="auto"/>
                              </w:divBdr>
                              <w:divsChild>
                                <w:div w:id="4241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0417061">
          <w:marLeft w:val="0"/>
          <w:marRight w:val="0"/>
          <w:marTop w:val="0"/>
          <w:marBottom w:val="0"/>
          <w:divBdr>
            <w:top w:val="none" w:sz="0" w:space="0" w:color="auto"/>
            <w:left w:val="none" w:sz="0" w:space="0" w:color="auto"/>
            <w:bottom w:val="none" w:sz="0" w:space="0" w:color="auto"/>
            <w:right w:val="none" w:sz="0" w:space="0" w:color="auto"/>
          </w:divBdr>
          <w:divsChild>
            <w:div w:id="1758211487">
              <w:marLeft w:val="0"/>
              <w:marRight w:val="0"/>
              <w:marTop w:val="0"/>
              <w:marBottom w:val="0"/>
              <w:divBdr>
                <w:top w:val="none" w:sz="0" w:space="0" w:color="auto"/>
                <w:left w:val="none" w:sz="0" w:space="0" w:color="auto"/>
                <w:bottom w:val="none" w:sz="0" w:space="0" w:color="auto"/>
                <w:right w:val="none" w:sz="0" w:space="0" w:color="auto"/>
              </w:divBdr>
              <w:divsChild>
                <w:div w:id="1525561257">
                  <w:marLeft w:val="0"/>
                  <w:marRight w:val="0"/>
                  <w:marTop w:val="0"/>
                  <w:marBottom w:val="0"/>
                  <w:divBdr>
                    <w:top w:val="none" w:sz="0" w:space="0" w:color="auto"/>
                    <w:left w:val="none" w:sz="0" w:space="0" w:color="auto"/>
                    <w:bottom w:val="none" w:sz="0" w:space="0" w:color="auto"/>
                    <w:right w:val="none" w:sz="0" w:space="0" w:color="auto"/>
                  </w:divBdr>
                  <w:divsChild>
                    <w:div w:id="506797207">
                      <w:marLeft w:val="0"/>
                      <w:marRight w:val="0"/>
                      <w:marTop w:val="0"/>
                      <w:marBottom w:val="0"/>
                      <w:divBdr>
                        <w:top w:val="none" w:sz="0" w:space="0" w:color="auto"/>
                        <w:left w:val="none" w:sz="0" w:space="0" w:color="auto"/>
                        <w:bottom w:val="none" w:sz="0" w:space="0" w:color="auto"/>
                        <w:right w:val="none" w:sz="0" w:space="0" w:color="auto"/>
                      </w:divBdr>
                      <w:divsChild>
                        <w:div w:id="527185140">
                          <w:marLeft w:val="0"/>
                          <w:marRight w:val="0"/>
                          <w:marTop w:val="0"/>
                          <w:marBottom w:val="0"/>
                          <w:divBdr>
                            <w:top w:val="none" w:sz="0" w:space="0" w:color="auto"/>
                            <w:left w:val="none" w:sz="0" w:space="0" w:color="auto"/>
                            <w:bottom w:val="none" w:sz="0" w:space="0" w:color="auto"/>
                            <w:right w:val="none" w:sz="0" w:space="0" w:color="auto"/>
                          </w:divBdr>
                          <w:divsChild>
                            <w:div w:id="584530902">
                              <w:marLeft w:val="0"/>
                              <w:marRight w:val="0"/>
                              <w:marTop w:val="0"/>
                              <w:marBottom w:val="0"/>
                              <w:divBdr>
                                <w:top w:val="none" w:sz="0" w:space="0" w:color="auto"/>
                                <w:left w:val="none" w:sz="0" w:space="0" w:color="auto"/>
                                <w:bottom w:val="none" w:sz="0" w:space="0" w:color="auto"/>
                                <w:right w:val="none" w:sz="0" w:space="0" w:color="auto"/>
                              </w:divBdr>
                              <w:divsChild>
                                <w:div w:id="1481967424">
                                  <w:marLeft w:val="0"/>
                                  <w:marRight w:val="0"/>
                                  <w:marTop w:val="0"/>
                                  <w:marBottom w:val="0"/>
                                  <w:divBdr>
                                    <w:top w:val="none" w:sz="0" w:space="0" w:color="auto"/>
                                    <w:left w:val="none" w:sz="0" w:space="0" w:color="auto"/>
                                    <w:bottom w:val="none" w:sz="0" w:space="0" w:color="auto"/>
                                    <w:right w:val="none" w:sz="0" w:space="0" w:color="auto"/>
                                  </w:divBdr>
                                  <w:divsChild>
                                    <w:div w:id="1895042631">
                                      <w:marLeft w:val="0"/>
                                      <w:marRight w:val="0"/>
                                      <w:marTop w:val="0"/>
                                      <w:marBottom w:val="0"/>
                                      <w:divBdr>
                                        <w:top w:val="none" w:sz="0" w:space="0" w:color="auto"/>
                                        <w:left w:val="none" w:sz="0" w:space="0" w:color="auto"/>
                                        <w:bottom w:val="none" w:sz="0" w:space="0" w:color="auto"/>
                                        <w:right w:val="none" w:sz="0" w:space="0" w:color="auto"/>
                                      </w:divBdr>
                                      <w:divsChild>
                                        <w:div w:id="37292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7282917">
          <w:marLeft w:val="0"/>
          <w:marRight w:val="0"/>
          <w:marTop w:val="0"/>
          <w:marBottom w:val="0"/>
          <w:divBdr>
            <w:top w:val="none" w:sz="0" w:space="0" w:color="auto"/>
            <w:left w:val="none" w:sz="0" w:space="0" w:color="auto"/>
            <w:bottom w:val="none" w:sz="0" w:space="0" w:color="auto"/>
            <w:right w:val="none" w:sz="0" w:space="0" w:color="auto"/>
          </w:divBdr>
          <w:divsChild>
            <w:div w:id="404030846">
              <w:marLeft w:val="0"/>
              <w:marRight w:val="0"/>
              <w:marTop w:val="0"/>
              <w:marBottom w:val="0"/>
              <w:divBdr>
                <w:top w:val="none" w:sz="0" w:space="0" w:color="auto"/>
                <w:left w:val="none" w:sz="0" w:space="0" w:color="auto"/>
                <w:bottom w:val="none" w:sz="0" w:space="0" w:color="auto"/>
                <w:right w:val="none" w:sz="0" w:space="0" w:color="auto"/>
              </w:divBdr>
              <w:divsChild>
                <w:div w:id="1289816352">
                  <w:marLeft w:val="0"/>
                  <w:marRight w:val="0"/>
                  <w:marTop w:val="0"/>
                  <w:marBottom w:val="0"/>
                  <w:divBdr>
                    <w:top w:val="none" w:sz="0" w:space="0" w:color="auto"/>
                    <w:left w:val="none" w:sz="0" w:space="0" w:color="auto"/>
                    <w:bottom w:val="none" w:sz="0" w:space="0" w:color="auto"/>
                    <w:right w:val="none" w:sz="0" w:space="0" w:color="auto"/>
                  </w:divBdr>
                  <w:divsChild>
                    <w:div w:id="1129056902">
                      <w:marLeft w:val="0"/>
                      <w:marRight w:val="0"/>
                      <w:marTop w:val="0"/>
                      <w:marBottom w:val="0"/>
                      <w:divBdr>
                        <w:top w:val="none" w:sz="0" w:space="0" w:color="auto"/>
                        <w:left w:val="none" w:sz="0" w:space="0" w:color="auto"/>
                        <w:bottom w:val="none" w:sz="0" w:space="0" w:color="auto"/>
                        <w:right w:val="none" w:sz="0" w:space="0" w:color="auto"/>
                      </w:divBdr>
                      <w:divsChild>
                        <w:div w:id="754936037">
                          <w:marLeft w:val="0"/>
                          <w:marRight w:val="0"/>
                          <w:marTop w:val="0"/>
                          <w:marBottom w:val="0"/>
                          <w:divBdr>
                            <w:top w:val="none" w:sz="0" w:space="0" w:color="auto"/>
                            <w:left w:val="none" w:sz="0" w:space="0" w:color="auto"/>
                            <w:bottom w:val="none" w:sz="0" w:space="0" w:color="auto"/>
                            <w:right w:val="none" w:sz="0" w:space="0" w:color="auto"/>
                          </w:divBdr>
                          <w:divsChild>
                            <w:div w:id="133182262">
                              <w:marLeft w:val="0"/>
                              <w:marRight w:val="0"/>
                              <w:marTop w:val="0"/>
                              <w:marBottom w:val="0"/>
                              <w:divBdr>
                                <w:top w:val="none" w:sz="0" w:space="0" w:color="auto"/>
                                <w:left w:val="none" w:sz="0" w:space="0" w:color="auto"/>
                                <w:bottom w:val="none" w:sz="0" w:space="0" w:color="auto"/>
                                <w:right w:val="none" w:sz="0" w:space="0" w:color="auto"/>
                              </w:divBdr>
                              <w:divsChild>
                                <w:div w:id="1748452494">
                                  <w:marLeft w:val="0"/>
                                  <w:marRight w:val="0"/>
                                  <w:marTop w:val="0"/>
                                  <w:marBottom w:val="0"/>
                                  <w:divBdr>
                                    <w:top w:val="none" w:sz="0" w:space="0" w:color="auto"/>
                                    <w:left w:val="none" w:sz="0" w:space="0" w:color="auto"/>
                                    <w:bottom w:val="none" w:sz="0" w:space="0" w:color="auto"/>
                                    <w:right w:val="none" w:sz="0" w:space="0" w:color="auto"/>
                                  </w:divBdr>
                                  <w:divsChild>
                                    <w:div w:id="626160471">
                                      <w:marLeft w:val="0"/>
                                      <w:marRight w:val="0"/>
                                      <w:marTop w:val="0"/>
                                      <w:marBottom w:val="0"/>
                                      <w:divBdr>
                                        <w:top w:val="none" w:sz="0" w:space="0" w:color="auto"/>
                                        <w:left w:val="none" w:sz="0" w:space="0" w:color="auto"/>
                                        <w:bottom w:val="none" w:sz="0" w:space="0" w:color="auto"/>
                                        <w:right w:val="none" w:sz="0" w:space="0" w:color="auto"/>
                                      </w:divBdr>
                                      <w:divsChild>
                                        <w:div w:id="122802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3197772">
          <w:marLeft w:val="0"/>
          <w:marRight w:val="0"/>
          <w:marTop w:val="0"/>
          <w:marBottom w:val="0"/>
          <w:divBdr>
            <w:top w:val="none" w:sz="0" w:space="0" w:color="auto"/>
            <w:left w:val="none" w:sz="0" w:space="0" w:color="auto"/>
            <w:bottom w:val="none" w:sz="0" w:space="0" w:color="auto"/>
            <w:right w:val="none" w:sz="0" w:space="0" w:color="auto"/>
          </w:divBdr>
          <w:divsChild>
            <w:div w:id="1306813933">
              <w:marLeft w:val="0"/>
              <w:marRight w:val="0"/>
              <w:marTop w:val="0"/>
              <w:marBottom w:val="0"/>
              <w:divBdr>
                <w:top w:val="none" w:sz="0" w:space="0" w:color="auto"/>
                <w:left w:val="none" w:sz="0" w:space="0" w:color="auto"/>
                <w:bottom w:val="none" w:sz="0" w:space="0" w:color="auto"/>
                <w:right w:val="none" w:sz="0" w:space="0" w:color="auto"/>
              </w:divBdr>
              <w:divsChild>
                <w:div w:id="1194804121">
                  <w:marLeft w:val="0"/>
                  <w:marRight w:val="0"/>
                  <w:marTop w:val="0"/>
                  <w:marBottom w:val="0"/>
                  <w:divBdr>
                    <w:top w:val="none" w:sz="0" w:space="0" w:color="auto"/>
                    <w:left w:val="none" w:sz="0" w:space="0" w:color="auto"/>
                    <w:bottom w:val="none" w:sz="0" w:space="0" w:color="auto"/>
                    <w:right w:val="none" w:sz="0" w:space="0" w:color="auto"/>
                  </w:divBdr>
                  <w:divsChild>
                    <w:div w:id="2040859864">
                      <w:marLeft w:val="0"/>
                      <w:marRight w:val="0"/>
                      <w:marTop w:val="0"/>
                      <w:marBottom w:val="0"/>
                      <w:divBdr>
                        <w:top w:val="none" w:sz="0" w:space="0" w:color="auto"/>
                        <w:left w:val="none" w:sz="0" w:space="0" w:color="auto"/>
                        <w:bottom w:val="none" w:sz="0" w:space="0" w:color="auto"/>
                        <w:right w:val="none" w:sz="0" w:space="0" w:color="auto"/>
                      </w:divBdr>
                      <w:divsChild>
                        <w:div w:id="1599563212">
                          <w:marLeft w:val="0"/>
                          <w:marRight w:val="0"/>
                          <w:marTop w:val="0"/>
                          <w:marBottom w:val="0"/>
                          <w:divBdr>
                            <w:top w:val="none" w:sz="0" w:space="0" w:color="auto"/>
                            <w:left w:val="none" w:sz="0" w:space="0" w:color="auto"/>
                            <w:bottom w:val="none" w:sz="0" w:space="0" w:color="auto"/>
                            <w:right w:val="none" w:sz="0" w:space="0" w:color="auto"/>
                          </w:divBdr>
                          <w:divsChild>
                            <w:div w:id="505480141">
                              <w:marLeft w:val="0"/>
                              <w:marRight w:val="0"/>
                              <w:marTop w:val="0"/>
                              <w:marBottom w:val="0"/>
                              <w:divBdr>
                                <w:top w:val="none" w:sz="0" w:space="0" w:color="auto"/>
                                <w:left w:val="none" w:sz="0" w:space="0" w:color="auto"/>
                                <w:bottom w:val="none" w:sz="0" w:space="0" w:color="auto"/>
                                <w:right w:val="none" w:sz="0" w:space="0" w:color="auto"/>
                              </w:divBdr>
                              <w:divsChild>
                                <w:div w:id="831917314">
                                  <w:marLeft w:val="0"/>
                                  <w:marRight w:val="0"/>
                                  <w:marTop w:val="0"/>
                                  <w:marBottom w:val="0"/>
                                  <w:divBdr>
                                    <w:top w:val="none" w:sz="0" w:space="0" w:color="auto"/>
                                    <w:left w:val="none" w:sz="0" w:space="0" w:color="auto"/>
                                    <w:bottom w:val="none" w:sz="0" w:space="0" w:color="auto"/>
                                    <w:right w:val="none" w:sz="0" w:space="0" w:color="auto"/>
                                  </w:divBdr>
                                  <w:divsChild>
                                    <w:div w:id="522785264">
                                      <w:marLeft w:val="0"/>
                                      <w:marRight w:val="0"/>
                                      <w:marTop w:val="0"/>
                                      <w:marBottom w:val="0"/>
                                      <w:divBdr>
                                        <w:top w:val="none" w:sz="0" w:space="0" w:color="auto"/>
                                        <w:left w:val="none" w:sz="0" w:space="0" w:color="auto"/>
                                        <w:bottom w:val="none" w:sz="0" w:space="0" w:color="auto"/>
                                        <w:right w:val="none" w:sz="0" w:space="0" w:color="auto"/>
                                      </w:divBdr>
                                      <w:divsChild>
                                        <w:div w:id="149726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9505111">
          <w:marLeft w:val="0"/>
          <w:marRight w:val="0"/>
          <w:marTop w:val="0"/>
          <w:marBottom w:val="0"/>
          <w:divBdr>
            <w:top w:val="none" w:sz="0" w:space="0" w:color="auto"/>
            <w:left w:val="none" w:sz="0" w:space="0" w:color="auto"/>
            <w:bottom w:val="none" w:sz="0" w:space="0" w:color="auto"/>
            <w:right w:val="none" w:sz="0" w:space="0" w:color="auto"/>
          </w:divBdr>
          <w:divsChild>
            <w:div w:id="1191338119">
              <w:marLeft w:val="0"/>
              <w:marRight w:val="0"/>
              <w:marTop w:val="0"/>
              <w:marBottom w:val="0"/>
              <w:divBdr>
                <w:top w:val="none" w:sz="0" w:space="0" w:color="auto"/>
                <w:left w:val="none" w:sz="0" w:space="0" w:color="auto"/>
                <w:bottom w:val="none" w:sz="0" w:space="0" w:color="auto"/>
                <w:right w:val="none" w:sz="0" w:space="0" w:color="auto"/>
              </w:divBdr>
              <w:divsChild>
                <w:div w:id="528572631">
                  <w:marLeft w:val="0"/>
                  <w:marRight w:val="0"/>
                  <w:marTop w:val="0"/>
                  <w:marBottom w:val="0"/>
                  <w:divBdr>
                    <w:top w:val="none" w:sz="0" w:space="0" w:color="auto"/>
                    <w:left w:val="none" w:sz="0" w:space="0" w:color="auto"/>
                    <w:bottom w:val="none" w:sz="0" w:space="0" w:color="auto"/>
                    <w:right w:val="none" w:sz="0" w:space="0" w:color="auto"/>
                  </w:divBdr>
                  <w:divsChild>
                    <w:div w:id="2036298491">
                      <w:marLeft w:val="0"/>
                      <w:marRight w:val="0"/>
                      <w:marTop w:val="0"/>
                      <w:marBottom w:val="0"/>
                      <w:divBdr>
                        <w:top w:val="none" w:sz="0" w:space="0" w:color="auto"/>
                        <w:left w:val="none" w:sz="0" w:space="0" w:color="auto"/>
                        <w:bottom w:val="none" w:sz="0" w:space="0" w:color="auto"/>
                        <w:right w:val="none" w:sz="0" w:space="0" w:color="auto"/>
                      </w:divBdr>
                      <w:divsChild>
                        <w:div w:id="153955481">
                          <w:marLeft w:val="0"/>
                          <w:marRight w:val="0"/>
                          <w:marTop w:val="0"/>
                          <w:marBottom w:val="0"/>
                          <w:divBdr>
                            <w:top w:val="none" w:sz="0" w:space="0" w:color="auto"/>
                            <w:left w:val="none" w:sz="0" w:space="0" w:color="auto"/>
                            <w:bottom w:val="none" w:sz="0" w:space="0" w:color="auto"/>
                            <w:right w:val="none" w:sz="0" w:space="0" w:color="auto"/>
                          </w:divBdr>
                          <w:divsChild>
                            <w:div w:id="482552568">
                              <w:marLeft w:val="0"/>
                              <w:marRight w:val="0"/>
                              <w:marTop w:val="0"/>
                              <w:marBottom w:val="0"/>
                              <w:divBdr>
                                <w:top w:val="none" w:sz="0" w:space="0" w:color="auto"/>
                                <w:left w:val="none" w:sz="0" w:space="0" w:color="auto"/>
                                <w:bottom w:val="none" w:sz="0" w:space="0" w:color="auto"/>
                                <w:right w:val="none" w:sz="0" w:space="0" w:color="auto"/>
                              </w:divBdr>
                              <w:divsChild>
                                <w:div w:id="1639141149">
                                  <w:marLeft w:val="0"/>
                                  <w:marRight w:val="0"/>
                                  <w:marTop w:val="0"/>
                                  <w:marBottom w:val="0"/>
                                  <w:divBdr>
                                    <w:top w:val="none" w:sz="0" w:space="0" w:color="auto"/>
                                    <w:left w:val="none" w:sz="0" w:space="0" w:color="auto"/>
                                    <w:bottom w:val="none" w:sz="0" w:space="0" w:color="auto"/>
                                    <w:right w:val="none" w:sz="0" w:space="0" w:color="auto"/>
                                  </w:divBdr>
                                  <w:divsChild>
                                    <w:div w:id="1574393768">
                                      <w:marLeft w:val="0"/>
                                      <w:marRight w:val="0"/>
                                      <w:marTop w:val="0"/>
                                      <w:marBottom w:val="0"/>
                                      <w:divBdr>
                                        <w:top w:val="none" w:sz="0" w:space="0" w:color="auto"/>
                                        <w:left w:val="none" w:sz="0" w:space="0" w:color="auto"/>
                                        <w:bottom w:val="none" w:sz="0" w:space="0" w:color="auto"/>
                                        <w:right w:val="none" w:sz="0" w:space="0" w:color="auto"/>
                                      </w:divBdr>
                                      <w:divsChild>
                                        <w:div w:id="20348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1764362">
          <w:marLeft w:val="0"/>
          <w:marRight w:val="0"/>
          <w:marTop w:val="0"/>
          <w:marBottom w:val="0"/>
          <w:divBdr>
            <w:top w:val="none" w:sz="0" w:space="0" w:color="auto"/>
            <w:left w:val="none" w:sz="0" w:space="0" w:color="auto"/>
            <w:bottom w:val="none" w:sz="0" w:space="0" w:color="auto"/>
            <w:right w:val="none" w:sz="0" w:space="0" w:color="auto"/>
          </w:divBdr>
          <w:divsChild>
            <w:div w:id="1861236855">
              <w:marLeft w:val="0"/>
              <w:marRight w:val="0"/>
              <w:marTop w:val="0"/>
              <w:marBottom w:val="0"/>
              <w:divBdr>
                <w:top w:val="none" w:sz="0" w:space="0" w:color="auto"/>
                <w:left w:val="none" w:sz="0" w:space="0" w:color="auto"/>
                <w:bottom w:val="none" w:sz="0" w:space="0" w:color="auto"/>
                <w:right w:val="none" w:sz="0" w:space="0" w:color="auto"/>
              </w:divBdr>
              <w:divsChild>
                <w:div w:id="1454865303">
                  <w:marLeft w:val="0"/>
                  <w:marRight w:val="0"/>
                  <w:marTop w:val="0"/>
                  <w:marBottom w:val="0"/>
                  <w:divBdr>
                    <w:top w:val="none" w:sz="0" w:space="0" w:color="auto"/>
                    <w:left w:val="none" w:sz="0" w:space="0" w:color="auto"/>
                    <w:bottom w:val="none" w:sz="0" w:space="0" w:color="auto"/>
                    <w:right w:val="none" w:sz="0" w:space="0" w:color="auto"/>
                  </w:divBdr>
                  <w:divsChild>
                    <w:div w:id="1033457562">
                      <w:marLeft w:val="0"/>
                      <w:marRight w:val="0"/>
                      <w:marTop w:val="0"/>
                      <w:marBottom w:val="0"/>
                      <w:divBdr>
                        <w:top w:val="none" w:sz="0" w:space="0" w:color="auto"/>
                        <w:left w:val="none" w:sz="0" w:space="0" w:color="auto"/>
                        <w:bottom w:val="none" w:sz="0" w:space="0" w:color="auto"/>
                        <w:right w:val="none" w:sz="0" w:space="0" w:color="auto"/>
                      </w:divBdr>
                      <w:divsChild>
                        <w:div w:id="1139105013">
                          <w:marLeft w:val="0"/>
                          <w:marRight w:val="0"/>
                          <w:marTop w:val="0"/>
                          <w:marBottom w:val="0"/>
                          <w:divBdr>
                            <w:top w:val="none" w:sz="0" w:space="0" w:color="auto"/>
                            <w:left w:val="none" w:sz="0" w:space="0" w:color="auto"/>
                            <w:bottom w:val="none" w:sz="0" w:space="0" w:color="auto"/>
                            <w:right w:val="none" w:sz="0" w:space="0" w:color="auto"/>
                          </w:divBdr>
                          <w:divsChild>
                            <w:div w:id="763844419">
                              <w:marLeft w:val="0"/>
                              <w:marRight w:val="0"/>
                              <w:marTop w:val="0"/>
                              <w:marBottom w:val="0"/>
                              <w:divBdr>
                                <w:top w:val="none" w:sz="0" w:space="0" w:color="auto"/>
                                <w:left w:val="none" w:sz="0" w:space="0" w:color="auto"/>
                                <w:bottom w:val="none" w:sz="0" w:space="0" w:color="auto"/>
                                <w:right w:val="none" w:sz="0" w:space="0" w:color="auto"/>
                              </w:divBdr>
                              <w:divsChild>
                                <w:div w:id="1172255245">
                                  <w:marLeft w:val="0"/>
                                  <w:marRight w:val="0"/>
                                  <w:marTop w:val="0"/>
                                  <w:marBottom w:val="0"/>
                                  <w:divBdr>
                                    <w:top w:val="none" w:sz="0" w:space="0" w:color="auto"/>
                                    <w:left w:val="none" w:sz="0" w:space="0" w:color="auto"/>
                                    <w:bottom w:val="none" w:sz="0" w:space="0" w:color="auto"/>
                                    <w:right w:val="none" w:sz="0" w:space="0" w:color="auto"/>
                                  </w:divBdr>
                                  <w:divsChild>
                                    <w:div w:id="1372000609">
                                      <w:marLeft w:val="0"/>
                                      <w:marRight w:val="0"/>
                                      <w:marTop w:val="0"/>
                                      <w:marBottom w:val="0"/>
                                      <w:divBdr>
                                        <w:top w:val="none" w:sz="0" w:space="0" w:color="auto"/>
                                        <w:left w:val="none" w:sz="0" w:space="0" w:color="auto"/>
                                        <w:bottom w:val="none" w:sz="0" w:space="0" w:color="auto"/>
                                        <w:right w:val="none" w:sz="0" w:space="0" w:color="auto"/>
                                      </w:divBdr>
                                      <w:divsChild>
                                        <w:div w:id="5469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7696695">
          <w:marLeft w:val="0"/>
          <w:marRight w:val="0"/>
          <w:marTop w:val="0"/>
          <w:marBottom w:val="0"/>
          <w:divBdr>
            <w:top w:val="none" w:sz="0" w:space="0" w:color="auto"/>
            <w:left w:val="none" w:sz="0" w:space="0" w:color="auto"/>
            <w:bottom w:val="none" w:sz="0" w:space="0" w:color="auto"/>
            <w:right w:val="none" w:sz="0" w:space="0" w:color="auto"/>
          </w:divBdr>
          <w:divsChild>
            <w:div w:id="336352261">
              <w:marLeft w:val="0"/>
              <w:marRight w:val="0"/>
              <w:marTop w:val="0"/>
              <w:marBottom w:val="0"/>
              <w:divBdr>
                <w:top w:val="none" w:sz="0" w:space="0" w:color="auto"/>
                <w:left w:val="none" w:sz="0" w:space="0" w:color="auto"/>
                <w:bottom w:val="none" w:sz="0" w:space="0" w:color="auto"/>
                <w:right w:val="none" w:sz="0" w:space="0" w:color="auto"/>
              </w:divBdr>
              <w:divsChild>
                <w:div w:id="95832897">
                  <w:marLeft w:val="0"/>
                  <w:marRight w:val="0"/>
                  <w:marTop w:val="0"/>
                  <w:marBottom w:val="0"/>
                  <w:divBdr>
                    <w:top w:val="none" w:sz="0" w:space="0" w:color="auto"/>
                    <w:left w:val="none" w:sz="0" w:space="0" w:color="auto"/>
                    <w:bottom w:val="none" w:sz="0" w:space="0" w:color="auto"/>
                    <w:right w:val="none" w:sz="0" w:space="0" w:color="auto"/>
                  </w:divBdr>
                  <w:divsChild>
                    <w:div w:id="29501967">
                      <w:marLeft w:val="0"/>
                      <w:marRight w:val="0"/>
                      <w:marTop w:val="0"/>
                      <w:marBottom w:val="0"/>
                      <w:divBdr>
                        <w:top w:val="none" w:sz="0" w:space="0" w:color="auto"/>
                        <w:left w:val="none" w:sz="0" w:space="0" w:color="auto"/>
                        <w:bottom w:val="none" w:sz="0" w:space="0" w:color="auto"/>
                        <w:right w:val="none" w:sz="0" w:space="0" w:color="auto"/>
                      </w:divBdr>
                      <w:divsChild>
                        <w:div w:id="277565250">
                          <w:marLeft w:val="0"/>
                          <w:marRight w:val="0"/>
                          <w:marTop w:val="0"/>
                          <w:marBottom w:val="0"/>
                          <w:divBdr>
                            <w:top w:val="none" w:sz="0" w:space="0" w:color="auto"/>
                            <w:left w:val="none" w:sz="0" w:space="0" w:color="auto"/>
                            <w:bottom w:val="none" w:sz="0" w:space="0" w:color="auto"/>
                            <w:right w:val="none" w:sz="0" w:space="0" w:color="auto"/>
                          </w:divBdr>
                          <w:divsChild>
                            <w:div w:id="1099834948">
                              <w:marLeft w:val="0"/>
                              <w:marRight w:val="0"/>
                              <w:marTop w:val="0"/>
                              <w:marBottom w:val="0"/>
                              <w:divBdr>
                                <w:top w:val="none" w:sz="0" w:space="0" w:color="auto"/>
                                <w:left w:val="none" w:sz="0" w:space="0" w:color="auto"/>
                                <w:bottom w:val="none" w:sz="0" w:space="0" w:color="auto"/>
                                <w:right w:val="none" w:sz="0" w:space="0" w:color="auto"/>
                              </w:divBdr>
                              <w:divsChild>
                                <w:div w:id="17394460">
                                  <w:marLeft w:val="0"/>
                                  <w:marRight w:val="0"/>
                                  <w:marTop w:val="0"/>
                                  <w:marBottom w:val="0"/>
                                  <w:divBdr>
                                    <w:top w:val="none" w:sz="0" w:space="0" w:color="auto"/>
                                    <w:left w:val="none" w:sz="0" w:space="0" w:color="auto"/>
                                    <w:bottom w:val="none" w:sz="0" w:space="0" w:color="auto"/>
                                    <w:right w:val="none" w:sz="0" w:space="0" w:color="auto"/>
                                  </w:divBdr>
                                  <w:divsChild>
                                    <w:div w:id="1864904681">
                                      <w:marLeft w:val="0"/>
                                      <w:marRight w:val="0"/>
                                      <w:marTop w:val="0"/>
                                      <w:marBottom w:val="0"/>
                                      <w:divBdr>
                                        <w:top w:val="none" w:sz="0" w:space="0" w:color="auto"/>
                                        <w:left w:val="none" w:sz="0" w:space="0" w:color="auto"/>
                                        <w:bottom w:val="none" w:sz="0" w:space="0" w:color="auto"/>
                                        <w:right w:val="none" w:sz="0" w:space="0" w:color="auto"/>
                                      </w:divBdr>
                                      <w:divsChild>
                                        <w:div w:id="1286429689">
                                          <w:marLeft w:val="0"/>
                                          <w:marRight w:val="0"/>
                                          <w:marTop w:val="0"/>
                                          <w:marBottom w:val="0"/>
                                          <w:divBdr>
                                            <w:top w:val="none" w:sz="0" w:space="0" w:color="auto"/>
                                            <w:left w:val="none" w:sz="0" w:space="0" w:color="auto"/>
                                            <w:bottom w:val="none" w:sz="0" w:space="0" w:color="auto"/>
                                            <w:right w:val="none" w:sz="0" w:space="0" w:color="auto"/>
                                          </w:divBdr>
                                          <w:divsChild>
                                            <w:div w:id="331565337">
                                              <w:marLeft w:val="0"/>
                                              <w:marRight w:val="0"/>
                                              <w:marTop w:val="0"/>
                                              <w:marBottom w:val="0"/>
                                              <w:divBdr>
                                                <w:top w:val="none" w:sz="0" w:space="0" w:color="auto"/>
                                                <w:left w:val="none" w:sz="0" w:space="0" w:color="auto"/>
                                                <w:bottom w:val="none" w:sz="0" w:space="0" w:color="auto"/>
                                                <w:right w:val="none" w:sz="0" w:space="0" w:color="auto"/>
                                              </w:divBdr>
                                              <w:divsChild>
                                                <w:div w:id="992640803">
                                                  <w:marLeft w:val="0"/>
                                                  <w:marRight w:val="0"/>
                                                  <w:marTop w:val="0"/>
                                                  <w:marBottom w:val="0"/>
                                                  <w:divBdr>
                                                    <w:top w:val="none" w:sz="0" w:space="0" w:color="auto"/>
                                                    <w:left w:val="none" w:sz="0" w:space="0" w:color="auto"/>
                                                    <w:bottom w:val="none" w:sz="0" w:space="0" w:color="auto"/>
                                                    <w:right w:val="none" w:sz="0" w:space="0" w:color="auto"/>
                                                  </w:divBdr>
                                                  <w:divsChild>
                                                    <w:div w:id="117796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7145">
                                              <w:marLeft w:val="0"/>
                                              <w:marRight w:val="0"/>
                                              <w:marTop w:val="0"/>
                                              <w:marBottom w:val="0"/>
                                              <w:divBdr>
                                                <w:top w:val="none" w:sz="0" w:space="0" w:color="auto"/>
                                                <w:left w:val="none" w:sz="0" w:space="0" w:color="auto"/>
                                                <w:bottom w:val="none" w:sz="0" w:space="0" w:color="auto"/>
                                                <w:right w:val="none" w:sz="0" w:space="0" w:color="auto"/>
                                              </w:divBdr>
                                            </w:div>
                                            <w:div w:id="18626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699061">
                          <w:marLeft w:val="0"/>
                          <w:marRight w:val="0"/>
                          <w:marTop w:val="0"/>
                          <w:marBottom w:val="0"/>
                          <w:divBdr>
                            <w:top w:val="none" w:sz="0" w:space="0" w:color="auto"/>
                            <w:left w:val="none" w:sz="0" w:space="0" w:color="auto"/>
                            <w:bottom w:val="none" w:sz="0" w:space="0" w:color="auto"/>
                            <w:right w:val="none" w:sz="0" w:space="0" w:color="auto"/>
                          </w:divBdr>
                          <w:divsChild>
                            <w:div w:id="1269238662">
                              <w:marLeft w:val="0"/>
                              <w:marRight w:val="0"/>
                              <w:marTop w:val="0"/>
                              <w:marBottom w:val="0"/>
                              <w:divBdr>
                                <w:top w:val="none" w:sz="0" w:space="0" w:color="auto"/>
                                <w:left w:val="none" w:sz="0" w:space="0" w:color="auto"/>
                                <w:bottom w:val="none" w:sz="0" w:space="0" w:color="auto"/>
                                <w:right w:val="none" w:sz="0" w:space="0" w:color="auto"/>
                              </w:divBdr>
                              <w:divsChild>
                                <w:div w:id="803086387">
                                  <w:marLeft w:val="0"/>
                                  <w:marRight w:val="0"/>
                                  <w:marTop w:val="0"/>
                                  <w:marBottom w:val="0"/>
                                  <w:divBdr>
                                    <w:top w:val="none" w:sz="0" w:space="0" w:color="auto"/>
                                    <w:left w:val="none" w:sz="0" w:space="0" w:color="auto"/>
                                    <w:bottom w:val="none" w:sz="0" w:space="0" w:color="auto"/>
                                    <w:right w:val="none" w:sz="0" w:space="0" w:color="auto"/>
                                  </w:divBdr>
                                  <w:divsChild>
                                    <w:div w:id="95382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559041">
                  <w:marLeft w:val="0"/>
                  <w:marRight w:val="0"/>
                  <w:marTop w:val="0"/>
                  <w:marBottom w:val="0"/>
                  <w:divBdr>
                    <w:top w:val="none" w:sz="0" w:space="0" w:color="auto"/>
                    <w:left w:val="none" w:sz="0" w:space="0" w:color="auto"/>
                    <w:bottom w:val="none" w:sz="0" w:space="0" w:color="auto"/>
                    <w:right w:val="none" w:sz="0" w:space="0" w:color="auto"/>
                  </w:divBdr>
                  <w:divsChild>
                    <w:div w:id="1319846917">
                      <w:marLeft w:val="0"/>
                      <w:marRight w:val="0"/>
                      <w:marTop w:val="0"/>
                      <w:marBottom w:val="0"/>
                      <w:divBdr>
                        <w:top w:val="none" w:sz="0" w:space="0" w:color="auto"/>
                        <w:left w:val="none" w:sz="0" w:space="0" w:color="auto"/>
                        <w:bottom w:val="none" w:sz="0" w:space="0" w:color="auto"/>
                        <w:right w:val="none" w:sz="0" w:space="0" w:color="auto"/>
                      </w:divBdr>
                      <w:divsChild>
                        <w:div w:id="1671516861">
                          <w:marLeft w:val="0"/>
                          <w:marRight w:val="0"/>
                          <w:marTop w:val="0"/>
                          <w:marBottom w:val="0"/>
                          <w:divBdr>
                            <w:top w:val="none" w:sz="0" w:space="0" w:color="auto"/>
                            <w:left w:val="none" w:sz="0" w:space="0" w:color="auto"/>
                            <w:bottom w:val="none" w:sz="0" w:space="0" w:color="auto"/>
                            <w:right w:val="none" w:sz="0" w:space="0" w:color="auto"/>
                          </w:divBdr>
                          <w:divsChild>
                            <w:div w:id="2078554042">
                              <w:marLeft w:val="0"/>
                              <w:marRight w:val="0"/>
                              <w:marTop w:val="0"/>
                              <w:marBottom w:val="0"/>
                              <w:divBdr>
                                <w:top w:val="none" w:sz="0" w:space="0" w:color="auto"/>
                                <w:left w:val="none" w:sz="0" w:space="0" w:color="auto"/>
                                <w:bottom w:val="none" w:sz="0" w:space="0" w:color="auto"/>
                                <w:right w:val="none" w:sz="0" w:space="0" w:color="auto"/>
                              </w:divBdr>
                              <w:divsChild>
                                <w:div w:id="98605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874616">
          <w:marLeft w:val="0"/>
          <w:marRight w:val="0"/>
          <w:marTop w:val="0"/>
          <w:marBottom w:val="0"/>
          <w:divBdr>
            <w:top w:val="none" w:sz="0" w:space="0" w:color="auto"/>
            <w:left w:val="none" w:sz="0" w:space="0" w:color="auto"/>
            <w:bottom w:val="none" w:sz="0" w:space="0" w:color="auto"/>
            <w:right w:val="none" w:sz="0" w:space="0" w:color="auto"/>
          </w:divBdr>
          <w:divsChild>
            <w:div w:id="1930188648">
              <w:marLeft w:val="0"/>
              <w:marRight w:val="0"/>
              <w:marTop w:val="0"/>
              <w:marBottom w:val="0"/>
              <w:divBdr>
                <w:top w:val="none" w:sz="0" w:space="0" w:color="auto"/>
                <w:left w:val="none" w:sz="0" w:space="0" w:color="auto"/>
                <w:bottom w:val="none" w:sz="0" w:space="0" w:color="auto"/>
                <w:right w:val="none" w:sz="0" w:space="0" w:color="auto"/>
              </w:divBdr>
              <w:divsChild>
                <w:div w:id="547835222">
                  <w:marLeft w:val="0"/>
                  <w:marRight w:val="0"/>
                  <w:marTop w:val="0"/>
                  <w:marBottom w:val="0"/>
                  <w:divBdr>
                    <w:top w:val="none" w:sz="0" w:space="0" w:color="auto"/>
                    <w:left w:val="none" w:sz="0" w:space="0" w:color="auto"/>
                    <w:bottom w:val="none" w:sz="0" w:space="0" w:color="auto"/>
                    <w:right w:val="none" w:sz="0" w:space="0" w:color="auto"/>
                  </w:divBdr>
                  <w:divsChild>
                    <w:div w:id="713233407">
                      <w:marLeft w:val="0"/>
                      <w:marRight w:val="0"/>
                      <w:marTop w:val="0"/>
                      <w:marBottom w:val="0"/>
                      <w:divBdr>
                        <w:top w:val="none" w:sz="0" w:space="0" w:color="auto"/>
                        <w:left w:val="none" w:sz="0" w:space="0" w:color="auto"/>
                        <w:bottom w:val="none" w:sz="0" w:space="0" w:color="auto"/>
                        <w:right w:val="none" w:sz="0" w:space="0" w:color="auto"/>
                      </w:divBdr>
                      <w:divsChild>
                        <w:div w:id="1764645588">
                          <w:marLeft w:val="0"/>
                          <w:marRight w:val="0"/>
                          <w:marTop w:val="0"/>
                          <w:marBottom w:val="0"/>
                          <w:divBdr>
                            <w:top w:val="none" w:sz="0" w:space="0" w:color="auto"/>
                            <w:left w:val="none" w:sz="0" w:space="0" w:color="auto"/>
                            <w:bottom w:val="none" w:sz="0" w:space="0" w:color="auto"/>
                            <w:right w:val="none" w:sz="0" w:space="0" w:color="auto"/>
                          </w:divBdr>
                          <w:divsChild>
                            <w:div w:id="1476722894">
                              <w:marLeft w:val="0"/>
                              <w:marRight w:val="0"/>
                              <w:marTop w:val="0"/>
                              <w:marBottom w:val="0"/>
                              <w:divBdr>
                                <w:top w:val="none" w:sz="0" w:space="0" w:color="auto"/>
                                <w:left w:val="none" w:sz="0" w:space="0" w:color="auto"/>
                                <w:bottom w:val="none" w:sz="0" w:space="0" w:color="auto"/>
                                <w:right w:val="none" w:sz="0" w:space="0" w:color="auto"/>
                              </w:divBdr>
                              <w:divsChild>
                                <w:div w:id="239751249">
                                  <w:marLeft w:val="0"/>
                                  <w:marRight w:val="0"/>
                                  <w:marTop w:val="0"/>
                                  <w:marBottom w:val="0"/>
                                  <w:divBdr>
                                    <w:top w:val="none" w:sz="0" w:space="0" w:color="auto"/>
                                    <w:left w:val="none" w:sz="0" w:space="0" w:color="auto"/>
                                    <w:bottom w:val="none" w:sz="0" w:space="0" w:color="auto"/>
                                    <w:right w:val="none" w:sz="0" w:space="0" w:color="auto"/>
                                  </w:divBdr>
                                  <w:divsChild>
                                    <w:div w:id="1995210134">
                                      <w:marLeft w:val="0"/>
                                      <w:marRight w:val="0"/>
                                      <w:marTop w:val="0"/>
                                      <w:marBottom w:val="0"/>
                                      <w:divBdr>
                                        <w:top w:val="none" w:sz="0" w:space="0" w:color="auto"/>
                                        <w:left w:val="none" w:sz="0" w:space="0" w:color="auto"/>
                                        <w:bottom w:val="none" w:sz="0" w:space="0" w:color="auto"/>
                                        <w:right w:val="none" w:sz="0" w:space="0" w:color="auto"/>
                                      </w:divBdr>
                                      <w:divsChild>
                                        <w:div w:id="9921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6121534">
          <w:marLeft w:val="0"/>
          <w:marRight w:val="0"/>
          <w:marTop w:val="0"/>
          <w:marBottom w:val="0"/>
          <w:divBdr>
            <w:top w:val="none" w:sz="0" w:space="0" w:color="auto"/>
            <w:left w:val="none" w:sz="0" w:space="0" w:color="auto"/>
            <w:bottom w:val="none" w:sz="0" w:space="0" w:color="auto"/>
            <w:right w:val="none" w:sz="0" w:space="0" w:color="auto"/>
          </w:divBdr>
          <w:divsChild>
            <w:div w:id="119616495">
              <w:marLeft w:val="0"/>
              <w:marRight w:val="0"/>
              <w:marTop w:val="0"/>
              <w:marBottom w:val="0"/>
              <w:divBdr>
                <w:top w:val="none" w:sz="0" w:space="0" w:color="auto"/>
                <w:left w:val="none" w:sz="0" w:space="0" w:color="auto"/>
                <w:bottom w:val="none" w:sz="0" w:space="0" w:color="auto"/>
                <w:right w:val="none" w:sz="0" w:space="0" w:color="auto"/>
              </w:divBdr>
              <w:divsChild>
                <w:div w:id="1715930089">
                  <w:marLeft w:val="0"/>
                  <w:marRight w:val="0"/>
                  <w:marTop w:val="0"/>
                  <w:marBottom w:val="0"/>
                  <w:divBdr>
                    <w:top w:val="none" w:sz="0" w:space="0" w:color="auto"/>
                    <w:left w:val="none" w:sz="0" w:space="0" w:color="auto"/>
                    <w:bottom w:val="none" w:sz="0" w:space="0" w:color="auto"/>
                    <w:right w:val="none" w:sz="0" w:space="0" w:color="auto"/>
                  </w:divBdr>
                  <w:divsChild>
                    <w:div w:id="784152456">
                      <w:marLeft w:val="0"/>
                      <w:marRight w:val="0"/>
                      <w:marTop w:val="0"/>
                      <w:marBottom w:val="0"/>
                      <w:divBdr>
                        <w:top w:val="none" w:sz="0" w:space="0" w:color="auto"/>
                        <w:left w:val="none" w:sz="0" w:space="0" w:color="auto"/>
                        <w:bottom w:val="none" w:sz="0" w:space="0" w:color="auto"/>
                        <w:right w:val="none" w:sz="0" w:space="0" w:color="auto"/>
                      </w:divBdr>
                      <w:divsChild>
                        <w:div w:id="258411385">
                          <w:marLeft w:val="0"/>
                          <w:marRight w:val="0"/>
                          <w:marTop w:val="0"/>
                          <w:marBottom w:val="0"/>
                          <w:divBdr>
                            <w:top w:val="none" w:sz="0" w:space="0" w:color="auto"/>
                            <w:left w:val="none" w:sz="0" w:space="0" w:color="auto"/>
                            <w:bottom w:val="none" w:sz="0" w:space="0" w:color="auto"/>
                            <w:right w:val="none" w:sz="0" w:space="0" w:color="auto"/>
                          </w:divBdr>
                          <w:divsChild>
                            <w:div w:id="1830517622">
                              <w:marLeft w:val="0"/>
                              <w:marRight w:val="0"/>
                              <w:marTop w:val="0"/>
                              <w:marBottom w:val="0"/>
                              <w:divBdr>
                                <w:top w:val="none" w:sz="0" w:space="0" w:color="auto"/>
                                <w:left w:val="none" w:sz="0" w:space="0" w:color="auto"/>
                                <w:bottom w:val="none" w:sz="0" w:space="0" w:color="auto"/>
                                <w:right w:val="none" w:sz="0" w:space="0" w:color="auto"/>
                              </w:divBdr>
                              <w:divsChild>
                                <w:div w:id="1133134208">
                                  <w:marLeft w:val="0"/>
                                  <w:marRight w:val="0"/>
                                  <w:marTop w:val="0"/>
                                  <w:marBottom w:val="0"/>
                                  <w:divBdr>
                                    <w:top w:val="none" w:sz="0" w:space="0" w:color="auto"/>
                                    <w:left w:val="none" w:sz="0" w:space="0" w:color="auto"/>
                                    <w:bottom w:val="none" w:sz="0" w:space="0" w:color="auto"/>
                                    <w:right w:val="none" w:sz="0" w:space="0" w:color="auto"/>
                                  </w:divBdr>
                                  <w:divsChild>
                                    <w:div w:id="1669940494">
                                      <w:marLeft w:val="0"/>
                                      <w:marRight w:val="0"/>
                                      <w:marTop w:val="0"/>
                                      <w:marBottom w:val="0"/>
                                      <w:divBdr>
                                        <w:top w:val="none" w:sz="0" w:space="0" w:color="auto"/>
                                        <w:left w:val="none" w:sz="0" w:space="0" w:color="auto"/>
                                        <w:bottom w:val="none" w:sz="0" w:space="0" w:color="auto"/>
                                        <w:right w:val="none" w:sz="0" w:space="0" w:color="auto"/>
                                      </w:divBdr>
                                      <w:divsChild>
                                        <w:div w:id="149005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0587368">
          <w:marLeft w:val="0"/>
          <w:marRight w:val="0"/>
          <w:marTop w:val="0"/>
          <w:marBottom w:val="0"/>
          <w:divBdr>
            <w:top w:val="none" w:sz="0" w:space="0" w:color="auto"/>
            <w:left w:val="none" w:sz="0" w:space="0" w:color="auto"/>
            <w:bottom w:val="none" w:sz="0" w:space="0" w:color="auto"/>
            <w:right w:val="none" w:sz="0" w:space="0" w:color="auto"/>
          </w:divBdr>
          <w:divsChild>
            <w:div w:id="177426697">
              <w:marLeft w:val="0"/>
              <w:marRight w:val="0"/>
              <w:marTop w:val="0"/>
              <w:marBottom w:val="0"/>
              <w:divBdr>
                <w:top w:val="none" w:sz="0" w:space="0" w:color="auto"/>
                <w:left w:val="none" w:sz="0" w:space="0" w:color="auto"/>
                <w:bottom w:val="none" w:sz="0" w:space="0" w:color="auto"/>
                <w:right w:val="none" w:sz="0" w:space="0" w:color="auto"/>
              </w:divBdr>
              <w:divsChild>
                <w:div w:id="165949935">
                  <w:marLeft w:val="0"/>
                  <w:marRight w:val="0"/>
                  <w:marTop w:val="0"/>
                  <w:marBottom w:val="0"/>
                  <w:divBdr>
                    <w:top w:val="none" w:sz="0" w:space="0" w:color="auto"/>
                    <w:left w:val="none" w:sz="0" w:space="0" w:color="auto"/>
                    <w:bottom w:val="none" w:sz="0" w:space="0" w:color="auto"/>
                    <w:right w:val="none" w:sz="0" w:space="0" w:color="auto"/>
                  </w:divBdr>
                  <w:divsChild>
                    <w:div w:id="410812368">
                      <w:marLeft w:val="0"/>
                      <w:marRight w:val="0"/>
                      <w:marTop w:val="0"/>
                      <w:marBottom w:val="0"/>
                      <w:divBdr>
                        <w:top w:val="none" w:sz="0" w:space="0" w:color="auto"/>
                        <w:left w:val="none" w:sz="0" w:space="0" w:color="auto"/>
                        <w:bottom w:val="none" w:sz="0" w:space="0" w:color="auto"/>
                        <w:right w:val="none" w:sz="0" w:space="0" w:color="auto"/>
                      </w:divBdr>
                      <w:divsChild>
                        <w:div w:id="64230435">
                          <w:marLeft w:val="0"/>
                          <w:marRight w:val="0"/>
                          <w:marTop w:val="0"/>
                          <w:marBottom w:val="0"/>
                          <w:divBdr>
                            <w:top w:val="none" w:sz="0" w:space="0" w:color="auto"/>
                            <w:left w:val="none" w:sz="0" w:space="0" w:color="auto"/>
                            <w:bottom w:val="none" w:sz="0" w:space="0" w:color="auto"/>
                            <w:right w:val="none" w:sz="0" w:space="0" w:color="auto"/>
                          </w:divBdr>
                          <w:divsChild>
                            <w:div w:id="1937860428">
                              <w:marLeft w:val="0"/>
                              <w:marRight w:val="0"/>
                              <w:marTop w:val="0"/>
                              <w:marBottom w:val="0"/>
                              <w:divBdr>
                                <w:top w:val="none" w:sz="0" w:space="0" w:color="auto"/>
                                <w:left w:val="none" w:sz="0" w:space="0" w:color="auto"/>
                                <w:bottom w:val="none" w:sz="0" w:space="0" w:color="auto"/>
                                <w:right w:val="none" w:sz="0" w:space="0" w:color="auto"/>
                              </w:divBdr>
                              <w:divsChild>
                                <w:div w:id="121230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418808">
                  <w:marLeft w:val="0"/>
                  <w:marRight w:val="0"/>
                  <w:marTop w:val="0"/>
                  <w:marBottom w:val="0"/>
                  <w:divBdr>
                    <w:top w:val="none" w:sz="0" w:space="0" w:color="auto"/>
                    <w:left w:val="none" w:sz="0" w:space="0" w:color="auto"/>
                    <w:bottom w:val="none" w:sz="0" w:space="0" w:color="auto"/>
                    <w:right w:val="none" w:sz="0" w:space="0" w:color="auto"/>
                  </w:divBdr>
                  <w:divsChild>
                    <w:div w:id="1904369794">
                      <w:marLeft w:val="0"/>
                      <w:marRight w:val="0"/>
                      <w:marTop w:val="0"/>
                      <w:marBottom w:val="0"/>
                      <w:divBdr>
                        <w:top w:val="none" w:sz="0" w:space="0" w:color="auto"/>
                        <w:left w:val="none" w:sz="0" w:space="0" w:color="auto"/>
                        <w:bottom w:val="none" w:sz="0" w:space="0" w:color="auto"/>
                        <w:right w:val="none" w:sz="0" w:space="0" w:color="auto"/>
                      </w:divBdr>
                      <w:divsChild>
                        <w:div w:id="1685857232">
                          <w:marLeft w:val="0"/>
                          <w:marRight w:val="0"/>
                          <w:marTop w:val="0"/>
                          <w:marBottom w:val="0"/>
                          <w:divBdr>
                            <w:top w:val="none" w:sz="0" w:space="0" w:color="auto"/>
                            <w:left w:val="none" w:sz="0" w:space="0" w:color="auto"/>
                            <w:bottom w:val="none" w:sz="0" w:space="0" w:color="auto"/>
                            <w:right w:val="none" w:sz="0" w:space="0" w:color="auto"/>
                          </w:divBdr>
                          <w:divsChild>
                            <w:div w:id="1106772141">
                              <w:marLeft w:val="0"/>
                              <w:marRight w:val="0"/>
                              <w:marTop w:val="0"/>
                              <w:marBottom w:val="0"/>
                              <w:divBdr>
                                <w:top w:val="none" w:sz="0" w:space="0" w:color="auto"/>
                                <w:left w:val="none" w:sz="0" w:space="0" w:color="auto"/>
                                <w:bottom w:val="none" w:sz="0" w:space="0" w:color="auto"/>
                                <w:right w:val="none" w:sz="0" w:space="0" w:color="auto"/>
                              </w:divBdr>
                              <w:divsChild>
                                <w:div w:id="416710093">
                                  <w:marLeft w:val="0"/>
                                  <w:marRight w:val="0"/>
                                  <w:marTop w:val="0"/>
                                  <w:marBottom w:val="0"/>
                                  <w:divBdr>
                                    <w:top w:val="none" w:sz="0" w:space="0" w:color="auto"/>
                                    <w:left w:val="none" w:sz="0" w:space="0" w:color="auto"/>
                                    <w:bottom w:val="none" w:sz="0" w:space="0" w:color="auto"/>
                                    <w:right w:val="none" w:sz="0" w:space="0" w:color="auto"/>
                                  </w:divBdr>
                                  <w:divsChild>
                                    <w:div w:id="67013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4929328">
          <w:marLeft w:val="0"/>
          <w:marRight w:val="0"/>
          <w:marTop w:val="0"/>
          <w:marBottom w:val="0"/>
          <w:divBdr>
            <w:top w:val="none" w:sz="0" w:space="0" w:color="auto"/>
            <w:left w:val="none" w:sz="0" w:space="0" w:color="auto"/>
            <w:bottom w:val="none" w:sz="0" w:space="0" w:color="auto"/>
            <w:right w:val="none" w:sz="0" w:space="0" w:color="auto"/>
          </w:divBdr>
          <w:divsChild>
            <w:div w:id="575824222">
              <w:marLeft w:val="0"/>
              <w:marRight w:val="0"/>
              <w:marTop w:val="0"/>
              <w:marBottom w:val="0"/>
              <w:divBdr>
                <w:top w:val="none" w:sz="0" w:space="0" w:color="auto"/>
                <w:left w:val="none" w:sz="0" w:space="0" w:color="auto"/>
                <w:bottom w:val="none" w:sz="0" w:space="0" w:color="auto"/>
                <w:right w:val="none" w:sz="0" w:space="0" w:color="auto"/>
              </w:divBdr>
              <w:divsChild>
                <w:div w:id="17390906">
                  <w:marLeft w:val="0"/>
                  <w:marRight w:val="0"/>
                  <w:marTop w:val="0"/>
                  <w:marBottom w:val="0"/>
                  <w:divBdr>
                    <w:top w:val="none" w:sz="0" w:space="0" w:color="auto"/>
                    <w:left w:val="none" w:sz="0" w:space="0" w:color="auto"/>
                    <w:bottom w:val="none" w:sz="0" w:space="0" w:color="auto"/>
                    <w:right w:val="none" w:sz="0" w:space="0" w:color="auto"/>
                  </w:divBdr>
                  <w:divsChild>
                    <w:div w:id="1278607834">
                      <w:marLeft w:val="0"/>
                      <w:marRight w:val="0"/>
                      <w:marTop w:val="0"/>
                      <w:marBottom w:val="0"/>
                      <w:divBdr>
                        <w:top w:val="none" w:sz="0" w:space="0" w:color="auto"/>
                        <w:left w:val="none" w:sz="0" w:space="0" w:color="auto"/>
                        <w:bottom w:val="none" w:sz="0" w:space="0" w:color="auto"/>
                        <w:right w:val="none" w:sz="0" w:space="0" w:color="auto"/>
                      </w:divBdr>
                      <w:divsChild>
                        <w:div w:id="407459511">
                          <w:marLeft w:val="0"/>
                          <w:marRight w:val="0"/>
                          <w:marTop w:val="0"/>
                          <w:marBottom w:val="0"/>
                          <w:divBdr>
                            <w:top w:val="none" w:sz="0" w:space="0" w:color="auto"/>
                            <w:left w:val="none" w:sz="0" w:space="0" w:color="auto"/>
                            <w:bottom w:val="none" w:sz="0" w:space="0" w:color="auto"/>
                            <w:right w:val="none" w:sz="0" w:space="0" w:color="auto"/>
                          </w:divBdr>
                          <w:divsChild>
                            <w:div w:id="376858812">
                              <w:marLeft w:val="0"/>
                              <w:marRight w:val="0"/>
                              <w:marTop w:val="0"/>
                              <w:marBottom w:val="0"/>
                              <w:divBdr>
                                <w:top w:val="none" w:sz="0" w:space="0" w:color="auto"/>
                                <w:left w:val="none" w:sz="0" w:space="0" w:color="auto"/>
                                <w:bottom w:val="none" w:sz="0" w:space="0" w:color="auto"/>
                                <w:right w:val="none" w:sz="0" w:space="0" w:color="auto"/>
                              </w:divBdr>
                              <w:divsChild>
                                <w:div w:id="1304695950">
                                  <w:marLeft w:val="0"/>
                                  <w:marRight w:val="0"/>
                                  <w:marTop w:val="0"/>
                                  <w:marBottom w:val="0"/>
                                  <w:divBdr>
                                    <w:top w:val="none" w:sz="0" w:space="0" w:color="auto"/>
                                    <w:left w:val="none" w:sz="0" w:space="0" w:color="auto"/>
                                    <w:bottom w:val="none" w:sz="0" w:space="0" w:color="auto"/>
                                    <w:right w:val="none" w:sz="0" w:space="0" w:color="auto"/>
                                  </w:divBdr>
                                  <w:divsChild>
                                    <w:div w:id="1393775837">
                                      <w:marLeft w:val="0"/>
                                      <w:marRight w:val="0"/>
                                      <w:marTop w:val="0"/>
                                      <w:marBottom w:val="0"/>
                                      <w:divBdr>
                                        <w:top w:val="none" w:sz="0" w:space="0" w:color="auto"/>
                                        <w:left w:val="none" w:sz="0" w:space="0" w:color="auto"/>
                                        <w:bottom w:val="none" w:sz="0" w:space="0" w:color="auto"/>
                                        <w:right w:val="none" w:sz="0" w:space="0" w:color="auto"/>
                                      </w:divBdr>
                                      <w:divsChild>
                                        <w:div w:id="14724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207392">
          <w:marLeft w:val="0"/>
          <w:marRight w:val="0"/>
          <w:marTop w:val="0"/>
          <w:marBottom w:val="0"/>
          <w:divBdr>
            <w:top w:val="none" w:sz="0" w:space="0" w:color="auto"/>
            <w:left w:val="none" w:sz="0" w:space="0" w:color="auto"/>
            <w:bottom w:val="none" w:sz="0" w:space="0" w:color="auto"/>
            <w:right w:val="none" w:sz="0" w:space="0" w:color="auto"/>
          </w:divBdr>
          <w:divsChild>
            <w:div w:id="135421438">
              <w:marLeft w:val="0"/>
              <w:marRight w:val="0"/>
              <w:marTop w:val="0"/>
              <w:marBottom w:val="0"/>
              <w:divBdr>
                <w:top w:val="none" w:sz="0" w:space="0" w:color="auto"/>
                <w:left w:val="none" w:sz="0" w:space="0" w:color="auto"/>
                <w:bottom w:val="none" w:sz="0" w:space="0" w:color="auto"/>
                <w:right w:val="none" w:sz="0" w:space="0" w:color="auto"/>
              </w:divBdr>
              <w:divsChild>
                <w:div w:id="356587265">
                  <w:marLeft w:val="0"/>
                  <w:marRight w:val="0"/>
                  <w:marTop w:val="0"/>
                  <w:marBottom w:val="0"/>
                  <w:divBdr>
                    <w:top w:val="none" w:sz="0" w:space="0" w:color="auto"/>
                    <w:left w:val="none" w:sz="0" w:space="0" w:color="auto"/>
                    <w:bottom w:val="none" w:sz="0" w:space="0" w:color="auto"/>
                    <w:right w:val="none" w:sz="0" w:space="0" w:color="auto"/>
                  </w:divBdr>
                </w:div>
                <w:div w:id="1727297558">
                  <w:marLeft w:val="0"/>
                  <w:marRight w:val="0"/>
                  <w:marTop w:val="0"/>
                  <w:marBottom w:val="0"/>
                  <w:divBdr>
                    <w:top w:val="none" w:sz="0" w:space="0" w:color="auto"/>
                    <w:left w:val="none" w:sz="0" w:space="0" w:color="auto"/>
                    <w:bottom w:val="none" w:sz="0" w:space="0" w:color="auto"/>
                    <w:right w:val="none" w:sz="0" w:space="0" w:color="auto"/>
                  </w:divBdr>
                  <w:divsChild>
                    <w:div w:id="36071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837868">
          <w:marLeft w:val="0"/>
          <w:marRight w:val="0"/>
          <w:marTop w:val="0"/>
          <w:marBottom w:val="0"/>
          <w:divBdr>
            <w:top w:val="none" w:sz="0" w:space="0" w:color="auto"/>
            <w:left w:val="none" w:sz="0" w:space="0" w:color="auto"/>
            <w:bottom w:val="none" w:sz="0" w:space="0" w:color="auto"/>
            <w:right w:val="none" w:sz="0" w:space="0" w:color="auto"/>
          </w:divBdr>
          <w:divsChild>
            <w:div w:id="1885366746">
              <w:marLeft w:val="0"/>
              <w:marRight w:val="0"/>
              <w:marTop w:val="0"/>
              <w:marBottom w:val="0"/>
              <w:divBdr>
                <w:top w:val="none" w:sz="0" w:space="0" w:color="auto"/>
                <w:left w:val="none" w:sz="0" w:space="0" w:color="auto"/>
                <w:bottom w:val="none" w:sz="0" w:space="0" w:color="auto"/>
                <w:right w:val="none" w:sz="0" w:space="0" w:color="auto"/>
              </w:divBdr>
              <w:divsChild>
                <w:div w:id="22100612">
                  <w:marLeft w:val="0"/>
                  <w:marRight w:val="0"/>
                  <w:marTop w:val="0"/>
                  <w:marBottom w:val="0"/>
                  <w:divBdr>
                    <w:top w:val="none" w:sz="0" w:space="0" w:color="auto"/>
                    <w:left w:val="none" w:sz="0" w:space="0" w:color="auto"/>
                    <w:bottom w:val="none" w:sz="0" w:space="0" w:color="auto"/>
                    <w:right w:val="none" w:sz="0" w:space="0" w:color="auto"/>
                  </w:divBdr>
                  <w:divsChild>
                    <w:div w:id="986082458">
                      <w:marLeft w:val="0"/>
                      <w:marRight w:val="0"/>
                      <w:marTop w:val="0"/>
                      <w:marBottom w:val="0"/>
                      <w:divBdr>
                        <w:top w:val="none" w:sz="0" w:space="0" w:color="auto"/>
                        <w:left w:val="none" w:sz="0" w:space="0" w:color="auto"/>
                        <w:bottom w:val="none" w:sz="0" w:space="0" w:color="auto"/>
                        <w:right w:val="none" w:sz="0" w:space="0" w:color="auto"/>
                      </w:divBdr>
                      <w:divsChild>
                        <w:div w:id="738096312">
                          <w:marLeft w:val="0"/>
                          <w:marRight w:val="0"/>
                          <w:marTop w:val="0"/>
                          <w:marBottom w:val="0"/>
                          <w:divBdr>
                            <w:top w:val="none" w:sz="0" w:space="0" w:color="auto"/>
                            <w:left w:val="none" w:sz="0" w:space="0" w:color="auto"/>
                            <w:bottom w:val="none" w:sz="0" w:space="0" w:color="auto"/>
                            <w:right w:val="none" w:sz="0" w:space="0" w:color="auto"/>
                          </w:divBdr>
                          <w:divsChild>
                            <w:div w:id="1810049038">
                              <w:marLeft w:val="0"/>
                              <w:marRight w:val="0"/>
                              <w:marTop w:val="0"/>
                              <w:marBottom w:val="0"/>
                              <w:divBdr>
                                <w:top w:val="none" w:sz="0" w:space="0" w:color="auto"/>
                                <w:left w:val="none" w:sz="0" w:space="0" w:color="auto"/>
                                <w:bottom w:val="none" w:sz="0" w:space="0" w:color="auto"/>
                                <w:right w:val="none" w:sz="0" w:space="0" w:color="auto"/>
                              </w:divBdr>
                              <w:divsChild>
                                <w:div w:id="251016415">
                                  <w:marLeft w:val="0"/>
                                  <w:marRight w:val="0"/>
                                  <w:marTop w:val="0"/>
                                  <w:marBottom w:val="0"/>
                                  <w:divBdr>
                                    <w:top w:val="none" w:sz="0" w:space="0" w:color="auto"/>
                                    <w:left w:val="none" w:sz="0" w:space="0" w:color="auto"/>
                                    <w:bottom w:val="none" w:sz="0" w:space="0" w:color="auto"/>
                                    <w:right w:val="none" w:sz="0" w:space="0" w:color="auto"/>
                                  </w:divBdr>
                                  <w:divsChild>
                                    <w:div w:id="218438224">
                                      <w:marLeft w:val="0"/>
                                      <w:marRight w:val="0"/>
                                      <w:marTop w:val="0"/>
                                      <w:marBottom w:val="0"/>
                                      <w:divBdr>
                                        <w:top w:val="none" w:sz="0" w:space="0" w:color="auto"/>
                                        <w:left w:val="none" w:sz="0" w:space="0" w:color="auto"/>
                                        <w:bottom w:val="none" w:sz="0" w:space="0" w:color="auto"/>
                                        <w:right w:val="none" w:sz="0" w:space="0" w:color="auto"/>
                                      </w:divBdr>
                                      <w:divsChild>
                                        <w:div w:id="550382575">
                                          <w:marLeft w:val="0"/>
                                          <w:marRight w:val="0"/>
                                          <w:marTop w:val="0"/>
                                          <w:marBottom w:val="0"/>
                                          <w:divBdr>
                                            <w:top w:val="none" w:sz="0" w:space="0" w:color="auto"/>
                                            <w:left w:val="none" w:sz="0" w:space="0" w:color="auto"/>
                                            <w:bottom w:val="none" w:sz="0" w:space="0" w:color="auto"/>
                                            <w:right w:val="none" w:sz="0" w:space="0" w:color="auto"/>
                                          </w:divBdr>
                                          <w:divsChild>
                                            <w:div w:id="1086264803">
                                              <w:marLeft w:val="0"/>
                                              <w:marRight w:val="0"/>
                                              <w:marTop w:val="0"/>
                                              <w:marBottom w:val="0"/>
                                              <w:divBdr>
                                                <w:top w:val="none" w:sz="0" w:space="0" w:color="auto"/>
                                                <w:left w:val="none" w:sz="0" w:space="0" w:color="auto"/>
                                                <w:bottom w:val="none" w:sz="0" w:space="0" w:color="auto"/>
                                                <w:right w:val="none" w:sz="0" w:space="0" w:color="auto"/>
                                              </w:divBdr>
                                            </w:div>
                                            <w:div w:id="1367363608">
                                              <w:marLeft w:val="0"/>
                                              <w:marRight w:val="0"/>
                                              <w:marTop w:val="0"/>
                                              <w:marBottom w:val="0"/>
                                              <w:divBdr>
                                                <w:top w:val="none" w:sz="0" w:space="0" w:color="auto"/>
                                                <w:left w:val="none" w:sz="0" w:space="0" w:color="auto"/>
                                                <w:bottom w:val="none" w:sz="0" w:space="0" w:color="auto"/>
                                                <w:right w:val="none" w:sz="0" w:space="0" w:color="auto"/>
                                              </w:divBdr>
                                              <w:divsChild>
                                                <w:div w:id="1248686327">
                                                  <w:marLeft w:val="0"/>
                                                  <w:marRight w:val="0"/>
                                                  <w:marTop w:val="0"/>
                                                  <w:marBottom w:val="0"/>
                                                  <w:divBdr>
                                                    <w:top w:val="none" w:sz="0" w:space="0" w:color="auto"/>
                                                    <w:left w:val="none" w:sz="0" w:space="0" w:color="auto"/>
                                                    <w:bottom w:val="none" w:sz="0" w:space="0" w:color="auto"/>
                                                    <w:right w:val="none" w:sz="0" w:space="0" w:color="auto"/>
                                                  </w:divBdr>
                                                  <w:divsChild>
                                                    <w:div w:id="180080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9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133980">
                          <w:marLeft w:val="0"/>
                          <w:marRight w:val="0"/>
                          <w:marTop w:val="0"/>
                          <w:marBottom w:val="0"/>
                          <w:divBdr>
                            <w:top w:val="none" w:sz="0" w:space="0" w:color="auto"/>
                            <w:left w:val="none" w:sz="0" w:space="0" w:color="auto"/>
                            <w:bottom w:val="none" w:sz="0" w:space="0" w:color="auto"/>
                            <w:right w:val="none" w:sz="0" w:space="0" w:color="auto"/>
                          </w:divBdr>
                          <w:divsChild>
                            <w:div w:id="1992754829">
                              <w:marLeft w:val="0"/>
                              <w:marRight w:val="0"/>
                              <w:marTop w:val="0"/>
                              <w:marBottom w:val="0"/>
                              <w:divBdr>
                                <w:top w:val="none" w:sz="0" w:space="0" w:color="auto"/>
                                <w:left w:val="none" w:sz="0" w:space="0" w:color="auto"/>
                                <w:bottom w:val="none" w:sz="0" w:space="0" w:color="auto"/>
                                <w:right w:val="none" w:sz="0" w:space="0" w:color="auto"/>
                              </w:divBdr>
                              <w:divsChild>
                                <w:div w:id="580526789">
                                  <w:marLeft w:val="0"/>
                                  <w:marRight w:val="0"/>
                                  <w:marTop w:val="0"/>
                                  <w:marBottom w:val="0"/>
                                  <w:divBdr>
                                    <w:top w:val="none" w:sz="0" w:space="0" w:color="auto"/>
                                    <w:left w:val="none" w:sz="0" w:space="0" w:color="auto"/>
                                    <w:bottom w:val="none" w:sz="0" w:space="0" w:color="auto"/>
                                    <w:right w:val="none" w:sz="0" w:space="0" w:color="auto"/>
                                  </w:divBdr>
                                  <w:divsChild>
                                    <w:div w:id="18527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773777">
                  <w:marLeft w:val="0"/>
                  <w:marRight w:val="0"/>
                  <w:marTop w:val="0"/>
                  <w:marBottom w:val="0"/>
                  <w:divBdr>
                    <w:top w:val="none" w:sz="0" w:space="0" w:color="auto"/>
                    <w:left w:val="none" w:sz="0" w:space="0" w:color="auto"/>
                    <w:bottom w:val="none" w:sz="0" w:space="0" w:color="auto"/>
                    <w:right w:val="none" w:sz="0" w:space="0" w:color="auto"/>
                  </w:divBdr>
                  <w:divsChild>
                    <w:div w:id="545069298">
                      <w:marLeft w:val="0"/>
                      <w:marRight w:val="0"/>
                      <w:marTop w:val="0"/>
                      <w:marBottom w:val="0"/>
                      <w:divBdr>
                        <w:top w:val="none" w:sz="0" w:space="0" w:color="auto"/>
                        <w:left w:val="none" w:sz="0" w:space="0" w:color="auto"/>
                        <w:bottom w:val="none" w:sz="0" w:space="0" w:color="auto"/>
                        <w:right w:val="none" w:sz="0" w:space="0" w:color="auto"/>
                      </w:divBdr>
                      <w:divsChild>
                        <w:div w:id="367535030">
                          <w:marLeft w:val="0"/>
                          <w:marRight w:val="0"/>
                          <w:marTop w:val="0"/>
                          <w:marBottom w:val="0"/>
                          <w:divBdr>
                            <w:top w:val="none" w:sz="0" w:space="0" w:color="auto"/>
                            <w:left w:val="none" w:sz="0" w:space="0" w:color="auto"/>
                            <w:bottom w:val="none" w:sz="0" w:space="0" w:color="auto"/>
                            <w:right w:val="none" w:sz="0" w:space="0" w:color="auto"/>
                          </w:divBdr>
                          <w:divsChild>
                            <w:div w:id="1604681691">
                              <w:marLeft w:val="0"/>
                              <w:marRight w:val="0"/>
                              <w:marTop w:val="0"/>
                              <w:marBottom w:val="0"/>
                              <w:divBdr>
                                <w:top w:val="none" w:sz="0" w:space="0" w:color="auto"/>
                                <w:left w:val="none" w:sz="0" w:space="0" w:color="auto"/>
                                <w:bottom w:val="none" w:sz="0" w:space="0" w:color="auto"/>
                                <w:right w:val="none" w:sz="0" w:space="0" w:color="auto"/>
                              </w:divBdr>
                              <w:divsChild>
                                <w:div w:id="204454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9762578">
      <w:bodyDiv w:val="1"/>
      <w:marLeft w:val="0"/>
      <w:marRight w:val="0"/>
      <w:marTop w:val="0"/>
      <w:marBottom w:val="0"/>
      <w:divBdr>
        <w:top w:val="none" w:sz="0" w:space="0" w:color="auto"/>
        <w:left w:val="none" w:sz="0" w:space="0" w:color="auto"/>
        <w:bottom w:val="none" w:sz="0" w:space="0" w:color="auto"/>
        <w:right w:val="none" w:sz="0" w:space="0" w:color="auto"/>
      </w:divBdr>
    </w:div>
    <w:div w:id="1056854126">
      <w:bodyDiv w:val="1"/>
      <w:marLeft w:val="0"/>
      <w:marRight w:val="0"/>
      <w:marTop w:val="0"/>
      <w:marBottom w:val="0"/>
      <w:divBdr>
        <w:top w:val="none" w:sz="0" w:space="0" w:color="auto"/>
        <w:left w:val="none" w:sz="0" w:space="0" w:color="auto"/>
        <w:bottom w:val="none" w:sz="0" w:space="0" w:color="auto"/>
        <w:right w:val="none" w:sz="0" w:space="0" w:color="auto"/>
      </w:divBdr>
    </w:div>
    <w:div w:id="1061440309">
      <w:bodyDiv w:val="1"/>
      <w:marLeft w:val="0"/>
      <w:marRight w:val="0"/>
      <w:marTop w:val="0"/>
      <w:marBottom w:val="0"/>
      <w:divBdr>
        <w:top w:val="none" w:sz="0" w:space="0" w:color="auto"/>
        <w:left w:val="none" w:sz="0" w:space="0" w:color="auto"/>
        <w:bottom w:val="none" w:sz="0" w:space="0" w:color="auto"/>
        <w:right w:val="none" w:sz="0" w:space="0" w:color="auto"/>
      </w:divBdr>
    </w:div>
    <w:div w:id="1062287156">
      <w:bodyDiv w:val="1"/>
      <w:marLeft w:val="0"/>
      <w:marRight w:val="0"/>
      <w:marTop w:val="0"/>
      <w:marBottom w:val="0"/>
      <w:divBdr>
        <w:top w:val="none" w:sz="0" w:space="0" w:color="auto"/>
        <w:left w:val="none" w:sz="0" w:space="0" w:color="auto"/>
        <w:bottom w:val="none" w:sz="0" w:space="0" w:color="auto"/>
        <w:right w:val="none" w:sz="0" w:space="0" w:color="auto"/>
      </w:divBdr>
    </w:div>
    <w:div w:id="1087969639">
      <w:bodyDiv w:val="1"/>
      <w:marLeft w:val="0"/>
      <w:marRight w:val="0"/>
      <w:marTop w:val="0"/>
      <w:marBottom w:val="0"/>
      <w:divBdr>
        <w:top w:val="none" w:sz="0" w:space="0" w:color="auto"/>
        <w:left w:val="none" w:sz="0" w:space="0" w:color="auto"/>
        <w:bottom w:val="none" w:sz="0" w:space="0" w:color="auto"/>
        <w:right w:val="none" w:sz="0" w:space="0" w:color="auto"/>
      </w:divBdr>
    </w:div>
    <w:div w:id="1097603944">
      <w:bodyDiv w:val="1"/>
      <w:marLeft w:val="0"/>
      <w:marRight w:val="0"/>
      <w:marTop w:val="0"/>
      <w:marBottom w:val="0"/>
      <w:divBdr>
        <w:top w:val="none" w:sz="0" w:space="0" w:color="auto"/>
        <w:left w:val="none" w:sz="0" w:space="0" w:color="auto"/>
        <w:bottom w:val="none" w:sz="0" w:space="0" w:color="auto"/>
        <w:right w:val="none" w:sz="0" w:space="0" w:color="auto"/>
      </w:divBdr>
    </w:div>
    <w:div w:id="1106774682">
      <w:bodyDiv w:val="1"/>
      <w:marLeft w:val="0"/>
      <w:marRight w:val="0"/>
      <w:marTop w:val="0"/>
      <w:marBottom w:val="0"/>
      <w:divBdr>
        <w:top w:val="none" w:sz="0" w:space="0" w:color="auto"/>
        <w:left w:val="none" w:sz="0" w:space="0" w:color="auto"/>
        <w:bottom w:val="none" w:sz="0" w:space="0" w:color="auto"/>
        <w:right w:val="none" w:sz="0" w:space="0" w:color="auto"/>
      </w:divBdr>
    </w:div>
    <w:div w:id="1184174133">
      <w:bodyDiv w:val="1"/>
      <w:marLeft w:val="0"/>
      <w:marRight w:val="0"/>
      <w:marTop w:val="0"/>
      <w:marBottom w:val="0"/>
      <w:divBdr>
        <w:top w:val="none" w:sz="0" w:space="0" w:color="auto"/>
        <w:left w:val="none" w:sz="0" w:space="0" w:color="auto"/>
        <w:bottom w:val="none" w:sz="0" w:space="0" w:color="auto"/>
        <w:right w:val="none" w:sz="0" w:space="0" w:color="auto"/>
      </w:divBdr>
    </w:div>
    <w:div w:id="1189952506">
      <w:bodyDiv w:val="1"/>
      <w:marLeft w:val="0"/>
      <w:marRight w:val="0"/>
      <w:marTop w:val="0"/>
      <w:marBottom w:val="0"/>
      <w:divBdr>
        <w:top w:val="none" w:sz="0" w:space="0" w:color="auto"/>
        <w:left w:val="none" w:sz="0" w:space="0" w:color="auto"/>
        <w:bottom w:val="none" w:sz="0" w:space="0" w:color="auto"/>
        <w:right w:val="none" w:sz="0" w:space="0" w:color="auto"/>
      </w:divBdr>
    </w:div>
    <w:div w:id="1195924124">
      <w:bodyDiv w:val="1"/>
      <w:marLeft w:val="0"/>
      <w:marRight w:val="0"/>
      <w:marTop w:val="0"/>
      <w:marBottom w:val="0"/>
      <w:divBdr>
        <w:top w:val="none" w:sz="0" w:space="0" w:color="auto"/>
        <w:left w:val="none" w:sz="0" w:space="0" w:color="auto"/>
        <w:bottom w:val="none" w:sz="0" w:space="0" w:color="auto"/>
        <w:right w:val="none" w:sz="0" w:space="0" w:color="auto"/>
      </w:divBdr>
    </w:div>
    <w:div w:id="1220556447">
      <w:bodyDiv w:val="1"/>
      <w:marLeft w:val="0"/>
      <w:marRight w:val="0"/>
      <w:marTop w:val="0"/>
      <w:marBottom w:val="0"/>
      <w:divBdr>
        <w:top w:val="none" w:sz="0" w:space="0" w:color="auto"/>
        <w:left w:val="none" w:sz="0" w:space="0" w:color="auto"/>
        <w:bottom w:val="none" w:sz="0" w:space="0" w:color="auto"/>
        <w:right w:val="none" w:sz="0" w:space="0" w:color="auto"/>
      </w:divBdr>
    </w:div>
    <w:div w:id="1224100966">
      <w:bodyDiv w:val="1"/>
      <w:marLeft w:val="0"/>
      <w:marRight w:val="0"/>
      <w:marTop w:val="0"/>
      <w:marBottom w:val="0"/>
      <w:divBdr>
        <w:top w:val="none" w:sz="0" w:space="0" w:color="auto"/>
        <w:left w:val="none" w:sz="0" w:space="0" w:color="auto"/>
        <w:bottom w:val="none" w:sz="0" w:space="0" w:color="auto"/>
        <w:right w:val="none" w:sz="0" w:space="0" w:color="auto"/>
      </w:divBdr>
    </w:div>
    <w:div w:id="1224609560">
      <w:bodyDiv w:val="1"/>
      <w:marLeft w:val="0"/>
      <w:marRight w:val="0"/>
      <w:marTop w:val="0"/>
      <w:marBottom w:val="0"/>
      <w:divBdr>
        <w:top w:val="none" w:sz="0" w:space="0" w:color="auto"/>
        <w:left w:val="none" w:sz="0" w:space="0" w:color="auto"/>
        <w:bottom w:val="none" w:sz="0" w:space="0" w:color="auto"/>
        <w:right w:val="none" w:sz="0" w:space="0" w:color="auto"/>
      </w:divBdr>
    </w:div>
    <w:div w:id="1231961251">
      <w:bodyDiv w:val="1"/>
      <w:marLeft w:val="0"/>
      <w:marRight w:val="0"/>
      <w:marTop w:val="0"/>
      <w:marBottom w:val="0"/>
      <w:divBdr>
        <w:top w:val="none" w:sz="0" w:space="0" w:color="auto"/>
        <w:left w:val="none" w:sz="0" w:space="0" w:color="auto"/>
        <w:bottom w:val="none" w:sz="0" w:space="0" w:color="auto"/>
        <w:right w:val="none" w:sz="0" w:space="0" w:color="auto"/>
      </w:divBdr>
    </w:div>
    <w:div w:id="1234197910">
      <w:bodyDiv w:val="1"/>
      <w:marLeft w:val="0"/>
      <w:marRight w:val="0"/>
      <w:marTop w:val="0"/>
      <w:marBottom w:val="0"/>
      <w:divBdr>
        <w:top w:val="none" w:sz="0" w:space="0" w:color="auto"/>
        <w:left w:val="none" w:sz="0" w:space="0" w:color="auto"/>
        <w:bottom w:val="none" w:sz="0" w:space="0" w:color="auto"/>
        <w:right w:val="none" w:sz="0" w:space="0" w:color="auto"/>
      </w:divBdr>
    </w:div>
    <w:div w:id="1235508439">
      <w:bodyDiv w:val="1"/>
      <w:marLeft w:val="0"/>
      <w:marRight w:val="0"/>
      <w:marTop w:val="0"/>
      <w:marBottom w:val="0"/>
      <w:divBdr>
        <w:top w:val="none" w:sz="0" w:space="0" w:color="auto"/>
        <w:left w:val="none" w:sz="0" w:space="0" w:color="auto"/>
        <w:bottom w:val="none" w:sz="0" w:space="0" w:color="auto"/>
        <w:right w:val="none" w:sz="0" w:space="0" w:color="auto"/>
      </w:divBdr>
    </w:div>
    <w:div w:id="1244141635">
      <w:bodyDiv w:val="1"/>
      <w:marLeft w:val="0"/>
      <w:marRight w:val="0"/>
      <w:marTop w:val="0"/>
      <w:marBottom w:val="0"/>
      <w:divBdr>
        <w:top w:val="none" w:sz="0" w:space="0" w:color="auto"/>
        <w:left w:val="none" w:sz="0" w:space="0" w:color="auto"/>
        <w:bottom w:val="none" w:sz="0" w:space="0" w:color="auto"/>
        <w:right w:val="none" w:sz="0" w:space="0" w:color="auto"/>
      </w:divBdr>
    </w:div>
    <w:div w:id="1244687041">
      <w:bodyDiv w:val="1"/>
      <w:marLeft w:val="0"/>
      <w:marRight w:val="0"/>
      <w:marTop w:val="0"/>
      <w:marBottom w:val="0"/>
      <w:divBdr>
        <w:top w:val="none" w:sz="0" w:space="0" w:color="auto"/>
        <w:left w:val="none" w:sz="0" w:space="0" w:color="auto"/>
        <w:bottom w:val="none" w:sz="0" w:space="0" w:color="auto"/>
        <w:right w:val="none" w:sz="0" w:space="0" w:color="auto"/>
      </w:divBdr>
    </w:div>
    <w:div w:id="1250889245">
      <w:bodyDiv w:val="1"/>
      <w:marLeft w:val="0"/>
      <w:marRight w:val="0"/>
      <w:marTop w:val="0"/>
      <w:marBottom w:val="0"/>
      <w:divBdr>
        <w:top w:val="none" w:sz="0" w:space="0" w:color="auto"/>
        <w:left w:val="none" w:sz="0" w:space="0" w:color="auto"/>
        <w:bottom w:val="none" w:sz="0" w:space="0" w:color="auto"/>
        <w:right w:val="none" w:sz="0" w:space="0" w:color="auto"/>
      </w:divBdr>
    </w:div>
    <w:div w:id="1254515600">
      <w:bodyDiv w:val="1"/>
      <w:marLeft w:val="0"/>
      <w:marRight w:val="0"/>
      <w:marTop w:val="0"/>
      <w:marBottom w:val="0"/>
      <w:divBdr>
        <w:top w:val="none" w:sz="0" w:space="0" w:color="auto"/>
        <w:left w:val="none" w:sz="0" w:space="0" w:color="auto"/>
        <w:bottom w:val="none" w:sz="0" w:space="0" w:color="auto"/>
        <w:right w:val="none" w:sz="0" w:space="0" w:color="auto"/>
      </w:divBdr>
    </w:div>
    <w:div w:id="1277373213">
      <w:bodyDiv w:val="1"/>
      <w:marLeft w:val="0"/>
      <w:marRight w:val="0"/>
      <w:marTop w:val="0"/>
      <w:marBottom w:val="0"/>
      <w:divBdr>
        <w:top w:val="none" w:sz="0" w:space="0" w:color="auto"/>
        <w:left w:val="none" w:sz="0" w:space="0" w:color="auto"/>
        <w:bottom w:val="none" w:sz="0" w:space="0" w:color="auto"/>
        <w:right w:val="none" w:sz="0" w:space="0" w:color="auto"/>
      </w:divBdr>
    </w:div>
    <w:div w:id="1280330765">
      <w:bodyDiv w:val="1"/>
      <w:marLeft w:val="0"/>
      <w:marRight w:val="0"/>
      <w:marTop w:val="0"/>
      <w:marBottom w:val="0"/>
      <w:divBdr>
        <w:top w:val="none" w:sz="0" w:space="0" w:color="auto"/>
        <w:left w:val="none" w:sz="0" w:space="0" w:color="auto"/>
        <w:bottom w:val="none" w:sz="0" w:space="0" w:color="auto"/>
        <w:right w:val="none" w:sz="0" w:space="0" w:color="auto"/>
      </w:divBdr>
    </w:div>
    <w:div w:id="1283027975">
      <w:bodyDiv w:val="1"/>
      <w:marLeft w:val="0"/>
      <w:marRight w:val="0"/>
      <w:marTop w:val="0"/>
      <w:marBottom w:val="0"/>
      <w:divBdr>
        <w:top w:val="none" w:sz="0" w:space="0" w:color="auto"/>
        <w:left w:val="none" w:sz="0" w:space="0" w:color="auto"/>
        <w:bottom w:val="none" w:sz="0" w:space="0" w:color="auto"/>
        <w:right w:val="none" w:sz="0" w:space="0" w:color="auto"/>
      </w:divBdr>
    </w:div>
    <w:div w:id="1290162309">
      <w:bodyDiv w:val="1"/>
      <w:marLeft w:val="0"/>
      <w:marRight w:val="0"/>
      <w:marTop w:val="0"/>
      <w:marBottom w:val="0"/>
      <w:divBdr>
        <w:top w:val="none" w:sz="0" w:space="0" w:color="auto"/>
        <w:left w:val="none" w:sz="0" w:space="0" w:color="auto"/>
        <w:bottom w:val="none" w:sz="0" w:space="0" w:color="auto"/>
        <w:right w:val="none" w:sz="0" w:space="0" w:color="auto"/>
      </w:divBdr>
    </w:div>
    <w:div w:id="1322809382">
      <w:bodyDiv w:val="1"/>
      <w:marLeft w:val="0"/>
      <w:marRight w:val="0"/>
      <w:marTop w:val="0"/>
      <w:marBottom w:val="0"/>
      <w:divBdr>
        <w:top w:val="none" w:sz="0" w:space="0" w:color="auto"/>
        <w:left w:val="none" w:sz="0" w:space="0" w:color="auto"/>
        <w:bottom w:val="none" w:sz="0" w:space="0" w:color="auto"/>
        <w:right w:val="none" w:sz="0" w:space="0" w:color="auto"/>
      </w:divBdr>
    </w:div>
    <w:div w:id="1334145525">
      <w:bodyDiv w:val="1"/>
      <w:marLeft w:val="0"/>
      <w:marRight w:val="0"/>
      <w:marTop w:val="0"/>
      <w:marBottom w:val="0"/>
      <w:divBdr>
        <w:top w:val="none" w:sz="0" w:space="0" w:color="auto"/>
        <w:left w:val="none" w:sz="0" w:space="0" w:color="auto"/>
        <w:bottom w:val="none" w:sz="0" w:space="0" w:color="auto"/>
        <w:right w:val="none" w:sz="0" w:space="0" w:color="auto"/>
      </w:divBdr>
    </w:div>
    <w:div w:id="1371031139">
      <w:bodyDiv w:val="1"/>
      <w:marLeft w:val="0"/>
      <w:marRight w:val="0"/>
      <w:marTop w:val="0"/>
      <w:marBottom w:val="0"/>
      <w:divBdr>
        <w:top w:val="none" w:sz="0" w:space="0" w:color="auto"/>
        <w:left w:val="none" w:sz="0" w:space="0" w:color="auto"/>
        <w:bottom w:val="none" w:sz="0" w:space="0" w:color="auto"/>
        <w:right w:val="none" w:sz="0" w:space="0" w:color="auto"/>
      </w:divBdr>
    </w:div>
    <w:div w:id="1386878349">
      <w:bodyDiv w:val="1"/>
      <w:marLeft w:val="0"/>
      <w:marRight w:val="0"/>
      <w:marTop w:val="0"/>
      <w:marBottom w:val="0"/>
      <w:divBdr>
        <w:top w:val="none" w:sz="0" w:space="0" w:color="auto"/>
        <w:left w:val="none" w:sz="0" w:space="0" w:color="auto"/>
        <w:bottom w:val="none" w:sz="0" w:space="0" w:color="auto"/>
        <w:right w:val="none" w:sz="0" w:space="0" w:color="auto"/>
      </w:divBdr>
    </w:div>
    <w:div w:id="1398816512">
      <w:bodyDiv w:val="1"/>
      <w:marLeft w:val="0"/>
      <w:marRight w:val="0"/>
      <w:marTop w:val="0"/>
      <w:marBottom w:val="0"/>
      <w:divBdr>
        <w:top w:val="none" w:sz="0" w:space="0" w:color="auto"/>
        <w:left w:val="none" w:sz="0" w:space="0" w:color="auto"/>
        <w:bottom w:val="none" w:sz="0" w:space="0" w:color="auto"/>
        <w:right w:val="none" w:sz="0" w:space="0" w:color="auto"/>
      </w:divBdr>
    </w:div>
    <w:div w:id="1399397948">
      <w:bodyDiv w:val="1"/>
      <w:marLeft w:val="0"/>
      <w:marRight w:val="0"/>
      <w:marTop w:val="0"/>
      <w:marBottom w:val="0"/>
      <w:divBdr>
        <w:top w:val="none" w:sz="0" w:space="0" w:color="auto"/>
        <w:left w:val="none" w:sz="0" w:space="0" w:color="auto"/>
        <w:bottom w:val="none" w:sz="0" w:space="0" w:color="auto"/>
        <w:right w:val="none" w:sz="0" w:space="0" w:color="auto"/>
      </w:divBdr>
    </w:div>
    <w:div w:id="1423529935">
      <w:bodyDiv w:val="1"/>
      <w:marLeft w:val="0"/>
      <w:marRight w:val="0"/>
      <w:marTop w:val="0"/>
      <w:marBottom w:val="0"/>
      <w:divBdr>
        <w:top w:val="none" w:sz="0" w:space="0" w:color="auto"/>
        <w:left w:val="none" w:sz="0" w:space="0" w:color="auto"/>
        <w:bottom w:val="none" w:sz="0" w:space="0" w:color="auto"/>
        <w:right w:val="none" w:sz="0" w:space="0" w:color="auto"/>
      </w:divBdr>
    </w:div>
    <w:div w:id="1433236455">
      <w:bodyDiv w:val="1"/>
      <w:marLeft w:val="0"/>
      <w:marRight w:val="0"/>
      <w:marTop w:val="0"/>
      <w:marBottom w:val="0"/>
      <w:divBdr>
        <w:top w:val="none" w:sz="0" w:space="0" w:color="auto"/>
        <w:left w:val="none" w:sz="0" w:space="0" w:color="auto"/>
        <w:bottom w:val="none" w:sz="0" w:space="0" w:color="auto"/>
        <w:right w:val="none" w:sz="0" w:space="0" w:color="auto"/>
      </w:divBdr>
    </w:div>
    <w:div w:id="1452671713">
      <w:bodyDiv w:val="1"/>
      <w:marLeft w:val="0"/>
      <w:marRight w:val="0"/>
      <w:marTop w:val="0"/>
      <w:marBottom w:val="0"/>
      <w:divBdr>
        <w:top w:val="none" w:sz="0" w:space="0" w:color="auto"/>
        <w:left w:val="none" w:sz="0" w:space="0" w:color="auto"/>
        <w:bottom w:val="none" w:sz="0" w:space="0" w:color="auto"/>
        <w:right w:val="none" w:sz="0" w:space="0" w:color="auto"/>
      </w:divBdr>
    </w:div>
    <w:div w:id="1454976491">
      <w:bodyDiv w:val="1"/>
      <w:marLeft w:val="0"/>
      <w:marRight w:val="0"/>
      <w:marTop w:val="0"/>
      <w:marBottom w:val="0"/>
      <w:divBdr>
        <w:top w:val="none" w:sz="0" w:space="0" w:color="auto"/>
        <w:left w:val="none" w:sz="0" w:space="0" w:color="auto"/>
        <w:bottom w:val="none" w:sz="0" w:space="0" w:color="auto"/>
        <w:right w:val="none" w:sz="0" w:space="0" w:color="auto"/>
      </w:divBdr>
    </w:div>
    <w:div w:id="1455321366">
      <w:bodyDiv w:val="1"/>
      <w:marLeft w:val="0"/>
      <w:marRight w:val="0"/>
      <w:marTop w:val="0"/>
      <w:marBottom w:val="0"/>
      <w:divBdr>
        <w:top w:val="none" w:sz="0" w:space="0" w:color="auto"/>
        <w:left w:val="none" w:sz="0" w:space="0" w:color="auto"/>
        <w:bottom w:val="none" w:sz="0" w:space="0" w:color="auto"/>
        <w:right w:val="none" w:sz="0" w:space="0" w:color="auto"/>
      </w:divBdr>
    </w:div>
    <w:div w:id="1469275284">
      <w:bodyDiv w:val="1"/>
      <w:marLeft w:val="0"/>
      <w:marRight w:val="0"/>
      <w:marTop w:val="0"/>
      <w:marBottom w:val="0"/>
      <w:divBdr>
        <w:top w:val="none" w:sz="0" w:space="0" w:color="auto"/>
        <w:left w:val="none" w:sz="0" w:space="0" w:color="auto"/>
        <w:bottom w:val="none" w:sz="0" w:space="0" w:color="auto"/>
        <w:right w:val="none" w:sz="0" w:space="0" w:color="auto"/>
      </w:divBdr>
    </w:div>
    <w:div w:id="1494371951">
      <w:bodyDiv w:val="1"/>
      <w:marLeft w:val="0"/>
      <w:marRight w:val="0"/>
      <w:marTop w:val="0"/>
      <w:marBottom w:val="0"/>
      <w:divBdr>
        <w:top w:val="none" w:sz="0" w:space="0" w:color="auto"/>
        <w:left w:val="none" w:sz="0" w:space="0" w:color="auto"/>
        <w:bottom w:val="none" w:sz="0" w:space="0" w:color="auto"/>
        <w:right w:val="none" w:sz="0" w:space="0" w:color="auto"/>
      </w:divBdr>
    </w:div>
    <w:div w:id="1499808825">
      <w:bodyDiv w:val="1"/>
      <w:marLeft w:val="0"/>
      <w:marRight w:val="0"/>
      <w:marTop w:val="0"/>
      <w:marBottom w:val="0"/>
      <w:divBdr>
        <w:top w:val="none" w:sz="0" w:space="0" w:color="auto"/>
        <w:left w:val="none" w:sz="0" w:space="0" w:color="auto"/>
        <w:bottom w:val="none" w:sz="0" w:space="0" w:color="auto"/>
        <w:right w:val="none" w:sz="0" w:space="0" w:color="auto"/>
      </w:divBdr>
    </w:div>
    <w:div w:id="1508329127">
      <w:bodyDiv w:val="1"/>
      <w:marLeft w:val="0"/>
      <w:marRight w:val="0"/>
      <w:marTop w:val="0"/>
      <w:marBottom w:val="0"/>
      <w:divBdr>
        <w:top w:val="none" w:sz="0" w:space="0" w:color="auto"/>
        <w:left w:val="none" w:sz="0" w:space="0" w:color="auto"/>
        <w:bottom w:val="none" w:sz="0" w:space="0" w:color="auto"/>
        <w:right w:val="none" w:sz="0" w:space="0" w:color="auto"/>
      </w:divBdr>
    </w:div>
    <w:div w:id="1518814626">
      <w:bodyDiv w:val="1"/>
      <w:marLeft w:val="0"/>
      <w:marRight w:val="0"/>
      <w:marTop w:val="0"/>
      <w:marBottom w:val="0"/>
      <w:divBdr>
        <w:top w:val="none" w:sz="0" w:space="0" w:color="auto"/>
        <w:left w:val="none" w:sz="0" w:space="0" w:color="auto"/>
        <w:bottom w:val="none" w:sz="0" w:space="0" w:color="auto"/>
        <w:right w:val="none" w:sz="0" w:space="0" w:color="auto"/>
      </w:divBdr>
    </w:div>
    <w:div w:id="1522087556">
      <w:bodyDiv w:val="1"/>
      <w:marLeft w:val="0"/>
      <w:marRight w:val="0"/>
      <w:marTop w:val="0"/>
      <w:marBottom w:val="0"/>
      <w:divBdr>
        <w:top w:val="none" w:sz="0" w:space="0" w:color="auto"/>
        <w:left w:val="none" w:sz="0" w:space="0" w:color="auto"/>
        <w:bottom w:val="none" w:sz="0" w:space="0" w:color="auto"/>
        <w:right w:val="none" w:sz="0" w:space="0" w:color="auto"/>
      </w:divBdr>
    </w:div>
    <w:div w:id="1522742024">
      <w:bodyDiv w:val="1"/>
      <w:marLeft w:val="0"/>
      <w:marRight w:val="0"/>
      <w:marTop w:val="0"/>
      <w:marBottom w:val="0"/>
      <w:divBdr>
        <w:top w:val="none" w:sz="0" w:space="0" w:color="auto"/>
        <w:left w:val="none" w:sz="0" w:space="0" w:color="auto"/>
        <w:bottom w:val="none" w:sz="0" w:space="0" w:color="auto"/>
        <w:right w:val="none" w:sz="0" w:space="0" w:color="auto"/>
      </w:divBdr>
    </w:div>
    <w:div w:id="1526795767">
      <w:bodyDiv w:val="1"/>
      <w:marLeft w:val="0"/>
      <w:marRight w:val="0"/>
      <w:marTop w:val="0"/>
      <w:marBottom w:val="0"/>
      <w:divBdr>
        <w:top w:val="none" w:sz="0" w:space="0" w:color="auto"/>
        <w:left w:val="none" w:sz="0" w:space="0" w:color="auto"/>
        <w:bottom w:val="none" w:sz="0" w:space="0" w:color="auto"/>
        <w:right w:val="none" w:sz="0" w:space="0" w:color="auto"/>
      </w:divBdr>
    </w:div>
    <w:div w:id="1567952351">
      <w:bodyDiv w:val="1"/>
      <w:marLeft w:val="0"/>
      <w:marRight w:val="0"/>
      <w:marTop w:val="0"/>
      <w:marBottom w:val="0"/>
      <w:divBdr>
        <w:top w:val="none" w:sz="0" w:space="0" w:color="auto"/>
        <w:left w:val="none" w:sz="0" w:space="0" w:color="auto"/>
        <w:bottom w:val="none" w:sz="0" w:space="0" w:color="auto"/>
        <w:right w:val="none" w:sz="0" w:space="0" w:color="auto"/>
      </w:divBdr>
    </w:div>
    <w:div w:id="1598902149">
      <w:bodyDiv w:val="1"/>
      <w:marLeft w:val="0"/>
      <w:marRight w:val="0"/>
      <w:marTop w:val="0"/>
      <w:marBottom w:val="0"/>
      <w:divBdr>
        <w:top w:val="none" w:sz="0" w:space="0" w:color="auto"/>
        <w:left w:val="none" w:sz="0" w:space="0" w:color="auto"/>
        <w:bottom w:val="none" w:sz="0" w:space="0" w:color="auto"/>
        <w:right w:val="none" w:sz="0" w:space="0" w:color="auto"/>
      </w:divBdr>
    </w:div>
    <w:div w:id="1600674034">
      <w:bodyDiv w:val="1"/>
      <w:marLeft w:val="0"/>
      <w:marRight w:val="0"/>
      <w:marTop w:val="0"/>
      <w:marBottom w:val="0"/>
      <w:divBdr>
        <w:top w:val="none" w:sz="0" w:space="0" w:color="auto"/>
        <w:left w:val="none" w:sz="0" w:space="0" w:color="auto"/>
        <w:bottom w:val="none" w:sz="0" w:space="0" w:color="auto"/>
        <w:right w:val="none" w:sz="0" w:space="0" w:color="auto"/>
      </w:divBdr>
    </w:div>
    <w:div w:id="1609122509">
      <w:bodyDiv w:val="1"/>
      <w:marLeft w:val="0"/>
      <w:marRight w:val="0"/>
      <w:marTop w:val="0"/>
      <w:marBottom w:val="0"/>
      <w:divBdr>
        <w:top w:val="none" w:sz="0" w:space="0" w:color="auto"/>
        <w:left w:val="none" w:sz="0" w:space="0" w:color="auto"/>
        <w:bottom w:val="none" w:sz="0" w:space="0" w:color="auto"/>
        <w:right w:val="none" w:sz="0" w:space="0" w:color="auto"/>
      </w:divBdr>
    </w:div>
    <w:div w:id="1610039001">
      <w:bodyDiv w:val="1"/>
      <w:marLeft w:val="0"/>
      <w:marRight w:val="0"/>
      <w:marTop w:val="0"/>
      <w:marBottom w:val="0"/>
      <w:divBdr>
        <w:top w:val="none" w:sz="0" w:space="0" w:color="auto"/>
        <w:left w:val="none" w:sz="0" w:space="0" w:color="auto"/>
        <w:bottom w:val="none" w:sz="0" w:space="0" w:color="auto"/>
        <w:right w:val="none" w:sz="0" w:space="0" w:color="auto"/>
      </w:divBdr>
    </w:div>
    <w:div w:id="1618171395">
      <w:bodyDiv w:val="1"/>
      <w:marLeft w:val="0"/>
      <w:marRight w:val="0"/>
      <w:marTop w:val="0"/>
      <w:marBottom w:val="0"/>
      <w:divBdr>
        <w:top w:val="none" w:sz="0" w:space="0" w:color="auto"/>
        <w:left w:val="none" w:sz="0" w:space="0" w:color="auto"/>
        <w:bottom w:val="none" w:sz="0" w:space="0" w:color="auto"/>
        <w:right w:val="none" w:sz="0" w:space="0" w:color="auto"/>
      </w:divBdr>
    </w:div>
    <w:div w:id="1635714905">
      <w:bodyDiv w:val="1"/>
      <w:marLeft w:val="0"/>
      <w:marRight w:val="0"/>
      <w:marTop w:val="0"/>
      <w:marBottom w:val="0"/>
      <w:divBdr>
        <w:top w:val="none" w:sz="0" w:space="0" w:color="auto"/>
        <w:left w:val="none" w:sz="0" w:space="0" w:color="auto"/>
        <w:bottom w:val="none" w:sz="0" w:space="0" w:color="auto"/>
        <w:right w:val="none" w:sz="0" w:space="0" w:color="auto"/>
      </w:divBdr>
    </w:div>
    <w:div w:id="1645623969">
      <w:bodyDiv w:val="1"/>
      <w:marLeft w:val="0"/>
      <w:marRight w:val="0"/>
      <w:marTop w:val="0"/>
      <w:marBottom w:val="0"/>
      <w:divBdr>
        <w:top w:val="none" w:sz="0" w:space="0" w:color="auto"/>
        <w:left w:val="none" w:sz="0" w:space="0" w:color="auto"/>
        <w:bottom w:val="none" w:sz="0" w:space="0" w:color="auto"/>
        <w:right w:val="none" w:sz="0" w:space="0" w:color="auto"/>
      </w:divBdr>
    </w:div>
    <w:div w:id="1652057924">
      <w:bodyDiv w:val="1"/>
      <w:marLeft w:val="0"/>
      <w:marRight w:val="0"/>
      <w:marTop w:val="0"/>
      <w:marBottom w:val="0"/>
      <w:divBdr>
        <w:top w:val="none" w:sz="0" w:space="0" w:color="auto"/>
        <w:left w:val="none" w:sz="0" w:space="0" w:color="auto"/>
        <w:bottom w:val="none" w:sz="0" w:space="0" w:color="auto"/>
        <w:right w:val="none" w:sz="0" w:space="0" w:color="auto"/>
      </w:divBdr>
    </w:div>
    <w:div w:id="1685012095">
      <w:bodyDiv w:val="1"/>
      <w:marLeft w:val="0"/>
      <w:marRight w:val="0"/>
      <w:marTop w:val="0"/>
      <w:marBottom w:val="0"/>
      <w:divBdr>
        <w:top w:val="none" w:sz="0" w:space="0" w:color="auto"/>
        <w:left w:val="none" w:sz="0" w:space="0" w:color="auto"/>
        <w:bottom w:val="none" w:sz="0" w:space="0" w:color="auto"/>
        <w:right w:val="none" w:sz="0" w:space="0" w:color="auto"/>
      </w:divBdr>
    </w:div>
    <w:div w:id="1687752086">
      <w:bodyDiv w:val="1"/>
      <w:marLeft w:val="0"/>
      <w:marRight w:val="0"/>
      <w:marTop w:val="0"/>
      <w:marBottom w:val="0"/>
      <w:divBdr>
        <w:top w:val="none" w:sz="0" w:space="0" w:color="auto"/>
        <w:left w:val="none" w:sz="0" w:space="0" w:color="auto"/>
        <w:bottom w:val="none" w:sz="0" w:space="0" w:color="auto"/>
        <w:right w:val="none" w:sz="0" w:space="0" w:color="auto"/>
      </w:divBdr>
    </w:div>
    <w:div w:id="1692605740">
      <w:bodyDiv w:val="1"/>
      <w:marLeft w:val="0"/>
      <w:marRight w:val="0"/>
      <w:marTop w:val="0"/>
      <w:marBottom w:val="0"/>
      <w:divBdr>
        <w:top w:val="none" w:sz="0" w:space="0" w:color="auto"/>
        <w:left w:val="none" w:sz="0" w:space="0" w:color="auto"/>
        <w:bottom w:val="none" w:sz="0" w:space="0" w:color="auto"/>
        <w:right w:val="none" w:sz="0" w:space="0" w:color="auto"/>
      </w:divBdr>
    </w:div>
    <w:div w:id="1700428496">
      <w:bodyDiv w:val="1"/>
      <w:marLeft w:val="0"/>
      <w:marRight w:val="0"/>
      <w:marTop w:val="0"/>
      <w:marBottom w:val="0"/>
      <w:divBdr>
        <w:top w:val="none" w:sz="0" w:space="0" w:color="auto"/>
        <w:left w:val="none" w:sz="0" w:space="0" w:color="auto"/>
        <w:bottom w:val="none" w:sz="0" w:space="0" w:color="auto"/>
        <w:right w:val="none" w:sz="0" w:space="0" w:color="auto"/>
      </w:divBdr>
    </w:div>
    <w:div w:id="1704094245">
      <w:bodyDiv w:val="1"/>
      <w:marLeft w:val="0"/>
      <w:marRight w:val="0"/>
      <w:marTop w:val="0"/>
      <w:marBottom w:val="0"/>
      <w:divBdr>
        <w:top w:val="none" w:sz="0" w:space="0" w:color="auto"/>
        <w:left w:val="none" w:sz="0" w:space="0" w:color="auto"/>
        <w:bottom w:val="none" w:sz="0" w:space="0" w:color="auto"/>
        <w:right w:val="none" w:sz="0" w:space="0" w:color="auto"/>
      </w:divBdr>
    </w:div>
    <w:div w:id="1723751720">
      <w:bodyDiv w:val="1"/>
      <w:marLeft w:val="0"/>
      <w:marRight w:val="0"/>
      <w:marTop w:val="0"/>
      <w:marBottom w:val="0"/>
      <w:divBdr>
        <w:top w:val="none" w:sz="0" w:space="0" w:color="auto"/>
        <w:left w:val="none" w:sz="0" w:space="0" w:color="auto"/>
        <w:bottom w:val="none" w:sz="0" w:space="0" w:color="auto"/>
        <w:right w:val="none" w:sz="0" w:space="0" w:color="auto"/>
      </w:divBdr>
    </w:div>
    <w:div w:id="1750276305">
      <w:bodyDiv w:val="1"/>
      <w:marLeft w:val="0"/>
      <w:marRight w:val="0"/>
      <w:marTop w:val="0"/>
      <w:marBottom w:val="0"/>
      <w:divBdr>
        <w:top w:val="none" w:sz="0" w:space="0" w:color="auto"/>
        <w:left w:val="none" w:sz="0" w:space="0" w:color="auto"/>
        <w:bottom w:val="none" w:sz="0" w:space="0" w:color="auto"/>
        <w:right w:val="none" w:sz="0" w:space="0" w:color="auto"/>
      </w:divBdr>
    </w:div>
    <w:div w:id="1769154801">
      <w:bodyDiv w:val="1"/>
      <w:marLeft w:val="0"/>
      <w:marRight w:val="0"/>
      <w:marTop w:val="0"/>
      <w:marBottom w:val="0"/>
      <w:divBdr>
        <w:top w:val="none" w:sz="0" w:space="0" w:color="auto"/>
        <w:left w:val="none" w:sz="0" w:space="0" w:color="auto"/>
        <w:bottom w:val="none" w:sz="0" w:space="0" w:color="auto"/>
        <w:right w:val="none" w:sz="0" w:space="0" w:color="auto"/>
      </w:divBdr>
    </w:div>
    <w:div w:id="1789737876">
      <w:bodyDiv w:val="1"/>
      <w:marLeft w:val="0"/>
      <w:marRight w:val="0"/>
      <w:marTop w:val="0"/>
      <w:marBottom w:val="0"/>
      <w:divBdr>
        <w:top w:val="none" w:sz="0" w:space="0" w:color="auto"/>
        <w:left w:val="none" w:sz="0" w:space="0" w:color="auto"/>
        <w:bottom w:val="none" w:sz="0" w:space="0" w:color="auto"/>
        <w:right w:val="none" w:sz="0" w:space="0" w:color="auto"/>
      </w:divBdr>
    </w:div>
    <w:div w:id="1798600956">
      <w:bodyDiv w:val="1"/>
      <w:marLeft w:val="0"/>
      <w:marRight w:val="0"/>
      <w:marTop w:val="0"/>
      <w:marBottom w:val="0"/>
      <w:divBdr>
        <w:top w:val="none" w:sz="0" w:space="0" w:color="auto"/>
        <w:left w:val="none" w:sz="0" w:space="0" w:color="auto"/>
        <w:bottom w:val="none" w:sz="0" w:space="0" w:color="auto"/>
        <w:right w:val="none" w:sz="0" w:space="0" w:color="auto"/>
      </w:divBdr>
    </w:div>
    <w:div w:id="1812674460">
      <w:bodyDiv w:val="1"/>
      <w:marLeft w:val="0"/>
      <w:marRight w:val="0"/>
      <w:marTop w:val="0"/>
      <w:marBottom w:val="0"/>
      <w:divBdr>
        <w:top w:val="none" w:sz="0" w:space="0" w:color="auto"/>
        <w:left w:val="none" w:sz="0" w:space="0" w:color="auto"/>
        <w:bottom w:val="none" w:sz="0" w:space="0" w:color="auto"/>
        <w:right w:val="none" w:sz="0" w:space="0" w:color="auto"/>
      </w:divBdr>
    </w:div>
    <w:div w:id="1813668517">
      <w:bodyDiv w:val="1"/>
      <w:marLeft w:val="0"/>
      <w:marRight w:val="0"/>
      <w:marTop w:val="0"/>
      <w:marBottom w:val="0"/>
      <w:divBdr>
        <w:top w:val="none" w:sz="0" w:space="0" w:color="auto"/>
        <w:left w:val="none" w:sz="0" w:space="0" w:color="auto"/>
        <w:bottom w:val="none" w:sz="0" w:space="0" w:color="auto"/>
        <w:right w:val="none" w:sz="0" w:space="0" w:color="auto"/>
      </w:divBdr>
    </w:div>
    <w:div w:id="1824732009">
      <w:bodyDiv w:val="1"/>
      <w:marLeft w:val="0"/>
      <w:marRight w:val="0"/>
      <w:marTop w:val="0"/>
      <w:marBottom w:val="0"/>
      <w:divBdr>
        <w:top w:val="none" w:sz="0" w:space="0" w:color="auto"/>
        <w:left w:val="none" w:sz="0" w:space="0" w:color="auto"/>
        <w:bottom w:val="none" w:sz="0" w:space="0" w:color="auto"/>
        <w:right w:val="none" w:sz="0" w:space="0" w:color="auto"/>
      </w:divBdr>
    </w:div>
    <w:div w:id="1842961851">
      <w:bodyDiv w:val="1"/>
      <w:marLeft w:val="0"/>
      <w:marRight w:val="0"/>
      <w:marTop w:val="0"/>
      <w:marBottom w:val="0"/>
      <w:divBdr>
        <w:top w:val="none" w:sz="0" w:space="0" w:color="auto"/>
        <w:left w:val="none" w:sz="0" w:space="0" w:color="auto"/>
        <w:bottom w:val="none" w:sz="0" w:space="0" w:color="auto"/>
        <w:right w:val="none" w:sz="0" w:space="0" w:color="auto"/>
      </w:divBdr>
    </w:div>
    <w:div w:id="1861358780">
      <w:bodyDiv w:val="1"/>
      <w:marLeft w:val="0"/>
      <w:marRight w:val="0"/>
      <w:marTop w:val="0"/>
      <w:marBottom w:val="0"/>
      <w:divBdr>
        <w:top w:val="none" w:sz="0" w:space="0" w:color="auto"/>
        <w:left w:val="none" w:sz="0" w:space="0" w:color="auto"/>
        <w:bottom w:val="none" w:sz="0" w:space="0" w:color="auto"/>
        <w:right w:val="none" w:sz="0" w:space="0" w:color="auto"/>
      </w:divBdr>
    </w:div>
    <w:div w:id="1864394489">
      <w:bodyDiv w:val="1"/>
      <w:marLeft w:val="0"/>
      <w:marRight w:val="0"/>
      <w:marTop w:val="0"/>
      <w:marBottom w:val="0"/>
      <w:divBdr>
        <w:top w:val="none" w:sz="0" w:space="0" w:color="auto"/>
        <w:left w:val="none" w:sz="0" w:space="0" w:color="auto"/>
        <w:bottom w:val="none" w:sz="0" w:space="0" w:color="auto"/>
        <w:right w:val="none" w:sz="0" w:space="0" w:color="auto"/>
      </w:divBdr>
    </w:div>
    <w:div w:id="1869098482">
      <w:bodyDiv w:val="1"/>
      <w:marLeft w:val="0"/>
      <w:marRight w:val="0"/>
      <w:marTop w:val="0"/>
      <w:marBottom w:val="0"/>
      <w:divBdr>
        <w:top w:val="none" w:sz="0" w:space="0" w:color="auto"/>
        <w:left w:val="none" w:sz="0" w:space="0" w:color="auto"/>
        <w:bottom w:val="none" w:sz="0" w:space="0" w:color="auto"/>
        <w:right w:val="none" w:sz="0" w:space="0" w:color="auto"/>
      </w:divBdr>
    </w:div>
    <w:div w:id="1890417750">
      <w:bodyDiv w:val="1"/>
      <w:marLeft w:val="0"/>
      <w:marRight w:val="0"/>
      <w:marTop w:val="0"/>
      <w:marBottom w:val="0"/>
      <w:divBdr>
        <w:top w:val="none" w:sz="0" w:space="0" w:color="auto"/>
        <w:left w:val="none" w:sz="0" w:space="0" w:color="auto"/>
        <w:bottom w:val="none" w:sz="0" w:space="0" w:color="auto"/>
        <w:right w:val="none" w:sz="0" w:space="0" w:color="auto"/>
      </w:divBdr>
    </w:div>
    <w:div w:id="1894580847">
      <w:bodyDiv w:val="1"/>
      <w:marLeft w:val="0"/>
      <w:marRight w:val="0"/>
      <w:marTop w:val="0"/>
      <w:marBottom w:val="0"/>
      <w:divBdr>
        <w:top w:val="none" w:sz="0" w:space="0" w:color="auto"/>
        <w:left w:val="none" w:sz="0" w:space="0" w:color="auto"/>
        <w:bottom w:val="none" w:sz="0" w:space="0" w:color="auto"/>
        <w:right w:val="none" w:sz="0" w:space="0" w:color="auto"/>
      </w:divBdr>
    </w:div>
    <w:div w:id="1921401758">
      <w:bodyDiv w:val="1"/>
      <w:marLeft w:val="0"/>
      <w:marRight w:val="0"/>
      <w:marTop w:val="0"/>
      <w:marBottom w:val="0"/>
      <w:divBdr>
        <w:top w:val="none" w:sz="0" w:space="0" w:color="auto"/>
        <w:left w:val="none" w:sz="0" w:space="0" w:color="auto"/>
        <w:bottom w:val="none" w:sz="0" w:space="0" w:color="auto"/>
        <w:right w:val="none" w:sz="0" w:space="0" w:color="auto"/>
      </w:divBdr>
    </w:div>
    <w:div w:id="1925526632">
      <w:bodyDiv w:val="1"/>
      <w:marLeft w:val="0"/>
      <w:marRight w:val="0"/>
      <w:marTop w:val="0"/>
      <w:marBottom w:val="0"/>
      <w:divBdr>
        <w:top w:val="none" w:sz="0" w:space="0" w:color="auto"/>
        <w:left w:val="none" w:sz="0" w:space="0" w:color="auto"/>
        <w:bottom w:val="none" w:sz="0" w:space="0" w:color="auto"/>
        <w:right w:val="none" w:sz="0" w:space="0" w:color="auto"/>
      </w:divBdr>
    </w:div>
    <w:div w:id="1926111593">
      <w:bodyDiv w:val="1"/>
      <w:marLeft w:val="0"/>
      <w:marRight w:val="0"/>
      <w:marTop w:val="0"/>
      <w:marBottom w:val="0"/>
      <w:divBdr>
        <w:top w:val="none" w:sz="0" w:space="0" w:color="auto"/>
        <w:left w:val="none" w:sz="0" w:space="0" w:color="auto"/>
        <w:bottom w:val="none" w:sz="0" w:space="0" w:color="auto"/>
        <w:right w:val="none" w:sz="0" w:space="0" w:color="auto"/>
      </w:divBdr>
    </w:div>
    <w:div w:id="1942444292">
      <w:bodyDiv w:val="1"/>
      <w:marLeft w:val="0"/>
      <w:marRight w:val="0"/>
      <w:marTop w:val="0"/>
      <w:marBottom w:val="0"/>
      <w:divBdr>
        <w:top w:val="none" w:sz="0" w:space="0" w:color="auto"/>
        <w:left w:val="none" w:sz="0" w:space="0" w:color="auto"/>
        <w:bottom w:val="none" w:sz="0" w:space="0" w:color="auto"/>
        <w:right w:val="none" w:sz="0" w:space="0" w:color="auto"/>
      </w:divBdr>
    </w:div>
    <w:div w:id="1948656858">
      <w:bodyDiv w:val="1"/>
      <w:marLeft w:val="0"/>
      <w:marRight w:val="0"/>
      <w:marTop w:val="0"/>
      <w:marBottom w:val="0"/>
      <w:divBdr>
        <w:top w:val="none" w:sz="0" w:space="0" w:color="auto"/>
        <w:left w:val="none" w:sz="0" w:space="0" w:color="auto"/>
        <w:bottom w:val="none" w:sz="0" w:space="0" w:color="auto"/>
        <w:right w:val="none" w:sz="0" w:space="0" w:color="auto"/>
      </w:divBdr>
    </w:div>
    <w:div w:id="1960214482">
      <w:bodyDiv w:val="1"/>
      <w:marLeft w:val="0"/>
      <w:marRight w:val="0"/>
      <w:marTop w:val="0"/>
      <w:marBottom w:val="0"/>
      <w:divBdr>
        <w:top w:val="none" w:sz="0" w:space="0" w:color="auto"/>
        <w:left w:val="none" w:sz="0" w:space="0" w:color="auto"/>
        <w:bottom w:val="none" w:sz="0" w:space="0" w:color="auto"/>
        <w:right w:val="none" w:sz="0" w:space="0" w:color="auto"/>
      </w:divBdr>
    </w:div>
    <w:div w:id="1985117346">
      <w:bodyDiv w:val="1"/>
      <w:marLeft w:val="0"/>
      <w:marRight w:val="0"/>
      <w:marTop w:val="0"/>
      <w:marBottom w:val="0"/>
      <w:divBdr>
        <w:top w:val="none" w:sz="0" w:space="0" w:color="auto"/>
        <w:left w:val="none" w:sz="0" w:space="0" w:color="auto"/>
        <w:bottom w:val="none" w:sz="0" w:space="0" w:color="auto"/>
        <w:right w:val="none" w:sz="0" w:space="0" w:color="auto"/>
      </w:divBdr>
      <w:divsChild>
        <w:div w:id="571281829">
          <w:marLeft w:val="0"/>
          <w:marRight w:val="0"/>
          <w:marTop w:val="0"/>
          <w:marBottom w:val="0"/>
          <w:divBdr>
            <w:top w:val="none" w:sz="0" w:space="0" w:color="auto"/>
            <w:left w:val="none" w:sz="0" w:space="0" w:color="auto"/>
            <w:bottom w:val="none" w:sz="0" w:space="0" w:color="auto"/>
            <w:right w:val="none" w:sz="0" w:space="0" w:color="auto"/>
          </w:divBdr>
          <w:divsChild>
            <w:div w:id="811599269">
              <w:marLeft w:val="0"/>
              <w:marRight w:val="0"/>
              <w:marTop w:val="0"/>
              <w:marBottom w:val="0"/>
              <w:divBdr>
                <w:top w:val="none" w:sz="0" w:space="0" w:color="auto"/>
                <w:left w:val="none" w:sz="0" w:space="0" w:color="auto"/>
                <w:bottom w:val="none" w:sz="0" w:space="0" w:color="auto"/>
                <w:right w:val="none" w:sz="0" w:space="0" w:color="auto"/>
              </w:divBdr>
              <w:divsChild>
                <w:div w:id="819855778">
                  <w:marLeft w:val="0"/>
                  <w:marRight w:val="0"/>
                  <w:marTop w:val="0"/>
                  <w:marBottom w:val="0"/>
                  <w:divBdr>
                    <w:top w:val="none" w:sz="0" w:space="0" w:color="auto"/>
                    <w:left w:val="none" w:sz="0" w:space="0" w:color="auto"/>
                    <w:bottom w:val="none" w:sz="0" w:space="0" w:color="auto"/>
                    <w:right w:val="none" w:sz="0" w:space="0" w:color="auto"/>
                  </w:divBdr>
                  <w:divsChild>
                    <w:div w:id="3030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466873">
          <w:marLeft w:val="0"/>
          <w:marRight w:val="0"/>
          <w:marTop w:val="0"/>
          <w:marBottom w:val="0"/>
          <w:divBdr>
            <w:top w:val="none" w:sz="0" w:space="0" w:color="auto"/>
            <w:left w:val="none" w:sz="0" w:space="0" w:color="auto"/>
            <w:bottom w:val="none" w:sz="0" w:space="0" w:color="auto"/>
            <w:right w:val="none" w:sz="0" w:space="0" w:color="auto"/>
          </w:divBdr>
          <w:divsChild>
            <w:div w:id="347145045">
              <w:marLeft w:val="0"/>
              <w:marRight w:val="0"/>
              <w:marTop w:val="0"/>
              <w:marBottom w:val="0"/>
              <w:divBdr>
                <w:top w:val="none" w:sz="0" w:space="0" w:color="auto"/>
                <w:left w:val="none" w:sz="0" w:space="0" w:color="auto"/>
                <w:bottom w:val="none" w:sz="0" w:space="0" w:color="auto"/>
                <w:right w:val="none" w:sz="0" w:space="0" w:color="auto"/>
              </w:divBdr>
              <w:divsChild>
                <w:div w:id="867914008">
                  <w:marLeft w:val="0"/>
                  <w:marRight w:val="0"/>
                  <w:marTop w:val="0"/>
                  <w:marBottom w:val="0"/>
                  <w:divBdr>
                    <w:top w:val="none" w:sz="0" w:space="0" w:color="auto"/>
                    <w:left w:val="none" w:sz="0" w:space="0" w:color="auto"/>
                    <w:bottom w:val="none" w:sz="0" w:space="0" w:color="auto"/>
                    <w:right w:val="none" w:sz="0" w:space="0" w:color="auto"/>
                  </w:divBdr>
                  <w:divsChild>
                    <w:div w:id="17840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438224">
      <w:bodyDiv w:val="1"/>
      <w:marLeft w:val="0"/>
      <w:marRight w:val="0"/>
      <w:marTop w:val="0"/>
      <w:marBottom w:val="0"/>
      <w:divBdr>
        <w:top w:val="none" w:sz="0" w:space="0" w:color="auto"/>
        <w:left w:val="none" w:sz="0" w:space="0" w:color="auto"/>
        <w:bottom w:val="none" w:sz="0" w:space="0" w:color="auto"/>
        <w:right w:val="none" w:sz="0" w:space="0" w:color="auto"/>
      </w:divBdr>
    </w:div>
    <w:div w:id="1988439495">
      <w:bodyDiv w:val="1"/>
      <w:marLeft w:val="0"/>
      <w:marRight w:val="0"/>
      <w:marTop w:val="0"/>
      <w:marBottom w:val="0"/>
      <w:divBdr>
        <w:top w:val="none" w:sz="0" w:space="0" w:color="auto"/>
        <w:left w:val="none" w:sz="0" w:space="0" w:color="auto"/>
        <w:bottom w:val="none" w:sz="0" w:space="0" w:color="auto"/>
        <w:right w:val="none" w:sz="0" w:space="0" w:color="auto"/>
      </w:divBdr>
    </w:div>
    <w:div w:id="1997297077">
      <w:bodyDiv w:val="1"/>
      <w:marLeft w:val="0"/>
      <w:marRight w:val="0"/>
      <w:marTop w:val="0"/>
      <w:marBottom w:val="0"/>
      <w:divBdr>
        <w:top w:val="none" w:sz="0" w:space="0" w:color="auto"/>
        <w:left w:val="none" w:sz="0" w:space="0" w:color="auto"/>
        <w:bottom w:val="none" w:sz="0" w:space="0" w:color="auto"/>
        <w:right w:val="none" w:sz="0" w:space="0" w:color="auto"/>
      </w:divBdr>
    </w:div>
    <w:div w:id="2036030045">
      <w:bodyDiv w:val="1"/>
      <w:marLeft w:val="0"/>
      <w:marRight w:val="0"/>
      <w:marTop w:val="0"/>
      <w:marBottom w:val="0"/>
      <w:divBdr>
        <w:top w:val="none" w:sz="0" w:space="0" w:color="auto"/>
        <w:left w:val="none" w:sz="0" w:space="0" w:color="auto"/>
        <w:bottom w:val="none" w:sz="0" w:space="0" w:color="auto"/>
        <w:right w:val="none" w:sz="0" w:space="0" w:color="auto"/>
      </w:divBdr>
    </w:div>
    <w:div w:id="2036423029">
      <w:bodyDiv w:val="1"/>
      <w:marLeft w:val="0"/>
      <w:marRight w:val="0"/>
      <w:marTop w:val="0"/>
      <w:marBottom w:val="0"/>
      <w:divBdr>
        <w:top w:val="none" w:sz="0" w:space="0" w:color="auto"/>
        <w:left w:val="none" w:sz="0" w:space="0" w:color="auto"/>
        <w:bottom w:val="none" w:sz="0" w:space="0" w:color="auto"/>
        <w:right w:val="none" w:sz="0" w:space="0" w:color="auto"/>
      </w:divBdr>
    </w:div>
    <w:div w:id="2039310402">
      <w:bodyDiv w:val="1"/>
      <w:marLeft w:val="0"/>
      <w:marRight w:val="0"/>
      <w:marTop w:val="0"/>
      <w:marBottom w:val="0"/>
      <w:divBdr>
        <w:top w:val="none" w:sz="0" w:space="0" w:color="auto"/>
        <w:left w:val="none" w:sz="0" w:space="0" w:color="auto"/>
        <w:bottom w:val="none" w:sz="0" w:space="0" w:color="auto"/>
        <w:right w:val="none" w:sz="0" w:space="0" w:color="auto"/>
      </w:divBdr>
    </w:div>
    <w:div w:id="2042706061">
      <w:bodyDiv w:val="1"/>
      <w:marLeft w:val="0"/>
      <w:marRight w:val="0"/>
      <w:marTop w:val="0"/>
      <w:marBottom w:val="0"/>
      <w:divBdr>
        <w:top w:val="none" w:sz="0" w:space="0" w:color="auto"/>
        <w:left w:val="none" w:sz="0" w:space="0" w:color="auto"/>
        <w:bottom w:val="none" w:sz="0" w:space="0" w:color="auto"/>
        <w:right w:val="none" w:sz="0" w:space="0" w:color="auto"/>
      </w:divBdr>
    </w:div>
    <w:div w:id="2053726411">
      <w:bodyDiv w:val="1"/>
      <w:marLeft w:val="0"/>
      <w:marRight w:val="0"/>
      <w:marTop w:val="0"/>
      <w:marBottom w:val="0"/>
      <w:divBdr>
        <w:top w:val="none" w:sz="0" w:space="0" w:color="auto"/>
        <w:left w:val="none" w:sz="0" w:space="0" w:color="auto"/>
        <w:bottom w:val="none" w:sz="0" w:space="0" w:color="auto"/>
        <w:right w:val="none" w:sz="0" w:space="0" w:color="auto"/>
      </w:divBdr>
    </w:div>
    <w:div w:id="2063942967">
      <w:bodyDiv w:val="1"/>
      <w:marLeft w:val="0"/>
      <w:marRight w:val="0"/>
      <w:marTop w:val="0"/>
      <w:marBottom w:val="0"/>
      <w:divBdr>
        <w:top w:val="none" w:sz="0" w:space="0" w:color="auto"/>
        <w:left w:val="none" w:sz="0" w:space="0" w:color="auto"/>
        <w:bottom w:val="none" w:sz="0" w:space="0" w:color="auto"/>
        <w:right w:val="none" w:sz="0" w:space="0" w:color="auto"/>
      </w:divBdr>
    </w:div>
    <w:div w:id="2068600295">
      <w:bodyDiv w:val="1"/>
      <w:marLeft w:val="0"/>
      <w:marRight w:val="0"/>
      <w:marTop w:val="0"/>
      <w:marBottom w:val="0"/>
      <w:divBdr>
        <w:top w:val="none" w:sz="0" w:space="0" w:color="auto"/>
        <w:left w:val="none" w:sz="0" w:space="0" w:color="auto"/>
        <w:bottom w:val="none" w:sz="0" w:space="0" w:color="auto"/>
        <w:right w:val="none" w:sz="0" w:space="0" w:color="auto"/>
      </w:divBdr>
    </w:div>
    <w:div w:id="2072727251">
      <w:bodyDiv w:val="1"/>
      <w:marLeft w:val="0"/>
      <w:marRight w:val="0"/>
      <w:marTop w:val="0"/>
      <w:marBottom w:val="0"/>
      <w:divBdr>
        <w:top w:val="none" w:sz="0" w:space="0" w:color="auto"/>
        <w:left w:val="none" w:sz="0" w:space="0" w:color="auto"/>
        <w:bottom w:val="none" w:sz="0" w:space="0" w:color="auto"/>
        <w:right w:val="none" w:sz="0" w:space="0" w:color="auto"/>
      </w:divBdr>
    </w:div>
    <w:div w:id="2075658279">
      <w:bodyDiv w:val="1"/>
      <w:marLeft w:val="0"/>
      <w:marRight w:val="0"/>
      <w:marTop w:val="0"/>
      <w:marBottom w:val="0"/>
      <w:divBdr>
        <w:top w:val="none" w:sz="0" w:space="0" w:color="auto"/>
        <w:left w:val="none" w:sz="0" w:space="0" w:color="auto"/>
        <w:bottom w:val="none" w:sz="0" w:space="0" w:color="auto"/>
        <w:right w:val="none" w:sz="0" w:space="0" w:color="auto"/>
      </w:divBdr>
    </w:div>
    <w:div w:id="2099977075">
      <w:bodyDiv w:val="1"/>
      <w:marLeft w:val="0"/>
      <w:marRight w:val="0"/>
      <w:marTop w:val="0"/>
      <w:marBottom w:val="0"/>
      <w:divBdr>
        <w:top w:val="none" w:sz="0" w:space="0" w:color="auto"/>
        <w:left w:val="none" w:sz="0" w:space="0" w:color="auto"/>
        <w:bottom w:val="none" w:sz="0" w:space="0" w:color="auto"/>
        <w:right w:val="none" w:sz="0" w:space="0" w:color="auto"/>
      </w:divBdr>
    </w:div>
    <w:div w:id="2101638157">
      <w:bodyDiv w:val="1"/>
      <w:marLeft w:val="0"/>
      <w:marRight w:val="0"/>
      <w:marTop w:val="0"/>
      <w:marBottom w:val="0"/>
      <w:divBdr>
        <w:top w:val="none" w:sz="0" w:space="0" w:color="auto"/>
        <w:left w:val="none" w:sz="0" w:space="0" w:color="auto"/>
        <w:bottom w:val="none" w:sz="0" w:space="0" w:color="auto"/>
        <w:right w:val="none" w:sz="0" w:space="0" w:color="auto"/>
      </w:divBdr>
    </w:div>
    <w:div w:id="2115442750">
      <w:bodyDiv w:val="1"/>
      <w:marLeft w:val="0"/>
      <w:marRight w:val="0"/>
      <w:marTop w:val="0"/>
      <w:marBottom w:val="0"/>
      <w:divBdr>
        <w:top w:val="none" w:sz="0" w:space="0" w:color="auto"/>
        <w:left w:val="none" w:sz="0" w:space="0" w:color="auto"/>
        <w:bottom w:val="none" w:sz="0" w:space="0" w:color="auto"/>
        <w:right w:val="none" w:sz="0" w:space="0" w:color="auto"/>
      </w:divBdr>
    </w:div>
    <w:div w:id="2117168612">
      <w:bodyDiv w:val="1"/>
      <w:marLeft w:val="0"/>
      <w:marRight w:val="0"/>
      <w:marTop w:val="0"/>
      <w:marBottom w:val="0"/>
      <w:divBdr>
        <w:top w:val="none" w:sz="0" w:space="0" w:color="auto"/>
        <w:left w:val="none" w:sz="0" w:space="0" w:color="auto"/>
        <w:bottom w:val="none" w:sz="0" w:space="0" w:color="auto"/>
        <w:right w:val="none" w:sz="0" w:space="0" w:color="auto"/>
      </w:divBdr>
    </w:div>
    <w:div w:id="214376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5.png" /><Relationship Id="rId18" Type="http://schemas.openxmlformats.org/officeDocument/2006/relationships/hyperlink" Target="https://docs.aws.amazon.com/s3/" TargetMode="External" /><Relationship Id="rId26" Type="http://schemas.openxmlformats.org/officeDocument/2006/relationships/image" Target="media/image14.png" /><Relationship Id="rId39" Type="http://schemas.openxmlformats.org/officeDocument/2006/relationships/theme" Target="theme/theme1.xml" /><Relationship Id="rId3" Type="http://schemas.openxmlformats.org/officeDocument/2006/relationships/styles" Target="styles.xml" /><Relationship Id="rId21" Type="http://schemas.openxmlformats.org/officeDocument/2006/relationships/image" Target="media/image10.png" /><Relationship Id="rId34" Type="http://schemas.openxmlformats.org/officeDocument/2006/relationships/image" Target="media/image22.png"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image" Target="media/image9.png" /><Relationship Id="rId25" Type="http://schemas.openxmlformats.org/officeDocument/2006/relationships/image" Target="media/image13.png" /><Relationship Id="rId33" Type="http://schemas.openxmlformats.org/officeDocument/2006/relationships/image" Target="media/image21.png" /><Relationship Id="rId38"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hyperlink" Target="https://docs.python.org/" TargetMode="External" /><Relationship Id="rId29" Type="http://schemas.openxmlformats.org/officeDocument/2006/relationships/image" Target="media/image17.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24" Type="http://schemas.openxmlformats.org/officeDocument/2006/relationships/image" Target="media/image12.png" /><Relationship Id="rId32" Type="http://schemas.openxmlformats.org/officeDocument/2006/relationships/image" Target="media/image20.png" /><Relationship Id="rId37" Type="http://schemas.openxmlformats.org/officeDocument/2006/relationships/footer" Target="footer1.xml" /><Relationship Id="rId5" Type="http://schemas.openxmlformats.org/officeDocument/2006/relationships/webSettings" Target="webSettings.xml" /><Relationship Id="rId15" Type="http://schemas.openxmlformats.org/officeDocument/2006/relationships/image" Target="media/image7.png" /><Relationship Id="rId23" Type="http://schemas.openxmlformats.org/officeDocument/2006/relationships/hyperlink" Target="http://127.0.0.1:5000" TargetMode="External" /><Relationship Id="rId28" Type="http://schemas.openxmlformats.org/officeDocument/2006/relationships/image" Target="media/image16.png" /><Relationship Id="rId36" Type="http://schemas.openxmlformats.org/officeDocument/2006/relationships/header" Target="header1.xml" /><Relationship Id="rId10" Type="http://schemas.openxmlformats.org/officeDocument/2006/relationships/image" Target="media/image2.png" /><Relationship Id="rId19" Type="http://schemas.openxmlformats.org/officeDocument/2006/relationships/hyperlink" Target="https://docs.aws.amazon.com/ec2/" TargetMode="External" /><Relationship Id="rId31" Type="http://schemas.openxmlformats.org/officeDocument/2006/relationships/image" Target="media/image19.png" /><Relationship Id="rId4" Type="http://schemas.openxmlformats.org/officeDocument/2006/relationships/settings" Target="settings.xml" /><Relationship Id="rId9" Type="http://schemas.openxmlformats.org/officeDocument/2006/relationships/hyperlink" Target="http://www.reva.edu.in" TargetMode="External" /><Relationship Id="rId14" Type="http://schemas.openxmlformats.org/officeDocument/2006/relationships/image" Target="media/image6.png" /><Relationship Id="rId22" Type="http://schemas.openxmlformats.org/officeDocument/2006/relationships/image" Target="media/image11.png" /><Relationship Id="rId27" Type="http://schemas.openxmlformats.org/officeDocument/2006/relationships/image" Target="media/image15.png" /><Relationship Id="rId30" Type="http://schemas.openxmlformats.org/officeDocument/2006/relationships/image" Target="media/image18.png" /><Relationship Id="rId35" Type="http://schemas.openxmlformats.org/officeDocument/2006/relationships/image" Target="media/image2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3">
          <a:schemeClr val="dk1"/>
        </a:lnRef>
        <a:fillRef idx="0">
          <a:schemeClr val="dk1"/>
        </a:fillRef>
        <a:effectRef idx="2">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8D87C-38BF-4754-A061-0A05A413345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8373</Words>
  <Characters>47732</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st-8</dc:creator>
  <cp:keywords/>
  <dc:description/>
  <cp:lastModifiedBy>Bhavana L N</cp:lastModifiedBy>
  <cp:revision>2</cp:revision>
  <dcterms:created xsi:type="dcterms:W3CDTF">2025-01-07T12:56:00Z</dcterms:created>
  <dcterms:modified xsi:type="dcterms:W3CDTF">2025-01-07T12:56:00Z</dcterms:modified>
</cp:coreProperties>
</file>